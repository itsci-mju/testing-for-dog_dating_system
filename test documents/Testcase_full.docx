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816FB" w14:textId="665544AC" w:rsidR="00D405BE" w:rsidRPr="009F59E1" w:rsidRDefault="00B07474" w:rsidP="00D405BE">
      <w:pPr>
        <w:spacing w:after="160" w:line="0" w:lineRule="atLeast"/>
        <w:ind w:left="288" w:hanging="288"/>
        <w:jc w:val="center"/>
        <w:rPr>
          <w:rFonts w:ascii="TH SarabunPSK" w:eastAsiaTheme="minorHAnsi" w:hAnsi="TH SarabunPSK" w:cs="TH SarabunPSK"/>
          <w:b/>
          <w:bCs/>
          <w:sz w:val="36"/>
          <w:szCs w:val="36"/>
          <w:lang w:bidi="th-TH"/>
        </w:rPr>
      </w:pPr>
      <w:r>
        <w:rPr>
          <w:noProof/>
        </w:rPr>
        <w:pict w14:anchorId="36FEC195">
          <v:line id="ตัวเชื่อมต่อตรง 13" o:spid="_x0000_s1027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8pt,16.2pt" to="880.8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" strokecolor="windowText" strokeweight=".5pt">
            <v:stroke joinstyle="miter"/>
            <w10:wrap anchorx="margin"/>
          </v:line>
        </w:pict>
      </w:r>
    </w:p>
    <w:p w14:paraId="28765D6C" w14:textId="77777777" w:rsidR="00D405BE" w:rsidRPr="007E6B10" w:rsidRDefault="00D405BE" w:rsidP="00D405BE">
      <w:pPr>
        <w:spacing w:after="160" w:line="0" w:lineRule="atLeast"/>
        <w:ind w:left="288" w:hanging="288"/>
        <w:jc w:val="right"/>
        <w:rPr>
          <w:rFonts w:ascii="Arial" w:eastAsiaTheme="minorHAnsi" w:hAnsi="Arial" w:cs="Arial"/>
          <w:b/>
          <w:bCs/>
          <w:sz w:val="36"/>
          <w:szCs w:val="36"/>
          <w:rtl/>
          <w:cs/>
          <w:lang w:bidi="th-TH"/>
        </w:rPr>
      </w:pPr>
      <w:r w:rsidRPr="007E6B10">
        <w:rPr>
          <w:rFonts w:ascii="Arial" w:eastAsiaTheme="minorHAnsi" w:hAnsi="Arial" w:cs="Arial"/>
          <w:b/>
          <w:bCs/>
          <w:sz w:val="36"/>
          <w:szCs w:val="36"/>
          <w:lang w:bidi="th-TH"/>
        </w:rPr>
        <w:t xml:space="preserve">                                                   </w:t>
      </w:r>
      <w:bookmarkStart w:id="0" w:name="_Hlk97975552"/>
      <w:r w:rsidRPr="007E6B10">
        <w:rPr>
          <w:rFonts w:ascii="Arial" w:eastAsiaTheme="minorHAnsi" w:hAnsi="Arial" w:cs="Arial"/>
          <w:b/>
          <w:bCs/>
          <w:sz w:val="36"/>
          <w:szCs w:val="36"/>
          <w:lang w:bidi="th-TH"/>
        </w:rPr>
        <w:t>Maejo University</w:t>
      </w:r>
      <w:bookmarkEnd w:id="0"/>
    </w:p>
    <w:p w14:paraId="5FEAC196" w14:textId="1F9769AB" w:rsidR="00D405BE" w:rsidRPr="009F59E1" w:rsidRDefault="00B07474" w:rsidP="00D405BE">
      <w:pPr>
        <w:spacing w:after="160" w:line="0" w:lineRule="atLeast"/>
        <w:ind w:left="288" w:hanging="288"/>
        <w:jc w:val="right"/>
        <w:rPr>
          <w:rFonts w:ascii="TH SarabunPSK" w:eastAsiaTheme="minorHAnsi" w:hAnsi="TH SarabunPSK" w:cs="TH SarabunPSK"/>
          <w:b/>
          <w:bCs/>
          <w:sz w:val="36"/>
          <w:szCs w:val="36"/>
          <w:lang w:bidi="th-TH"/>
        </w:rPr>
      </w:pPr>
      <w:r>
        <w:rPr>
          <w:noProof/>
        </w:rPr>
        <w:pict w14:anchorId="27666E04">
          <v:line id="ตัวเชื่อมต่อตรง 15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75pt,8.15pt" to="880.7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" strokecolor="windowText" strokeweight=".5pt">
            <v:stroke joinstyle="miter"/>
            <w10:wrap anchorx="margin"/>
          </v:line>
        </w:pict>
      </w:r>
    </w:p>
    <w:p w14:paraId="4C119107" w14:textId="77777777" w:rsidR="00D405BE" w:rsidRPr="009F59E1" w:rsidRDefault="00D405BE" w:rsidP="00D405BE">
      <w:pPr>
        <w:widowControl w:val="0"/>
        <w:contextualSpacing/>
        <w:jc w:val="thaiDistribute"/>
        <w:rPr>
          <w:rFonts w:ascii="TH SarabunPSK" w:eastAsiaTheme="minorHAnsi" w:hAnsi="TH SarabunPSK" w:cs="TH SarabunPSK"/>
          <w:b/>
          <w:bCs/>
          <w:sz w:val="52"/>
          <w:szCs w:val="52"/>
          <w:lang w:bidi="th-TH"/>
        </w:rPr>
      </w:pPr>
    </w:p>
    <w:p w14:paraId="58F584D8" w14:textId="77777777" w:rsidR="00D405BE" w:rsidRPr="009F59E1" w:rsidRDefault="00D405BE" w:rsidP="00D405BE">
      <w:pPr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5DF6415C" w14:textId="77777777" w:rsidR="00D405BE" w:rsidRPr="009F59E1" w:rsidRDefault="00D405BE" w:rsidP="00D405BE">
      <w:pPr>
        <w:widowControl w:val="0"/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9F59E1">
        <w:rPr>
          <w:rFonts w:ascii="TH SarabunPSK" w:hAnsi="TH SarabunPSK" w:cs="TH SarabunPSK" w:hint="cs"/>
          <w:b/>
          <w:bCs/>
          <w:sz w:val="44"/>
          <w:szCs w:val="44"/>
        </w:rPr>
        <w:t xml:space="preserve">System Test Case </w:t>
      </w:r>
    </w:p>
    <w:p w14:paraId="4B366008" w14:textId="714D4191" w:rsidR="00D405BE" w:rsidRPr="009F59E1" w:rsidRDefault="00D405BE" w:rsidP="00D405BE">
      <w:pPr>
        <w:widowControl w:val="0"/>
        <w:jc w:val="right"/>
        <w:rPr>
          <w:rFonts w:ascii="TH SarabunPSK" w:hAnsi="TH SarabunPSK" w:cs="TH SarabunPSK"/>
          <w:b/>
          <w:bCs/>
          <w:sz w:val="44"/>
          <w:szCs w:val="44"/>
          <w:lang w:bidi="th-TH"/>
        </w:rPr>
      </w:pPr>
      <w:r w:rsidRPr="009F59E1">
        <w:rPr>
          <w:rFonts w:ascii="TH SarabunPSK" w:hAnsi="TH SarabunPSK" w:cs="TH SarabunPSK" w:hint="cs"/>
          <w:b/>
          <w:bCs/>
          <w:sz w:val="44"/>
          <w:szCs w:val="44"/>
          <w:cs/>
          <w:lang w:bidi="th-TH"/>
        </w:rPr>
        <w:t>ทดสอบ</w:t>
      </w:r>
      <w:bookmarkStart w:id="1" w:name="_Hlk97972771"/>
      <w:r w:rsidR="0033423B" w:rsidRPr="009F59E1">
        <w:rPr>
          <w:rFonts w:ascii="TH SarabunPSK" w:hAnsi="TH SarabunPSK" w:cs="TH SarabunPSK" w:hint="cs"/>
          <w:b/>
          <w:bCs/>
          <w:sz w:val="44"/>
          <w:szCs w:val="44"/>
          <w:cs/>
          <w:lang w:bidi="th-TH"/>
        </w:rPr>
        <w:t>แอปพลิเคชันสำหรับหาคู่สุนัข</w:t>
      </w:r>
    </w:p>
    <w:bookmarkEnd w:id="1"/>
    <w:p w14:paraId="000EE52F" w14:textId="1B85329B" w:rsidR="00D405BE" w:rsidRPr="009F59E1" w:rsidRDefault="00D405BE" w:rsidP="00D405BE">
      <w:pPr>
        <w:widowControl w:val="0"/>
        <w:jc w:val="right"/>
        <w:rPr>
          <w:rFonts w:ascii="TH SarabunPSK" w:hAnsi="TH SarabunPSK" w:cs="TH SarabunPSK"/>
          <w:b/>
          <w:bCs/>
          <w:sz w:val="44"/>
          <w:szCs w:val="44"/>
          <w:lang w:bidi="th-TH"/>
        </w:rPr>
      </w:pPr>
      <w:r w:rsidRPr="009F59E1">
        <w:rPr>
          <w:rFonts w:ascii="TH SarabunPSK" w:hAnsi="TH SarabunPSK" w:cs="TH SarabunPSK" w:hint="cs"/>
          <w:b/>
          <w:bCs/>
          <w:sz w:val="44"/>
          <w:szCs w:val="44"/>
          <w:cs/>
          <w:lang w:bidi="th-TH"/>
        </w:rPr>
        <w:t xml:space="preserve">ด้วย </w:t>
      </w:r>
      <w:r w:rsidR="0033423B" w:rsidRPr="009F59E1">
        <w:rPr>
          <w:rFonts w:ascii="TH SarabunPSK" w:hAnsi="TH SarabunPSK" w:cs="TH SarabunPSK" w:hint="cs"/>
          <w:b/>
          <w:bCs/>
          <w:sz w:val="44"/>
          <w:szCs w:val="44"/>
          <w:lang w:bidi="th-TH"/>
        </w:rPr>
        <w:t>Robot Framework</w:t>
      </w:r>
    </w:p>
    <w:p w14:paraId="567ADA1F" w14:textId="0A76FB0E" w:rsidR="00D405BE" w:rsidRPr="009F59E1" w:rsidRDefault="00D405BE" w:rsidP="00D405BE">
      <w:pPr>
        <w:widowControl w:val="0"/>
        <w:jc w:val="right"/>
        <w:rPr>
          <w:rFonts w:ascii="TH SarabunPSK" w:hAnsi="TH SarabunPSK" w:cs="TH SarabunPSK"/>
          <w:b/>
          <w:bCs/>
          <w:sz w:val="44"/>
          <w:szCs w:val="44"/>
          <w:lang w:bidi="th-TH"/>
        </w:rPr>
      </w:pPr>
      <w:r w:rsidRPr="009F59E1">
        <w:rPr>
          <w:rFonts w:ascii="TH SarabunPSK" w:hAnsi="TH SarabunPSK" w:cs="TH SarabunPSK" w:hint="cs"/>
          <w:b/>
          <w:bCs/>
          <w:sz w:val="44"/>
          <w:szCs w:val="44"/>
          <w:cs/>
          <w:lang w:bidi="th-TH"/>
        </w:rPr>
        <w:t xml:space="preserve">เวอร์ชัน </w:t>
      </w:r>
      <w:r w:rsidR="00CC7BB9">
        <w:rPr>
          <w:rFonts w:ascii="TH SarabunPSK" w:hAnsi="TH SarabunPSK" w:cs="TH SarabunPSK"/>
          <w:b/>
          <w:bCs/>
          <w:sz w:val="44"/>
          <w:szCs w:val="44"/>
          <w:lang w:bidi="th-TH"/>
        </w:rPr>
        <w:t>4</w:t>
      </w:r>
      <w:r w:rsidR="0033423B" w:rsidRPr="009F59E1">
        <w:rPr>
          <w:rFonts w:ascii="TH SarabunPSK" w:hAnsi="TH SarabunPSK" w:cs="TH SarabunPSK" w:hint="cs"/>
          <w:b/>
          <w:bCs/>
          <w:sz w:val="44"/>
          <w:szCs w:val="44"/>
          <w:cs/>
          <w:lang w:bidi="th-TH"/>
        </w:rPr>
        <w:t>.0</w:t>
      </w:r>
    </w:p>
    <w:p w14:paraId="420EAAE2" w14:textId="77777777" w:rsidR="00D405BE" w:rsidRPr="009F59E1" w:rsidRDefault="00D405BE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</w:rPr>
      </w:pPr>
    </w:p>
    <w:p w14:paraId="47BE7C7D" w14:textId="77777777" w:rsidR="00D405BE" w:rsidRPr="009F59E1" w:rsidRDefault="00D405BE" w:rsidP="00D405BE">
      <w:pPr>
        <w:rPr>
          <w:rFonts w:ascii="TH SarabunPSK" w:eastAsia="Arial Unicode MS" w:hAnsi="TH SarabunPSK" w:cs="TH SarabunPSK"/>
          <w:b/>
          <w:bCs/>
          <w:sz w:val="44"/>
          <w:szCs w:val="44"/>
          <w:rtl/>
          <w:cs/>
        </w:rPr>
      </w:pPr>
    </w:p>
    <w:p w14:paraId="71BA9FD3" w14:textId="208C03F8" w:rsidR="00D405BE" w:rsidRPr="009F59E1" w:rsidRDefault="00D405BE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bidi="th-TH"/>
        </w:rPr>
      </w:pPr>
      <w:r w:rsidRPr="009F59E1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bidi="th-TH"/>
        </w:rPr>
        <w:t>นางสาว</w:t>
      </w:r>
      <w:r w:rsidR="0033423B" w:rsidRPr="009F59E1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bidi="th-TH"/>
        </w:rPr>
        <w:t>ณัฏฐพร ศิริบูรณ์</w:t>
      </w:r>
      <w:r w:rsidRPr="009F59E1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bidi="th-TH"/>
        </w:rPr>
        <w:t xml:space="preserve"> รหัสนักศึกษา 6</w:t>
      </w:r>
      <w:r w:rsidR="0033423B" w:rsidRPr="009F59E1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bidi="th-TH"/>
        </w:rPr>
        <w:t>204106304</w:t>
      </w:r>
    </w:p>
    <w:p w14:paraId="1F924862" w14:textId="77777777" w:rsidR="00D405BE" w:rsidRPr="009F59E1" w:rsidRDefault="00D405BE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  <w:r w:rsidRPr="009F59E1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val="fi-FI" w:bidi="th-TH"/>
        </w:rPr>
        <w:t>คณะวิทยาศาสตร์ สาขาวิชาเทคโนโลยีสารสนเทศ</w:t>
      </w:r>
    </w:p>
    <w:p w14:paraId="49EF8C47" w14:textId="77777777" w:rsidR="00D405BE" w:rsidRPr="009F59E1" w:rsidRDefault="00D405BE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  <w:r w:rsidRPr="009F59E1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val="fi-FI" w:bidi="th-TH"/>
        </w:rPr>
        <w:t>มหาวิทยาลัยแม่โจ้ เชียงใหม่</w:t>
      </w:r>
    </w:p>
    <w:p w14:paraId="05E54DDF" w14:textId="77777777" w:rsidR="00D405BE" w:rsidRPr="009F59E1" w:rsidRDefault="00D405BE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</w:p>
    <w:p w14:paraId="48E921D4" w14:textId="77777777" w:rsidR="00D405BE" w:rsidRPr="009F59E1" w:rsidRDefault="00D405BE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</w:p>
    <w:p w14:paraId="32C3963C" w14:textId="77777777" w:rsidR="00D405BE" w:rsidRPr="009F59E1" w:rsidRDefault="00D405BE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</w:p>
    <w:p w14:paraId="14675BEF" w14:textId="77777777" w:rsidR="00D405BE" w:rsidRPr="009F59E1" w:rsidRDefault="00D405BE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val="fi-FI" w:bidi="th-TH"/>
        </w:rPr>
      </w:pPr>
    </w:p>
    <w:p w14:paraId="5C3E9506" w14:textId="77777777" w:rsidR="00D405BE" w:rsidRPr="009F59E1" w:rsidRDefault="00D405BE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bidi="th-TH"/>
        </w:rPr>
      </w:pPr>
      <w:r w:rsidRPr="009F59E1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val="fi-FI" w:bidi="th-TH"/>
        </w:rPr>
        <w:t>ที่ปรึกษา</w:t>
      </w:r>
    </w:p>
    <w:p w14:paraId="67E7DFAB" w14:textId="62E97688" w:rsidR="00D405BE" w:rsidRPr="009F59E1" w:rsidRDefault="0033423B" w:rsidP="00D405BE">
      <w:pPr>
        <w:jc w:val="right"/>
        <w:rPr>
          <w:rFonts w:ascii="TH SarabunPSK" w:eastAsia="Arial Unicode MS" w:hAnsi="TH SarabunPSK" w:cs="TH SarabunPSK"/>
          <w:b/>
          <w:bCs/>
          <w:sz w:val="44"/>
          <w:szCs w:val="44"/>
          <w:lang w:bidi="th-TH"/>
        </w:rPr>
      </w:pPr>
      <w:r w:rsidRPr="009F59E1">
        <w:rPr>
          <w:rFonts w:ascii="TH SarabunPSK" w:eastAsia="Arial Unicode MS" w:hAnsi="TH SarabunPSK" w:cs="TH SarabunPSK" w:hint="cs"/>
          <w:b/>
          <w:bCs/>
          <w:sz w:val="44"/>
          <w:szCs w:val="44"/>
          <w:cs/>
          <w:lang w:bidi="th-TH"/>
        </w:rPr>
        <w:t>ผศ.ดร.สายัณห์ อุ่นนันกาศ</w:t>
      </w:r>
    </w:p>
    <w:p w14:paraId="457C90D1" w14:textId="587B0D8B" w:rsidR="00D405BE" w:rsidRPr="009F59E1" w:rsidRDefault="00D405BE" w:rsidP="00D405BE">
      <w:pPr>
        <w:rPr>
          <w:rFonts w:ascii="TH SarabunPSK" w:eastAsia="Arial Unicode MS" w:hAnsi="TH SarabunPSK" w:cs="TH SarabunPSK"/>
          <w:b/>
          <w:bCs/>
          <w:lang w:bidi="th-TH"/>
        </w:rPr>
      </w:pPr>
    </w:p>
    <w:p w14:paraId="03C37161" w14:textId="7BE14E95" w:rsidR="0033423B" w:rsidRPr="009F59E1" w:rsidRDefault="0033423B" w:rsidP="00D405BE">
      <w:pPr>
        <w:rPr>
          <w:rFonts w:ascii="TH SarabunPSK" w:eastAsia="Arial Unicode MS" w:hAnsi="TH SarabunPSK" w:cs="TH SarabunPSK"/>
          <w:b/>
          <w:bCs/>
          <w:lang w:bidi="th-TH"/>
        </w:rPr>
      </w:pPr>
    </w:p>
    <w:p w14:paraId="0D909AC0" w14:textId="7F8D6B86" w:rsidR="0033423B" w:rsidRPr="009F59E1" w:rsidRDefault="0033423B" w:rsidP="00D405BE">
      <w:pPr>
        <w:rPr>
          <w:rFonts w:ascii="TH SarabunPSK" w:eastAsia="Arial Unicode MS" w:hAnsi="TH SarabunPSK" w:cs="TH SarabunPSK"/>
          <w:b/>
          <w:bCs/>
          <w:lang w:bidi="th-TH"/>
        </w:rPr>
      </w:pPr>
    </w:p>
    <w:p w14:paraId="63CDC78D" w14:textId="686D521F" w:rsidR="00ED299A" w:rsidRPr="009F59E1" w:rsidRDefault="00ED299A">
      <w:pPr>
        <w:rPr>
          <w:rFonts w:ascii="TH SarabunPSK" w:hAnsi="TH SarabunPSK" w:cs="TH SarabunPSK"/>
        </w:rPr>
      </w:pPr>
    </w:p>
    <w:p w14:paraId="4B77C98E" w14:textId="77777777" w:rsidR="004E18BD" w:rsidRPr="009F59E1" w:rsidRDefault="004E18BD" w:rsidP="004E18BD">
      <w:pPr>
        <w:spacing w:after="120" w:line="0" w:lineRule="atLeast"/>
        <w:rPr>
          <w:rFonts w:ascii="TH SarabunPSK" w:hAnsi="TH SarabunPSK" w:cs="TH SarabunPSK"/>
          <w:b/>
          <w:bCs/>
          <w:sz w:val="36"/>
          <w:szCs w:val="36"/>
        </w:rPr>
      </w:pPr>
      <w:bookmarkStart w:id="2" w:name="_Hlk86802801"/>
      <w:r w:rsidRPr="009F59E1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lastRenderedPageBreak/>
        <w:t>บันทึกการแก้ไขเอกสาร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4"/>
        <w:gridCol w:w="1414"/>
        <w:gridCol w:w="5314"/>
        <w:gridCol w:w="1390"/>
      </w:tblGrid>
      <w:tr w:rsidR="004E18BD" w:rsidRPr="009F59E1" w14:paraId="20D999A2" w14:textId="77777777" w:rsidTr="00F5461B">
        <w:trPr>
          <w:trHeight w:val="408"/>
        </w:trPr>
        <w:tc>
          <w:tcPr>
            <w:tcW w:w="608" w:type="pct"/>
            <w:shd w:val="clear" w:color="auto" w:fill="D9D9D9" w:themeFill="background1" w:themeFillShade="D9"/>
          </w:tcPr>
          <w:p w14:paraId="4D7C339D" w14:textId="77777777" w:rsidR="004E18BD" w:rsidRPr="009F59E1" w:rsidRDefault="004E18BD" w:rsidP="00F5461B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เวอร์ชั่น</w:t>
            </w:r>
          </w:p>
        </w:tc>
        <w:tc>
          <w:tcPr>
            <w:tcW w:w="765" w:type="pct"/>
            <w:shd w:val="clear" w:color="auto" w:fill="D9D9D9" w:themeFill="background1" w:themeFillShade="D9"/>
          </w:tcPr>
          <w:p w14:paraId="30D4DE82" w14:textId="77777777" w:rsidR="004E18BD" w:rsidRPr="009F59E1" w:rsidRDefault="004E18BD" w:rsidP="00F5461B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งาน</w:t>
            </w:r>
          </w:p>
        </w:tc>
        <w:tc>
          <w:tcPr>
            <w:tcW w:w="2875" w:type="pct"/>
            <w:shd w:val="clear" w:color="auto" w:fill="D9D9D9" w:themeFill="background1" w:themeFillShade="D9"/>
            <w:vAlign w:val="center"/>
          </w:tcPr>
          <w:p w14:paraId="7168FE36" w14:textId="77777777" w:rsidR="004E18BD" w:rsidRPr="009F59E1" w:rsidRDefault="004E18BD" w:rsidP="00F5461B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รายละเอียด</w:t>
            </w:r>
          </w:p>
        </w:tc>
        <w:tc>
          <w:tcPr>
            <w:tcW w:w="753" w:type="pct"/>
            <w:shd w:val="clear" w:color="auto" w:fill="D9D9D9" w:themeFill="background1" w:themeFillShade="D9"/>
          </w:tcPr>
          <w:p w14:paraId="63ED476A" w14:textId="77777777" w:rsidR="004E18BD" w:rsidRPr="009F59E1" w:rsidRDefault="004E18BD" w:rsidP="00F5461B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วัน-เดือน-ปี</w:t>
            </w:r>
          </w:p>
        </w:tc>
      </w:tr>
      <w:tr w:rsidR="004E18BD" w:rsidRPr="009F59E1" w14:paraId="79C4B74E" w14:textId="77777777" w:rsidTr="007E6B10">
        <w:trPr>
          <w:trHeight w:val="432"/>
        </w:trPr>
        <w:tc>
          <w:tcPr>
            <w:tcW w:w="608" w:type="pct"/>
            <w:vAlign w:val="center"/>
          </w:tcPr>
          <w:p w14:paraId="6091EFA0" w14:textId="23DED950" w:rsidR="004E18BD" w:rsidRPr="009F59E1" w:rsidRDefault="00D03DA3" w:rsidP="007E6B10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1</w:t>
            </w:r>
            <w:r w:rsidR="004E18BD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.0</w:t>
            </w:r>
          </w:p>
        </w:tc>
        <w:tc>
          <w:tcPr>
            <w:tcW w:w="765" w:type="pct"/>
          </w:tcPr>
          <w:p w14:paraId="59A2BEF1" w14:textId="77777777" w:rsidR="004E18BD" w:rsidRPr="009F59E1" w:rsidRDefault="004E18BD" w:rsidP="00F5461B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</w:tcPr>
          <w:p w14:paraId="5383FA04" w14:textId="21B2B810" w:rsidR="004E18BD" w:rsidRPr="009F59E1" w:rsidRDefault="00D03DA3" w:rsidP="00F5461B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จัดเอกสารที่ประกอบไปด้วยข้อมูลที่ใช้ในการทดสอลพร้อมกับผลลัพธ์ที่คาดไว้ ตามเงื่อนไขที่กำหนดไว้ใน </w:t>
            </w: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Test Design Speci</w:t>
            </w:r>
            <w:r w:rsidR="004A79BF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fication</w:t>
            </w:r>
          </w:p>
        </w:tc>
        <w:tc>
          <w:tcPr>
            <w:tcW w:w="753" w:type="pct"/>
          </w:tcPr>
          <w:p w14:paraId="091B5CD3" w14:textId="325DBFA3" w:rsidR="004E18BD" w:rsidRPr="009F59E1" w:rsidRDefault="004A79BF" w:rsidP="00F5461B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28-12-</w:t>
            </w:r>
            <w:r w:rsidR="004E18BD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2021</w:t>
            </w:r>
          </w:p>
        </w:tc>
      </w:tr>
      <w:tr w:rsidR="004E18BD" w:rsidRPr="009F59E1" w14:paraId="76867D03" w14:textId="77777777" w:rsidTr="007E6B10">
        <w:trPr>
          <w:trHeight w:val="432"/>
        </w:trPr>
        <w:tc>
          <w:tcPr>
            <w:tcW w:w="608" w:type="pct"/>
            <w:vAlign w:val="center"/>
          </w:tcPr>
          <w:p w14:paraId="0AB9356F" w14:textId="59CD0C79" w:rsidR="004E18BD" w:rsidRPr="009F59E1" w:rsidRDefault="004A79BF" w:rsidP="007E6B10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2.0</w:t>
            </w:r>
          </w:p>
        </w:tc>
        <w:tc>
          <w:tcPr>
            <w:tcW w:w="765" w:type="pct"/>
          </w:tcPr>
          <w:p w14:paraId="7E438DCE" w14:textId="7B3DB7A4" w:rsidR="004E18BD" w:rsidRPr="009F59E1" w:rsidRDefault="004A79BF" w:rsidP="00F5461B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="004E18BD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</w:tcPr>
          <w:p w14:paraId="5DB0C8B5" w14:textId="77777777" w:rsidR="004E18BD" w:rsidRPr="009F59E1" w:rsidRDefault="004E18BD" w:rsidP="00F5461B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แก้ไขรายละเอียดกรณีทดสอบ</w:t>
            </w:r>
            <w:r w:rsidR="00454F56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สรุปการทดสอบ</w:t>
            </w: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และจัดรูปแบบเอกสาร</w:t>
            </w:r>
          </w:p>
          <w:p w14:paraId="6D196E53" w14:textId="77777777" w:rsidR="00454F56" w:rsidRPr="009F59E1" w:rsidRDefault="00454F56" w:rsidP="009F59E1">
            <w:pPr>
              <w:pStyle w:val="ListParagraph"/>
              <w:numPr>
                <w:ilvl w:val="0"/>
                <w:numId w:val="26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Pr="009F59E1">
              <w:rPr>
                <w:rFonts w:ascii="TH SarabunPSK" w:hAnsi="TH SarabunPSK" w:cs="TH SarabunPSK" w:hint="cs"/>
              </w:rPr>
              <w:t>TC01 Login</w:t>
            </w:r>
          </w:p>
          <w:p w14:paraId="00A417AB" w14:textId="751DFD02" w:rsidR="00454F56" w:rsidRPr="009F59E1" w:rsidRDefault="00454F56" w:rsidP="009F59E1">
            <w:pPr>
              <w:pStyle w:val="ListParagraph"/>
              <w:numPr>
                <w:ilvl w:val="0"/>
                <w:numId w:val="26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Pr="009F59E1">
              <w:rPr>
                <w:rFonts w:ascii="TH SarabunPSK" w:hAnsi="TH SarabunPSK" w:cs="TH SarabunPSK" w:hint="cs"/>
              </w:rPr>
              <w:t>TC02 Register</w:t>
            </w:r>
          </w:p>
        </w:tc>
        <w:tc>
          <w:tcPr>
            <w:tcW w:w="753" w:type="pct"/>
          </w:tcPr>
          <w:p w14:paraId="322CAA1A" w14:textId="19C415CF" w:rsidR="004E18BD" w:rsidRPr="009F59E1" w:rsidRDefault="004E18BD" w:rsidP="00F5461B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1</w:t>
            </w:r>
            <w:r w:rsidR="00454F56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6-01-</w:t>
            </w: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202</w:t>
            </w:r>
            <w:r w:rsidR="00454F56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2</w:t>
            </w:r>
          </w:p>
        </w:tc>
      </w:tr>
      <w:tr w:rsidR="003B7937" w:rsidRPr="009F59E1" w14:paraId="670FF75D" w14:textId="77777777" w:rsidTr="007E6B10">
        <w:trPr>
          <w:trHeight w:val="432"/>
        </w:trPr>
        <w:tc>
          <w:tcPr>
            <w:tcW w:w="608" w:type="pct"/>
            <w:vMerge w:val="restart"/>
            <w:vAlign w:val="center"/>
          </w:tcPr>
          <w:p w14:paraId="2076D211" w14:textId="7B6A3F2B" w:rsidR="003B7937" w:rsidRPr="009F59E1" w:rsidRDefault="003B7937" w:rsidP="007E6B10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3.0</w:t>
            </w:r>
          </w:p>
        </w:tc>
        <w:tc>
          <w:tcPr>
            <w:tcW w:w="765" w:type="pct"/>
          </w:tcPr>
          <w:p w14:paraId="09659CB0" w14:textId="77777777" w:rsidR="003B7937" w:rsidRPr="009F59E1" w:rsidRDefault="003B7937" w:rsidP="00F5461B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</w:tcPr>
          <w:p w14:paraId="4781583B" w14:textId="77777777" w:rsidR="003B7937" w:rsidRPr="009F59E1" w:rsidRDefault="003B7937" w:rsidP="00454F56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แก้ไขรายละเอียดกรณีทดสอบ สรุปการทดสอบ และจัดรูปแบบเอกสาร</w:t>
            </w:r>
          </w:p>
          <w:p w14:paraId="7DEE819D" w14:textId="0AF376FD" w:rsidR="003B7937" w:rsidRPr="009F59E1" w:rsidRDefault="003B7937" w:rsidP="009F59E1">
            <w:pPr>
              <w:pStyle w:val="ListParagraph"/>
              <w:numPr>
                <w:ilvl w:val="0"/>
                <w:numId w:val="25"/>
              </w:numPr>
              <w:spacing w:line="0" w:lineRule="atLeast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Pr="009F59E1">
              <w:rPr>
                <w:rFonts w:ascii="TH SarabunPSK" w:hAnsi="TH SarabunPSK" w:cs="TH SarabunPSK" w:hint="cs"/>
                <w:lang w:bidi="th-TH"/>
              </w:rPr>
              <w:t>TC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06 </w:t>
            </w:r>
            <w:r w:rsidRPr="009F59E1">
              <w:rPr>
                <w:rFonts w:ascii="TH SarabunPSK" w:hAnsi="TH SarabunPSK" w:cs="TH SarabunPSK" w:hint="cs"/>
                <w:lang w:bidi="th-TH"/>
              </w:rPr>
              <w:t>Find gender and Age</w:t>
            </w:r>
          </w:p>
          <w:p w14:paraId="1A38BC7E" w14:textId="04EA4FE9" w:rsidR="003B7937" w:rsidRPr="009F59E1" w:rsidRDefault="003B7937" w:rsidP="009F59E1">
            <w:pPr>
              <w:pStyle w:val="ListParagraph"/>
              <w:numPr>
                <w:ilvl w:val="0"/>
                <w:numId w:val="25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Pr="009F59E1">
              <w:rPr>
                <w:rFonts w:ascii="TH SarabunPSK" w:hAnsi="TH SarabunPSK" w:cs="TH SarabunPSK" w:hint="cs"/>
                <w:lang w:bidi="th-TH"/>
              </w:rPr>
              <w:t>TC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07 </w:t>
            </w:r>
            <w:r w:rsidRPr="009F59E1">
              <w:rPr>
                <w:rFonts w:ascii="TH SarabunPSK" w:hAnsi="TH SarabunPSK" w:cs="TH SarabunPSK" w:hint="cs"/>
                <w:lang w:bidi="th-TH"/>
              </w:rPr>
              <w:t>Find Size</w:t>
            </w:r>
          </w:p>
        </w:tc>
        <w:tc>
          <w:tcPr>
            <w:tcW w:w="753" w:type="pct"/>
            <w:vMerge w:val="restart"/>
          </w:tcPr>
          <w:p w14:paraId="0DA3FC3A" w14:textId="2232837C" w:rsidR="003B7937" w:rsidRPr="009F59E1" w:rsidRDefault="003B7937" w:rsidP="00F5461B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23-01-</w:t>
            </w: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202</w:t>
            </w: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2</w:t>
            </w:r>
          </w:p>
        </w:tc>
      </w:tr>
      <w:tr w:rsidR="003B7937" w:rsidRPr="009F59E1" w14:paraId="3871A976" w14:textId="77777777" w:rsidTr="007E6B10">
        <w:trPr>
          <w:trHeight w:val="432"/>
        </w:trPr>
        <w:tc>
          <w:tcPr>
            <w:tcW w:w="608" w:type="pct"/>
            <w:vMerge/>
            <w:vAlign w:val="center"/>
          </w:tcPr>
          <w:p w14:paraId="64A64D29" w14:textId="77777777" w:rsidR="003B7937" w:rsidRPr="009F59E1" w:rsidRDefault="003B7937" w:rsidP="007E6B10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</w:tc>
        <w:tc>
          <w:tcPr>
            <w:tcW w:w="765" w:type="pct"/>
          </w:tcPr>
          <w:p w14:paraId="5AEB17F4" w14:textId="54164479" w:rsidR="003B7937" w:rsidRPr="009F59E1" w:rsidRDefault="003B7937" w:rsidP="00454F56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เพิ่ม </w:t>
            </w: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BVA  </w:t>
            </w: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ใน </w:t>
            </w: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  <w:vAlign w:val="center"/>
          </w:tcPr>
          <w:p w14:paraId="0802C15D" w14:textId="6053A004" w:rsidR="003B7937" w:rsidRPr="009F59E1" w:rsidRDefault="003B7937" w:rsidP="003B7937">
            <w:p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เพิ่ม</w:t>
            </w: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Boundary Value Analysis </w:t>
            </w: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ในทุก </w:t>
            </w: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Test case</w:t>
            </w: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ที่มีการทำ</w:t>
            </w: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Boundary Value Analysis</w:t>
            </w: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ในทุกกรณี</w:t>
            </w:r>
          </w:p>
        </w:tc>
        <w:tc>
          <w:tcPr>
            <w:tcW w:w="753" w:type="pct"/>
            <w:vMerge/>
          </w:tcPr>
          <w:p w14:paraId="6CC0B877" w14:textId="77777777" w:rsidR="003B7937" w:rsidRPr="009F59E1" w:rsidRDefault="003B7937" w:rsidP="00454F56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</w:p>
        </w:tc>
      </w:tr>
      <w:tr w:rsidR="00454F56" w:rsidRPr="009F59E1" w14:paraId="43491EF9" w14:textId="77777777" w:rsidTr="007E6B10">
        <w:trPr>
          <w:trHeight w:val="432"/>
        </w:trPr>
        <w:tc>
          <w:tcPr>
            <w:tcW w:w="608" w:type="pct"/>
            <w:vAlign w:val="center"/>
          </w:tcPr>
          <w:p w14:paraId="6A9190C3" w14:textId="3D2C3901" w:rsidR="00454F56" w:rsidRPr="009F59E1" w:rsidRDefault="003B7937" w:rsidP="007E6B10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4.0</w:t>
            </w:r>
          </w:p>
        </w:tc>
        <w:tc>
          <w:tcPr>
            <w:tcW w:w="765" w:type="pct"/>
          </w:tcPr>
          <w:p w14:paraId="6D6B6AD8" w14:textId="6ABE64C9" w:rsidR="00454F56" w:rsidRPr="009F59E1" w:rsidRDefault="003B7937" w:rsidP="00454F56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</w:tcPr>
          <w:p w14:paraId="58B397A7" w14:textId="77777777" w:rsidR="009A715E" w:rsidRPr="009F59E1" w:rsidRDefault="003B7937" w:rsidP="009A715E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แก้ไขรายละเอียดกรณีทดสอบ สรุปการทดสอบ และจัดรูปแบบเอกสาร</w:t>
            </w:r>
          </w:p>
          <w:p w14:paraId="3A2E4910" w14:textId="7CCDBE47" w:rsidR="003B7937" w:rsidRPr="009F59E1" w:rsidRDefault="009A715E" w:rsidP="009A715E">
            <w:pPr>
              <w:pStyle w:val="ListParagraph"/>
              <w:numPr>
                <w:ilvl w:val="0"/>
                <w:numId w:val="23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TC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01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Login</w:t>
            </w:r>
          </w:p>
          <w:p w14:paraId="1CB5B78B" w14:textId="5CE70DD2" w:rsidR="003B7937" w:rsidRPr="009F59E1" w:rsidRDefault="009A715E" w:rsidP="009A715E">
            <w:pPr>
              <w:pStyle w:val="ListParagraph"/>
              <w:numPr>
                <w:ilvl w:val="0"/>
                <w:numId w:val="23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TC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02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Register</w:t>
            </w:r>
          </w:p>
          <w:p w14:paraId="024F02FA" w14:textId="5137C5C5" w:rsidR="003B7937" w:rsidRPr="009F59E1" w:rsidRDefault="009A715E" w:rsidP="009A715E">
            <w:pPr>
              <w:pStyle w:val="ListParagraph"/>
              <w:numPr>
                <w:ilvl w:val="0"/>
                <w:numId w:val="23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TC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03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Edit Profile</w:t>
            </w:r>
          </w:p>
          <w:p w14:paraId="2C31DC21" w14:textId="160B0931" w:rsidR="003B7937" w:rsidRPr="009F59E1" w:rsidRDefault="009A715E" w:rsidP="009A715E">
            <w:pPr>
              <w:pStyle w:val="ListParagraph"/>
              <w:numPr>
                <w:ilvl w:val="0"/>
                <w:numId w:val="23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TC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04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Add dog</w:t>
            </w:r>
          </w:p>
          <w:p w14:paraId="0FD6B762" w14:textId="1DBEDE6E" w:rsidR="003B7937" w:rsidRPr="009F59E1" w:rsidRDefault="009A715E" w:rsidP="009A715E">
            <w:pPr>
              <w:pStyle w:val="ListParagraph"/>
              <w:numPr>
                <w:ilvl w:val="0"/>
                <w:numId w:val="23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TC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05</w:t>
            </w: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Edit Dog Profile</w:t>
            </w:r>
          </w:p>
          <w:p w14:paraId="3B45E978" w14:textId="6961AFB5" w:rsidR="003B7937" w:rsidRPr="009F59E1" w:rsidRDefault="009A715E" w:rsidP="009A715E">
            <w:pPr>
              <w:pStyle w:val="ListParagraph"/>
              <w:numPr>
                <w:ilvl w:val="0"/>
                <w:numId w:val="23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TC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06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Find gender and Age</w:t>
            </w:r>
          </w:p>
          <w:p w14:paraId="7E1D9FA7" w14:textId="1203F837" w:rsidR="003B7937" w:rsidRPr="009F59E1" w:rsidRDefault="009A715E" w:rsidP="009A715E">
            <w:pPr>
              <w:pStyle w:val="ListParagraph"/>
              <w:numPr>
                <w:ilvl w:val="0"/>
                <w:numId w:val="23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TC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07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Find Size</w:t>
            </w:r>
          </w:p>
          <w:p w14:paraId="03D5D0D1" w14:textId="59D77DC5" w:rsidR="003B7937" w:rsidRPr="009F59E1" w:rsidRDefault="009A715E" w:rsidP="009A715E">
            <w:pPr>
              <w:pStyle w:val="ListParagraph"/>
              <w:numPr>
                <w:ilvl w:val="0"/>
                <w:numId w:val="23"/>
              </w:num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แก้ไข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TC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10 </w:t>
            </w:r>
            <w:r w:rsidR="003B7937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Add Review And Result</w:t>
            </w:r>
          </w:p>
          <w:p w14:paraId="4CEED0C9" w14:textId="2DC3AD81" w:rsidR="00454F56" w:rsidRPr="009F59E1" w:rsidRDefault="00454F56" w:rsidP="00454F56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</w:p>
        </w:tc>
        <w:tc>
          <w:tcPr>
            <w:tcW w:w="753" w:type="pct"/>
          </w:tcPr>
          <w:p w14:paraId="00CC93A7" w14:textId="43F0A988" w:rsidR="00454F56" w:rsidRPr="009F59E1" w:rsidRDefault="003B7937" w:rsidP="00454F56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20-03-</w:t>
            </w:r>
            <w:r w:rsidR="00454F56" w:rsidRPr="009F59E1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2021</w:t>
            </w:r>
          </w:p>
        </w:tc>
      </w:tr>
    </w:tbl>
    <w:p w14:paraId="51D09F30" w14:textId="4409F464" w:rsidR="004E18BD" w:rsidRPr="009F59E1" w:rsidRDefault="004E18BD" w:rsidP="00ED299A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5B21275A" w14:textId="77777777" w:rsidR="004E18BD" w:rsidRPr="009F59E1" w:rsidRDefault="004E18BD" w:rsidP="003B7937">
      <w:pPr>
        <w:spacing w:line="0" w:lineRule="atLeast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2A16CDA2" w14:textId="2B074AE3" w:rsidR="00ED299A" w:rsidRPr="009F59E1" w:rsidRDefault="00ED299A" w:rsidP="00ED299A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9F59E1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สารบัญ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16"/>
        <w:gridCol w:w="7797"/>
        <w:gridCol w:w="603"/>
      </w:tblGrid>
      <w:tr w:rsidR="00ED299A" w:rsidRPr="009F59E1" w14:paraId="2EE15365" w14:textId="77777777" w:rsidTr="00801142">
        <w:tc>
          <w:tcPr>
            <w:tcW w:w="616" w:type="dxa"/>
          </w:tcPr>
          <w:p w14:paraId="47DB87B5" w14:textId="77777777" w:rsidR="00ED299A" w:rsidRPr="009F59E1" w:rsidRDefault="00ED299A" w:rsidP="00F5461B">
            <w:pPr>
              <w:jc w:val="both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เรื่อง</w:t>
            </w:r>
          </w:p>
        </w:tc>
        <w:tc>
          <w:tcPr>
            <w:tcW w:w="7797" w:type="dxa"/>
          </w:tcPr>
          <w:p w14:paraId="4BF20C03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03" w:type="dxa"/>
          </w:tcPr>
          <w:p w14:paraId="1FC3A017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หน้า</w:t>
            </w:r>
          </w:p>
        </w:tc>
      </w:tr>
      <w:tr w:rsidR="00ED299A" w:rsidRPr="009F59E1" w14:paraId="562F4A61" w14:textId="77777777" w:rsidTr="00801142">
        <w:tc>
          <w:tcPr>
            <w:tcW w:w="616" w:type="dxa"/>
          </w:tcPr>
          <w:p w14:paraId="154916A5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1</w:t>
            </w:r>
          </w:p>
        </w:tc>
        <w:tc>
          <w:tcPr>
            <w:tcW w:w="7797" w:type="dxa"/>
          </w:tcPr>
          <w:p w14:paraId="2FF68053" w14:textId="1FF9B534" w:rsidR="00ED299A" w:rsidRPr="009F59E1" w:rsidRDefault="005D6E31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รหัสเอกสารกรณีทดสอบ </w:t>
            </w:r>
            <w:r w:rsidR="00ED299A" w:rsidRPr="009F59E1">
              <w:rPr>
                <w:rFonts w:ascii="TH SarabunPSK" w:hAnsi="TH SarabunPSK" w:cs="TH SarabunPSK" w:hint="cs"/>
                <w:cs/>
                <w:lang w:bidi="th-TH"/>
              </w:rPr>
              <w:t>(</w:t>
            </w:r>
            <w:r w:rsidRPr="009F59E1">
              <w:rPr>
                <w:rFonts w:ascii="TH SarabunPSK" w:hAnsi="TH SarabunPSK" w:cs="TH SarabunPSK" w:hint="cs"/>
              </w:rPr>
              <w:t>Test Case Specification Identifier</w:t>
            </w:r>
            <w:r w:rsidR="00ED299A" w:rsidRPr="009F59E1">
              <w:rPr>
                <w:rFonts w:ascii="TH SarabunPSK" w:hAnsi="TH SarabunPSK" w:cs="TH SarabunPSK" w:hint="cs"/>
              </w:rPr>
              <w:t>)</w:t>
            </w:r>
          </w:p>
        </w:tc>
        <w:tc>
          <w:tcPr>
            <w:tcW w:w="603" w:type="dxa"/>
          </w:tcPr>
          <w:p w14:paraId="1EA5B577" w14:textId="4013EB43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3</w:t>
            </w:r>
          </w:p>
        </w:tc>
      </w:tr>
      <w:tr w:rsidR="00ED299A" w:rsidRPr="009F59E1" w14:paraId="4864A088" w14:textId="77777777" w:rsidTr="00801142">
        <w:tc>
          <w:tcPr>
            <w:tcW w:w="616" w:type="dxa"/>
          </w:tcPr>
          <w:p w14:paraId="6F455542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2</w:t>
            </w:r>
          </w:p>
        </w:tc>
        <w:tc>
          <w:tcPr>
            <w:tcW w:w="7797" w:type="dxa"/>
          </w:tcPr>
          <w:p w14:paraId="51E4C601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บทนำ (</w:t>
            </w:r>
            <w:r w:rsidRPr="009F59E1">
              <w:rPr>
                <w:rFonts w:ascii="TH SarabunPSK" w:hAnsi="TH SarabunPSK" w:cs="TH SarabunPSK" w:hint="cs"/>
                <w:lang w:bidi="th-TH"/>
              </w:rPr>
              <w:t>Introduction</w:t>
            </w:r>
            <w:r w:rsidRPr="009F59E1">
              <w:rPr>
                <w:rFonts w:ascii="TH SarabunPSK" w:hAnsi="TH SarabunPSK" w:cs="TH SarabunPSK" w:hint="cs"/>
              </w:rPr>
              <w:t>)</w:t>
            </w:r>
          </w:p>
        </w:tc>
        <w:tc>
          <w:tcPr>
            <w:tcW w:w="603" w:type="dxa"/>
          </w:tcPr>
          <w:p w14:paraId="508CE61C" w14:textId="3081B758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3</w:t>
            </w:r>
          </w:p>
        </w:tc>
      </w:tr>
      <w:tr w:rsidR="00ED299A" w:rsidRPr="009F59E1" w14:paraId="7EF6713F" w14:textId="77777777" w:rsidTr="00801142">
        <w:tc>
          <w:tcPr>
            <w:tcW w:w="616" w:type="dxa"/>
          </w:tcPr>
          <w:p w14:paraId="576F4B82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3</w:t>
            </w:r>
          </w:p>
        </w:tc>
        <w:tc>
          <w:tcPr>
            <w:tcW w:w="7797" w:type="dxa"/>
          </w:tcPr>
          <w:p w14:paraId="63B0ACB7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ภาพรวม (</w:t>
            </w:r>
            <w:r w:rsidRPr="009F59E1">
              <w:rPr>
                <w:rFonts w:ascii="TH SarabunPSK" w:hAnsi="TH SarabunPSK" w:cs="TH SarabunPSK" w:hint="cs"/>
                <w:lang w:bidi="th-TH"/>
              </w:rPr>
              <w:t>Overview</w:t>
            </w:r>
            <w:r w:rsidRPr="009F59E1">
              <w:rPr>
                <w:rFonts w:ascii="TH SarabunPSK" w:hAnsi="TH SarabunPSK" w:cs="TH SarabunPSK" w:hint="cs"/>
              </w:rPr>
              <w:t>)</w:t>
            </w:r>
          </w:p>
        </w:tc>
        <w:tc>
          <w:tcPr>
            <w:tcW w:w="603" w:type="dxa"/>
          </w:tcPr>
          <w:p w14:paraId="0BDED74E" w14:textId="2FA95BE3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3</w:t>
            </w:r>
          </w:p>
        </w:tc>
      </w:tr>
      <w:tr w:rsidR="00ED299A" w:rsidRPr="009F59E1" w14:paraId="7525AA9C" w14:textId="77777777" w:rsidTr="00801142">
        <w:tc>
          <w:tcPr>
            <w:tcW w:w="616" w:type="dxa"/>
          </w:tcPr>
          <w:p w14:paraId="4F637AA4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4</w:t>
            </w:r>
          </w:p>
        </w:tc>
        <w:tc>
          <w:tcPr>
            <w:tcW w:w="7797" w:type="dxa"/>
          </w:tcPr>
          <w:p w14:paraId="3664D00D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Assumptions / Constraints / Risks</w:t>
            </w:r>
          </w:p>
        </w:tc>
        <w:tc>
          <w:tcPr>
            <w:tcW w:w="603" w:type="dxa"/>
          </w:tcPr>
          <w:p w14:paraId="548E60D5" w14:textId="4785AEAA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3</w:t>
            </w:r>
          </w:p>
        </w:tc>
      </w:tr>
      <w:tr w:rsidR="00ED299A" w:rsidRPr="009F59E1" w14:paraId="26531FEB" w14:textId="77777777" w:rsidTr="00801142">
        <w:tc>
          <w:tcPr>
            <w:tcW w:w="616" w:type="dxa"/>
          </w:tcPr>
          <w:p w14:paraId="410F1DB4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5</w:t>
            </w:r>
          </w:p>
        </w:tc>
        <w:tc>
          <w:tcPr>
            <w:tcW w:w="7797" w:type="dxa"/>
          </w:tcPr>
          <w:p w14:paraId="7BF3661E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สรุปกรณีทดสอบ (</w:t>
            </w:r>
            <w:r w:rsidRPr="009F59E1">
              <w:rPr>
                <w:rFonts w:ascii="TH SarabunPSK" w:hAnsi="TH SarabunPSK" w:cs="TH SarabunPSK" w:hint="cs"/>
              </w:rPr>
              <w:t>Test Case Summary)</w:t>
            </w:r>
          </w:p>
        </w:tc>
        <w:tc>
          <w:tcPr>
            <w:tcW w:w="603" w:type="dxa"/>
          </w:tcPr>
          <w:p w14:paraId="43A18409" w14:textId="559F2F4D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4</w:t>
            </w:r>
          </w:p>
        </w:tc>
      </w:tr>
      <w:tr w:rsidR="00ED299A" w:rsidRPr="009F59E1" w14:paraId="7422BD21" w14:textId="77777777" w:rsidTr="00801142">
        <w:tc>
          <w:tcPr>
            <w:tcW w:w="616" w:type="dxa"/>
          </w:tcPr>
          <w:p w14:paraId="5DFC3B42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6</w:t>
            </w:r>
          </w:p>
        </w:tc>
        <w:tc>
          <w:tcPr>
            <w:tcW w:w="7797" w:type="dxa"/>
          </w:tcPr>
          <w:p w14:paraId="307A385B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Test Case-To-Requirements Traceability Matrix</w:t>
            </w:r>
          </w:p>
        </w:tc>
        <w:tc>
          <w:tcPr>
            <w:tcW w:w="603" w:type="dxa"/>
          </w:tcPr>
          <w:p w14:paraId="5BD0CBAE" w14:textId="65C7346F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5</w:t>
            </w:r>
          </w:p>
        </w:tc>
      </w:tr>
      <w:tr w:rsidR="00ED299A" w:rsidRPr="009F59E1" w14:paraId="67CB842B" w14:textId="77777777" w:rsidTr="00801142">
        <w:tc>
          <w:tcPr>
            <w:tcW w:w="616" w:type="dxa"/>
          </w:tcPr>
          <w:p w14:paraId="73BEA2E8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7</w:t>
            </w:r>
          </w:p>
        </w:tc>
        <w:tc>
          <w:tcPr>
            <w:tcW w:w="7797" w:type="dxa"/>
          </w:tcPr>
          <w:p w14:paraId="737C8B4D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รายละเอียดกรณีทดสอบ (</w:t>
            </w:r>
            <w:r w:rsidRPr="009F59E1">
              <w:rPr>
                <w:rFonts w:ascii="TH SarabunPSK" w:hAnsi="TH SarabunPSK" w:cs="TH SarabunPSK" w:hint="cs"/>
              </w:rPr>
              <w:t>Test Case Details)</w:t>
            </w:r>
          </w:p>
        </w:tc>
        <w:tc>
          <w:tcPr>
            <w:tcW w:w="603" w:type="dxa"/>
          </w:tcPr>
          <w:p w14:paraId="0BF8EDE8" w14:textId="205E0A7F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6</w:t>
            </w:r>
          </w:p>
        </w:tc>
      </w:tr>
      <w:tr w:rsidR="00ED299A" w:rsidRPr="009F59E1" w14:paraId="14763518" w14:textId="77777777" w:rsidTr="00801142">
        <w:tc>
          <w:tcPr>
            <w:tcW w:w="616" w:type="dxa"/>
          </w:tcPr>
          <w:p w14:paraId="059A49E1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0B10F191" w14:textId="673CD40D" w:rsidR="00ED299A" w:rsidRPr="009F59E1" w:rsidRDefault="00533480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7.1 </w:t>
            </w:r>
            <w:bookmarkStart w:id="3" w:name="_Hlk97988398"/>
            <w:r w:rsidR="005D6E31" w:rsidRPr="009F59E1">
              <w:rPr>
                <w:rFonts w:ascii="TH SarabunPSK" w:hAnsi="TH SarabunPSK" w:cs="TH SarabunPSK" w:hint="cs"/>
              </w:rPr>
              <w:t>[TC01] Login</w:t>
            </w:r>
            <w:bookmarkEnd w:id="3"/>
          </w:p>
        </w:tc>
        <w:tc>
          <w:tcPr>
            <w:tcW w:w="603" w:type="dxa"/>
          </w:tcPr>
          <w:p w14:paraId="240FFD54" w14:textId="792F1B7F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7</w:t>
            </w:r>
          </w:p>
        </w:tc>
      </w:tr>
      <w:tr w:rsidR="00ED299A" w:rsidRPr="009F59E1" w14:paraId="4BAFB066" w14:textId="77777777" w:rsidTr="00801142">
        <w:tc>
          <w:tcPr>
            <w:tcW w:w="616" w:type="dxa"/>
          </w:tcPr>
          <w:p w14:paraId="15DF8854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3B7DB13E" w14:textId="35654368" w:rsidR="00ED299A" w:rsidRPr="009F59E1" w:rsidRDefault="005D6E31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7.2 </w:t>
            </w:r>
            <w:r w:rsidR="00801142" w:rsidRPr="009F59E1">
              <w:rPr>
                <w:rFonts w:ascii="TH SarabunPSK" w:hAnsi="TH SarabunPSK" w:cs="TH SarabunPSK" w:hint="cs"/>
              </w:rPr>
              <w:t xml:space="preserve">[TC02] </w:t>
            </w:r>
            <w:bookmarkStart w:id="4" w:name="_Hlk97980342"/>
            <w:r w:rsidR="00801142" w:rsidRPr="009F59E1">
              <w:rPr>
                <w:rFonts w:ascii="TH SarabunPSK" w:hAnsi="TH SarabunPSK" w:cs="TH SarabunPSK" w:hint="cs"/>
              </w:rPr>
              <w:t>Register</w:t>
            </w:r>
            <w:bookmarkEnd w:id="4"/>
          </w:p>
        </w:tc>
        <w:tc>
          <w:tcPr>
            <w:tcW w:w="603" w:type="dxa"/>
          </w:tcPr>
          <w:p w14:paraId="6005703D" w14:textId="6DFBE0C0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14</w:t>
            </w:r>
          </w:p>
        </w:tc>
      </w:tr>
      <w:tr w:rsidR="00ED299A" w:rsidRPr="009F59E1" w14:paraId="2DDE4882" w14:textId="77777777" w:rsidTr="00801142">
        <w:tc>
          <w:tcPr>
            <w:tcW w:w="616" w:type="dxa"/>
          </w:tcPr>
          <w:p w14:paraId="2E0F0389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11076761" w14:textId="5601A377" w:rsidR="00ED299A" w:rsidRPr="009F59E1" w:rsidRDefault="005D6E31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7.3 </w:t>
            </w:r>
            <w:r w:rsidR="00801142" w:rsidRPr="009F59E1">
              <w:rPr>
                <w:rFonts w:ascii="TH SarabunPSK" w:hAnsi="TH SarabunPSK" w:cs="TH SarabunPSK" w:hint="cs"/>
              </w:rPr>
              <w:t>[TC03] Edit Profile</w:t>
            </w:r>
          </w:p>
        </w:tc>
        <w:tc>
          <w:tcPr>
            <w:tcW w:w="603" w:type="dxa"/>
          </w:tcPr>
          <w:p w14:paraId="6415A816" w14:textId="096C0CF7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36</w:t>
            </w:r>
          </w:p>
        </w:tc>
      </w:tr>
      <w:tr w:rsidR="00ED299A" w:rsidRPr="009F59E1" w14:paraId="4BF3EBF4" w14:textId="77777777" w:rsidTr="00801142">
        <w:tc>
          <w:tcPr>
            <w:tcW w:w="616" w:type="dxa"/>
          </w:tcPr>
          <w:p w14:paraId="43906803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15F30B31" w14:textId="18DFBA9D" w:rsidR="00ED299A" w:rsidRPr="009F59E1" w:rsidRDefault="005D6E31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7.4 </w:t>
            </w:r>
            <w:r w:rsidR="00801142" w:rsidRPr="009F59E1">
              <w:rPr>
                <w:rFonts w:ascii="TH SarabunPSK" w:hAnsi="TH SarabunPSK" w:cs="TH SarabunPSK" w:hint="cs"/>
              </w:rPr>
              <w:t>[TC04] Add dog</w:t>
            </w:r>
          </w:p>
        </w:tc>
        <w:tc>
          <w:tcPr>
            <w:tcW w:w="603" w:type="dxa"/>
          </w:tcPr>
          <w:p w14:paraId="280110F2" w14:textId="5E80E357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47</w:t>
            </w:r>
          </w:p>
        </w:tc>
      </w:tr>
      <w:tr w:rsidR="00ED299A" w:rsidRPr="009F59E1" w14:paraId="58ADDF68" w14:textId="77777777" w:rsidTr="00801142">
        <w:tc>
          <w:tcPr>
            <w:tcW w:w="616" w:type="dxa"/>
          </w:tcPr>
          <w:p w14:paraId="67AFD9E3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6046C908" w14:textId="5E424585" w:rsidR="00ED299A" w:rsidRPr="009F59E1" w:rsidRDefault="005D6E31" w:rsidP="00F5461B">
            <w:pPr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7.5</w:t>
            </w:r>
            <w:r w:rsidR="00801142" w:rsidRPr="009F59E1">
              <w:rPr>
                <w:rFonts w:ascii="TH SarabunPSK" w:hAnsi="TH SarabunPSK" w:cs="TH SarabunPSK" w:hint="cs"/>
              </w:rPr>
              <w:t xml:space="preserve"> </w:t>
            </w:r>
            <w:r w:rsidR="002B749D" w:rsidRPr="009F59E1">
              <w:rPr>
                <w:rFonts w:ascii="TH SarabunPSK" w:hAnsi="TH SarabunPSK" w:cs="TH SarabunPSK" w:hint="cs"/>
              </w:rPr>
              <w:t xml:space="preserve">[TC05] </w:t>
            </w:r>
            <w:bookmarkStart w:id="5" w:name="_Hlk97986498"/>
            <w:r w:rsidR="002B749D" w:rsidRPr="009F59E1">
              <w:rPr>
                <w:rFonts w:ascii="TH SarabunPSK" w:hAnsi="TH SarabunPSK" w:cs="TH SarabunPSK" w:hint="cs"/>
              </w:rPr>
              <w:t>Edit Dog Profile</w:t>
            </w:r>
            <w:bookmarkEnd w:id="5"/>
          </w:p>
        </w:tc>
        <w:tc>
          <w:tcPr>
            <w:tcW w:w="603" w:type="dxa"/>
          </w:tcPr>
          <w:p w14:paraId="169B2382" w14:textId="0B4F5321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73</w:t>
            </w:r>
          </w:p>
        </w:tc>
      </w:tr>
      <w:tr w:rsidR="00ED299A" w:rsidRPr="009F59E1" w14:paraId="417197A8" w14:textId="77777777" w:rsidTr="00801142">
        <w:tc>
          <w:tcPr>
            <w:tcW w:w="616" w:type="dxa"/>
          </w:tcPr>
          <w:p w14:paraId="216086EE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0F250C64" w14:textId="3EF47CD6" w:rsidR="00ED299A" w:rsidRPr="009F59E1" w:rsidRDefault="00801142" w:rsidP="00F5461B">
            <w:pPr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7.6 </w:t>
            </w:r>
            <w:r w:rsidR="002B749D" w:rsidRPr="009F59E1">
              <w:rPr>
                <w:rFonts w:ascii="TH SarabunPSK" w:hAnsi="TH SarabunPSK" w:cs="TH SarabunPSK" w:hint="cs"/>
              </w:rPr>
              <w:t xml:space="preserve">[TC06] </w:t>
            </w:r>
            <w:bookmarkStart w:id="6" w:name="_Hlk97986615"/>
            <w:r w:rsidR="002B749D" w:rsidRPr="009F59E1">
              <w:rPr>
                <w:rFonts w:ascii="TH SarabunPSK" w:hAnsi="TH SarabunPSK" w:cs="TH SarabunPSK" w:hint="cs"/>
              </w:rPr>
              <w:t>Find gender and Age</w:t>
            </w:r>
            <w:bookmarkEnd w:id="6"/>
          </w:p>
        </w:tc>
        <w:tc>
          <w:tcPr>
            <w:tcW w:w="603" w:type="dxa"/>
          </w:tcPr>
          <w:p w14:paraId="1B590716" w14:textId="53578C3F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88</w:t>
            </w:r>
          </w:p>
        </w:tc>
      </w:tr>
      <w:tr w:rsidR="00ED299A" w:rsidRPr="009F59E1" w14:paraId="1650B39D" w14:textId="77777777" w:rsidTr="00801142">
        <w:tc>
          <w:tcPr>
            <w:tcW w:w="616" w:type="dxa"/>
          </w:tcPr>
          <w:p w14:paraId="3DD3D881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0325A9DA" w14:textId="21B0EEEE" w:rsidR="00ED299A" w:rsidRPr="009F59E1" w:rsidRDefault="00801142" w:rsidP="00F5461B">
            <w:pPr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7.7 </w:t>
            </w:r>
            <w:r w:rsidR="002B749D" w:rsidRPr="009F59E1">
              <w:rPr>
                <w:rFonts w:ascii="TH SarabunPSK" w:hAnsi="TH SarabunPSK" w:cs="TH SarabunPSK" w:hint="cs"/>
              </w:rPr>
              <w:t>[TC07] Find Size</w:t>
            </w:r>
          </w:p>
        </w:tc>
        <w:tc>
          <w:tcPr>
            <w:tcW w:w="603" w:type="dxa"/>
          </w:tcPr>
          <w:p w14:paraId="56F1D3A1" w14:textId="4BB0F35F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92</w:t>
            </w:r>
          </w:p>
        </w:tc>
      </w:tr>
      <w:tr w:rsidR="00ED299A" w:rsidRPr="009F59E1" w14:paraId="43624490" w14:textId="77777777" w:rsidTr="00801142">
        <w:tc>
          <w:tcPr>
            <w:tcW w:w="616" w:type="dxa"/>
          </w:tcPr>
          <w:p w14:paraId="31075CA3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0279A173" w14:textId="012E9E07" w:rsidR="00ED299A" w:rsidRPr="009F59E1" w:rsidRDefault="00801142" w:rsidP="00F5461B">
            <w:pPr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7.8 </w:t>
            </w:r>
            <w:r w:rsidR="002B749D" w:rsidRPr="009F59E1">
              <w:rPr>
                <w:rFonts w:ascii="TH SarabunPSK" w:hAnsi="TH SarabunPSK" w:cs="TH SarabunPSK" w:hint="cs"/>
              </w:rPr>
              <w:t xml:space="preserve">[TC08] </w:t>
            </w:r>
            <w:bookmarkStart w:id="7" w:name="_Hlk97986756"/>
            <w:r w:rsidR="002B749D" w:rsidRPr="009F59E1">
              <w:rPr>
                <w:rFonts w:ascii="TH SarabunPSK" w:hAnsi="TH SarabunPSK" w:cs="TH SarabunPSK" w:hint="cs"/>
              </w:rPr>
              <w:t>Matching Dog</w:t>
            </w:r>
            <w:bookmarkEnd w:id="7"/>
          </w:p>
        </w:tc>
        <w:tc>
          <w:tcPr>
            <w:tcW w:w="603" w:type="dxa"/>
          </w:tcPr>
          <w:p w14:paraId="0F337027" w14:textId="585C1B22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95</w:t>
            </w:r>
          </w:p>
        </w:tc>
      </w:tr>
      <w:tr w:rsidR="00ED299A" w:rsidRPr="009F59E1" w14:paraId="71EEAE90" w14:textId="77777777" w:rsidTr="00801142">
        <w:tc>
          <w:tcPr>
            <w:tcW w:w="616" w:type="dxa"/>
          </w:tcPr>
          <w:p w14:paraId="2BED223A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4346E3B6" w14:textId="4BC1982B" w:rsidR="00ED299A" w:rsidRPr="009F59E1" w:rsidRDefault="00801142" w:rsidP="00F5461B">
            <w:pPr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7.9 </w:t>
            </w:r>
            <w:r w:rsidR="002B749D" w:rsidRPr="009F59E1">
              <w:rPr>
                <w:rFonts w:ascii="TH SarabunPSK" w:hAnsi="TH SarabunPSK" w:cs="TH SarabunPSK" w:hint="cs"/>
              </w:rPr>
              <w:t xml:space="preserve">[TC09] </w:t>
            </w:r>
            <w:bookmarkStart w:id="8" w:name="_Hlk97986877"/>
            <w:r w:rsidR="002B749D" w:rsidRPr="009F59E1">
              <w:rPr>
                <w:rFonts w:ascii="TH SarabunPSK" w:hAnsi="TH SarabunPSK" w:cs="TH SarabunPSK" w:hint="cs"/>
              </w:rPr>
              <w:t>Matches</w:t>
            </w:r>
            <w:bookmarkEnd w:id="8"/>
          </w:p>
        </w:tc>
        <w:tc>
          <w:tcPr>
            <w:tcW w:w="603" w:type="dxa"/>
          </w:tcPr>
          <w:p w14:paraId="119A9264" w14:textId="613B29F1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98</w:t>
            </w:r>
          </w:p>
        </w:tc>
      </w:tr>
      <w:tr w:rsidR="00ED299A" w:rsidRPr="009F59E1" w14:paraId="3F809066" w14:textId="77777777" w:rsidTr="00801142">
        <w:tc>
          <w:tcPr>
            <w:tcW w:w="616" w:type="dxa"/>
          </w:tcPr>
          <w:p w14:paraId="6CABB8E7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12E17A05" w14:textId="0BD7EECF" w:rsidR="00ED299A" w:rsidRPr="009F59E1" w:rsidRDefault="00801142" w:rsidP="00F5461B">
            <w:pPr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7.10 </w:t>
            </w:r>
            <w:r w:rsidR="002B749D" w:rsidRPr="009F59E1">
              <w:rPr>
                <w:rFonts w:ascii="TH SarabunPSK" w:hAnsi="TH SarabunPSK" w:cs="TH SarabunPSK" w:hint="cs"/>
              </w:rPr>
              <w:t xml:space="preserve">[TC10] </w:t>
            </w:r>
            <w:r w:rsidR="00C628D8" w:rsidRPr="009F59E1">
              <w:rPr>
                <w:rFonts w:ascii="TH SarabunPSK" w:hAnsi="TH SarabunPSK" w:cs="TH SarabunPSK" w:hint="cs"/>
              </w:rPr>
              <w:t>Add Review And Result</w:t>
            </w:r>
          </w:p>
        </w:tc>
        <w:tc>
          <w:tcPr>
            <w:tcW w:w="603" w:type="dxa"/>
          </w:tcPr>
          <w:p w14:paraId="6F12CE48" w14:textId="6DD820DD" w:rsidR="00ED299A" w:rsidRPr="009F59E1" w:rsidRDefault="002A7325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101</w:t>
            </w:r>
          </w:p>
        </w:tc>
      </w:tr>
      <w:tr w:rsidR="00ED299A" w:rsidRPr="009F59E1" w14:paraId="1521AC9F" w14:textId="77777777" w:rsidTr="00801142">
        <w:tc>
          <w:tcPr>
            <w:tcW w:w="616" w:type="dxa"/>
          </w:tcPr>
          <w:p w14:paraId="423076CA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584A0623" w14:textId="519CC29F" w:rsidR="00ED299A" w:rsidRPr="009F59E1" w:rsidRDefault="00801142" w:rsidP="00F5461B">
            <w:pPr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7.11 </w:t>
            </w:r>
            <w:r w:rsidR="002B749D" w:rsidRPr="009F59E1">
              <w:rPr>
                <w:rFonts w:ascii="TH SarabunPSK" w:hAnsi="TH SarabunPSK" w:cs="TH SarabunPSK" w:hint="cs"/>
              </w:rPr>
              <w:t xml:space="preserve">[TC11] </w:t>
            </w:r>
            <w:bookmarkStart w:id="9" w:name="_Hlk97987000"/>
            <w:r w:rsidR="002B749D" w:rsidRPr="009F59E1">
              <w:rPr>
                <w:rFonts w:ascii="TH SarabunPSK" w:hAnsi="TH SarabunPSK" w:cs="TH SarabunPSK" w:hint="cs"/>
              </w:rPr>
              <w:t>Chat</w:t>
            </w:r>
            <w:bookmarkEnd w:id="9"/>
          </w:p>
        </w:tc>
        <w:tc>
          <w:tcPr>
            <w:tcW w:w="603" w:type="dxa"/>
          </w:tcPr>
          <w:p w14:paraId="2ADA55FE" w14:textId="594DBCF9" w:rsidR="00ED299A" w:rsidRPr="009F59E1" w:rsidRDefault="002B749D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1</w:t>
            </w:r>
            <w:r w:rsidR="002A7325" w:rsidRPr="009F59E1">
              <w:rPr>
                <w:rFonts w:ascii="TH SarabunPSK" w:hAnsi="TH SarabunPSK" w:cs="TH SarabunPSK" w:hint="cs"/>
                <w:lang w:bidi="th-TH"/>
              </w:rPr>
              <w:t>06</w:t>
            </w:r>
          </w:p>
        </w:tc>
      </w:tr>
      <w:tr w:rsidR="00ED299A" w:rsidRPr="009F59E1" w14:paraId="1A0D6532" w14:textId="77777777" w:rsidTr="00801142">
        <w:tc>
          <w:tcPr>
            <w:tcW w:w="616" w:type="dxa"/>
          </w:tcPr>
          <w:p w14:paraId="47E7FDD8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797" w:type="dxa"/>
          </w:tcPr>
          <w:p w14:paraId="2A021625" w14:textId="2238BAF0" w:rsidR="00ED299A" w:rsidRPr="009F59E1" w:rsidRDefault="00801142" w:rsidP="00F5461B">
            <w:pPr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7.12 </w:t>
            </w:r>
            <w:r w:rsidR="002B749D" w:rsidRPr="009F59E1">
              <w:rPr>
                <w:rFonts w:ascii="TH SarabunPSK" w:hAnsi="TH SarabunPSK" w:cs="TH SarabunPSK" w:hint="cs"/>
              </w:rPr>
              <w:t xml:space="preserve">[TC12] </w:t>
            </w:r>
            <w:bookmarkStart w:id="10" w:name="_Hlk97987072"/>
            <w:r w:rsidR="002B749D" w:rsidRPr="009F59E1">
              <w:rPr>
                <w:rFonts w:ascii="TH SarabunPSK" w:hAnsi="TH SarabunPSK" w:cs="TH SarabunPSK" w:hint="cs"/>
              </w:rPr>
              <w:t>Delete Dog</w:t>
            </w:r>
            <w:bookmarkEnd w:id="10"/>
          </w:p>
        </w:tc>
        <w:tc>
          <w:tcPr>
            <w:tcW w:w="603" w:type="dxa"/>
          </w:tcPr>
          <w:p w14:paraId="2D1858A4" w14:textId="6443AE58" w:rsidR="00ED299A" w:rsidRPr="009F59E1" w:rsidRDefault="002B749D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1</w:t>
            </w:r>
            <w:r w:rsidR="002A7325" w:rsidRPr="009F59E1">
              <w:rPr>
                <w:rFonts w:ascii="TH SarabunPSK" w:hAnsi="TH SarabunPSK" w:cs="TH SarabunPSK" w:hint="cs"/>
                <w:lang w:bidi="th-TH"/>
              </w:rPr>
              <w:t>09</w:t>
            </w:r>
          </w:p>
        </w:tc>
      </w:tr>
      <w:tr w:rsidR="00ED299A" w:rsidRPr="009F59E1" w14:paraId="6128E465" w14:textId="77777777" w:rsidTr="00801142">
        <w:tc>
          <w:tcPr>
            <w:tcW w:w="616" w:type="dxa"/>
          </w:tcPr>
          <w:p w14:paraId="2E25FC7F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8</w:t>
            </w:r>
          </w:p>
        </w:tc>
        <w:tc>
          <w:tcPr>
            <w:tcW w:w="7797" w:type="dxa"/>
          </w:tcPr>
          <w:p w14:paraId="025469B5" w14:textId="77777777" w:rsidR="00ED299A" w:rsidRPr="009F59E1" w:rsidRDefault="00ED299A" w:rsidP="00F5461B">
            <w:pPr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ผลสรุปในการทดสอบ</w:t>
            </w:r>
          </w:p>
        </w:tc>
        <w:tc>
          <w:tcPr>
            <w:tcW w:w="603" w:type="dxa"/>
          </w:tcPr>
          <w:p w14:paraId="7B6808DC" w14:textId="58CF1D7A" w:rsidR="00ED299A" w:rsidRPr="009F59E1" w:rsidRDefault="002B749D" w:rsidP="00F5461B">
            <w:pPr>
              <w:spacing w:line="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11</w:t>
            </w:r>
            <w:r w:rsidR="002A7325" w:rsidRPr="009F59E1">
              <w:rPr>
                <w:rFonts w:ascii="TH SarabunPSK" w:hAnsi="TH SarabunPSK" w:cs="TH SarabunPSK" w:hint="cs"/>
                <w:lang w:bidi="th-TH"/>
              </w:rPr>
              <w:t>2</w:t>
            </w:r>
          </w:p>
        </w:tc>
      </w:tr>
      <w:tr w:rsidR="00ED299A" w:rsidRPr="009F59E1" w14:paraId="6A865B0C" w14:textId="77777777" w:rsidTr="00801142">
        <w:tc>
          <w:tcPr>
            <w:tcW w:w="616" w:type="dxa"/>
          </w:tcPr>
          <w:p w14:paraId="78CEED00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9</w:t>
            </w:r>
          </w:p>
        </w:tc>
        <w:tc>
          <w:tcPr>
            <w:tcW w:w="7797" w:type="dxa"/>
          </w:tcPr>
          <w:p w14:paraId="356711EF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สภาพแวดล้อมที่ต้องการ</w:t>
            </w:r>
          </w:p>
        </w:tc>
        <w:tc>
          <w:tcPr>
            <w:tcW w:w="603" w:type="dxa"/>
          </w:tcPr>
          <w:p w14:paraId="4E27DE42" w14:textId="596F8155" w:rsidR="00ED299A" w:rsidRPr="009F59E1" w:rsidRDefault="002B749D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11</w:t>
            </w:r>
            <w:r w:rsidR="002A7325" w:rsidRPr="009F59E1">
              <w:rPr>
                <w:rFonts w:ascii="TH SarabunPSK" w:hAnsi="TH SarabunPSK" w:cs="TH SarabunPSK" w:hint="cs"/>
                <w:lang w:bidi="th-TH"/>
              </w:rPr>
              <w:t>2</w:t>
            </w:r>
          </w:p>
        </w:tc>
      </w:tr>
      <w:tr w:rsidR="00ED299A" w:rsidRPr="009F59E1" w14:paraId="1D527528" w14:textId="77777777" w:rsidTr="00801142">
        <w:tc>
          <w:tcPr>
            <w:tcW w:w="616" w:type="dxa"/>
          </w:tcPr>
          <w:p w14:paraId="3F5FC9BB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10</w:t>
            </w:r>
          </w:p>
        </w:tc>
        <w:tc>
          <w:tcPr>
            <w:tcW w:w="7797" w:type="dxa"/>
          </w:tcPr>
          <w:p w14:paraId="58CAD3C3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เอกสารอ้างอิง (</w:t>
            </w:r>
            <w:r w:rsidRPr="009F59E1">
              <w:rPr>
                <w:rFonts w:ascii="TH SarabunPSK" w:hAnsi="TH SarabunPSK" w:cs="TH SarabunPSK" w:hint="cs"/>
              </w:rPr>
              <w:t>References)</w:t>
            </w:r>
          </w:p>
        </w:tc>
        <w:tc>
          <w:tcPr>
            <w:tcW w:w="603" w:type="dxa"/>
          </w:tcPr>
          <w:p w14:paraId="782ACEF5" w14:textId="0DE518F4" w:rsidR="00ED299A" w:rsidRPr="009F59E1" w:rsidRDefault="002B749D" w:rsidP="00F5461B">
            <w:pPr>
              <w:spacing w:line="0" w:lineRule="atLeast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11</w:t>
            </w:r>
            <w:r w:rsidR="002A7325" w:rsidRPr="009F59E1">
              <w:rPr>
                <w:rFonts w:ascii="TH SarabunPSK" w:hAnsi="TH SarabunPSK" w:cs="TH SarabunPSK" w:hint="cs"/>
                <w:lang w:bidi="th-TH"/>
              </w:rPr>
              <w:t>2</w:t>
            </w:r>
          </w:p>
        </w:tc>
      </w:tr>
      <w:tr w:rsidR="00ED299A" w:rsidRPr="009F59E1" w14:paraId="379A3CBE" w14:textId="77777777" w:rsidTr="00801142">
        <w:tc>
          <w:tcPr>
            <w:tcW w:w="616" w:type="dxa"/>
          </w:tcPr>
          <w:p w14:paraId="7F654596" w14:textId="77777777" w:rsidR="00ED299A" w:rsidRPr="009F59E1" w:rsidRDefault="00ED299A" w:rsidP="00F5461B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9F59E1">
              <w:rPr>
                <w:rFonts w:ascii="TH SarabunPSK" w:hAnsi="TH SarabunPSK" w:cs="TH SarabunPSK" w:hint="cs"/>
                <w:color w:val="000000"/>
              </w:rPr>
              <w:t>11</w:t>
            </w:r>
          </w:p>
        </w:tc>
        <w:tc>
          <w:tcPr>
            <w:tcW w:w="7797" w:type="dxa"/>
          </w:tcPr>
          <w:p w14:paraId="6B2B8553" w14:textId="77777777" w:rsidR="00ED299A" w:rsidRPr="009F59E1" w:rsidRDefault="00ED299A" w:rsidP="00F5461B">
            <w:pPr>
              <w:spacing w:line="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ภาคผนวก</w:t>
            </w:r>
          </w:p>
        </w:tc>
        <w:tc>
          <w:tcPr>
            <w:tcW w:w="603" w:type="dxa"/>
          </w:tcPr>
          <w:p w14:paraId="7FA6A87A" w14:textId="3F92BD7A" w:rsidR="00ED299A" w:rsidRPr="009F59E1" w:rsidRDefault="002B749D" w:rsidP="00F5461B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11</w:t>
            </w:r>
            <w:r w:rsidR="002A7325" w:rsidRPr="009F59E1">
              <w:rPr>
                <w:rFonts w:ascii="TH SarabunPSK" w:hAnsi="TH SarabunPSK" w:cs="TH SarabunPSK" w:hint="cs"/>
                <w:lang w:bidi="th-TH"/>
              </w:rPr>
              <w:t>2</w:t>
            </w:r>
          </w:p>
        </w:tc>
      </w:tr>
      <w:bookmarkEnd w:id="2"/>
    </w:tbl>
    <w:p w14:paraId="44F470AA" w14:textId="0FE2D5F8" w:rsidR="00ED299A" w:rsidRPr="009F59E1" w:rsidRDefault="00ED299A">
      <w:pPr>
        <w:rPr>
          <w:rFonts w:ascii="TH SarabunPSK" w:hAnsi="TH SarabunPSK" w:cs="TH SarabunPSK"/>
        </w:rPr>
      </w:pPr>
    </w:p>
    <w:p w14:paraId="0C373EF3" w14:textId="3E769811" w:rsidR="00ED299A" w:rsidRPr="009F59E1" w:rsidRDefault="00ED299A">
      <w:pPr>
        <w:rPr>
          <w:rFonts w:ascii="TH SarabunPSK" w:hAnsi="TH SarabunPSK" w:cs="TH SarabunPSK"/>
        </w:rPr>
      </w:pPr>
    </w:p>
    <w:p w14:paraId="41AF68B3" w14:textId="77777777" w:rsidR="00ED299A" w:rsidRPr="009F59E1" w:rsidRDefault="00ED299A" w:rsidP="00ED299A">
      <w:pPr>
        <w:pStyle w:val="Heading1"/>
        <w:spacing w:before="0" w:after="0"/>
        <w:ind w:left="426"/>
        <w:jc w:val="thaiDistribute"/>
        <w:rPr>
          <w:rFonts w:ascii="TH SarabunPSK" w:eastAsia="Arial Unicode MS" w:hAnsi="TH SarabunPSK" w:cs="TH SarabunPSK"/>
          <w:bCs/>
          <w:sz w:val="32"/>
          <w:szCs w:val="32"/>
        </w:rPr>
      </w:pPr>
      <w:r w:rsidRPr="009F59E1">
        <w:rPr>
          <w:rFonts w:ascii="TH SarabunPSK" w:eastAsia="Arial Unicode MS" w:hAnsi="TH SarabunPSK" w:cs="TH SarabunPSK" w:hint="cs"/>
          <w:bCs/>
          <w:sz w:val="32"/>
          <w:szCs w:val="32"/>
          <w:cs/>
        </w:rPr>
        <w:t>รหัสเอกสารกรณีทดสอบ (</w:t>
      </w:r>
      <w:r w:rsidRPr="009F59E1">
        <w:rPr>
          <w:rFonts w:ascii="TH SarabunPSK" w:eastAsia="Arial Unicode MS" w:hAnsi="TH SarabunPSK" w:cs="TH SarabunPSK" w:hint="cs"/>
          <w:bCs/>
          <w:sz w:val="32"/>
          <w:szCs w:val="32"/>
        </w:rPr>
        <w:t>Test Case Specification Identifier</w:t>
      </w:r>
      <w:r w:rsidRPr="009F59E1">
        <w:rPr>
          <w:rFonts w:ascii="TH SarabunPSK" w:eastAsia="Arial Unicode MS" w:hAnsi="TH SarabunPSK" w:cs="TH SarabunPSK" w:hint="cs"/>
          <w:bCs/>
          <w:sz w:val="32"/>
          <w:szCs w:val="32"/>
          <w:cs/>
        </w:rPr>
        <w:t>)</w:t>
      </w:r>
    </w:p>
    <w:p w14:paraId="01508548" w14:textId="608E47BC" w:rsidR="00ED299A" w:rsidRPr="009F59E1" w:rsidRDefault="00ED299A" w:rsidP="00ED299A">
      <w:pPr>
        <w:ind w:firstLine="426"/>
        <w:jc w:val="thaiDistribute"/>
        <w:rPr>
          <w:rFonts w:ascii="TH SarabunPSK" w:eastAsia="Arial Unicode MS" w:hAnsi="TH SarabunPSK" w:cs="TH SarabunPSK"/>
          <w:lang w:bidi="th-TH"/>
        </w:rPr>
      </w:pPr>
      <w:r w:rsidRPr="009F59E1">
        <w:rPr>
          <w:rFonts w:ascii="TH SarabunPSK" w:eastAsia="Arial Unicode MS" w:hAnsi="TH SarabunPSK" w:cs="TH SarabunPSK" w:hint="cs"/>
          <w:cs/>
          <w:lang w:bidi="th-TH"/>
        </w:rPr>
        <w:t xml:space="preserve">รหัสสำหรับเอกสารกรณีทดสอบคือ </w:t>
      </w:r>
      <w:r w:rsidRPr="009F59E1">
        <w:rPr>
          <w:rFonts w:ascii="TH SarabunPSK" w:eastAsia="Arial Unicode MS" w:hAnsi="TH SarabunPSK" w:cs="TH SarabunPSK" w:hint="cs"/>
          <w:lang w:bidi="th-TH"/>
        </w:rPr>
        <w:t>TC-</w:t>
      </w:r>
      <w:r w:rsidR="009F59E1" w:rsidRPr="009F59E1">
        <w:t xml:space="preserve"> </w:t>
      </w:r>
      <w:r w:rsidR="009F59E1" w:rsidRPr="007E1466">
        <w:t>DDT</w:t>
      </w:r>
      <w:r w:rsidR="009F59E1" w:rsidRPr="009F59E1">
        <w:rPr>
          <w:rFonts w:ascii="TH SarabunPSK" w:eastAsia="Arial Unicode MS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eastAsia="Arial Unicode MS" w:hAnsi="TH SarabunPSK" w:cs="TH SarabunPSK" w:hint="cs"/>
          <w:cs/>
          <w:lang w:bidi="th-TH"/>
        </w:rPr>
        <w:t>ซึ่งเอกสารนี้จะมีความเกี่ยวข้องกับเอกสารแผนการทดสอบ</w:t>
      </w:r>
      <w:r w:rsidRPr="009F59E1">
        <w:rPr>
          <w:rFonts w:ascii="TH SarabunPSK" w:eastAsia="Arial Unicode MS" w:hAnsi="TH SarabunPSK" w:cs="TH SarabunPSK" w:hint="cs"/>
          <w:lang w:bidi="th-TH"/>
        </w:rPr>
        <w:t xml:space="preserve"> (Test Plan) TP-</w:t>
      </w:r>
      <w:r w:rsidR="009F59E1" w:rsidRPr="007E1466">
        <w:t>DDT</w:t>
      </w:r>
      <w:r w:rsidRPr="009F59E1">
        <w:rPr>
          <w:rFonts w:ascii="TH SarabunPSK" w:eastAsia="Arial Unicode MS" w:hAnsi="TH SarabunPSK" w:cs="TH SarabunPSK" w:hint="cs"/>
          <w:lang w:bidi="th-TH"/>
        </w:rPr>
        <w:t xml:space="preserve"> </w:t>
      </w:r>
      <w:r w:rsidRPr="009F59E1">
        <w:rPr>
          <w:rFonts w:ascii="TH SarabunPSK" w:eastAsia="Arial Unicode MS" w:hAnsi="TH SarabunPSK" w:cs="TH SarabunPSK" w:hint="cs"/>
          <w:cs/>
          <w:lang w:bidi="th-TH"/>
        </w:rPr>
        <w:t xml:space="preserve">และเอกสารออกแบบการทดสอบ </w:t>
      </w:r>
      <w:r w:rsidRPr="009F59E1">
        <w:rPr>
          <w:rFonts w:ascii="TH SarabunPSK" w:eastAsia="Arial Unicode MS" w:hAnsi="TH SarabunPSK" w:cs="TH SarabunPSK" w:hint="cs"/>
          <w:lang w:bidi="th-TH"/>
        </w:rPr>
        <w:t>(Test Design Specification) TD-</w:t>
      </w:r>
      <w:r w:rsidR="009F59E1" w:rsidRPr="007E1466">
        <w:t>DDT</w:t>
      </w:r>
    </w:p>
    <w:p w14:paraId="66B488F5" w14:textId="3622F403" w:rsidR="00ED299A" w:rsidRPr="009F59E1" w:rsidRDefault="00ED299A">
      <w:pPr>
        <w:rPr>
          <w:rFonts w:ascii="TH SarabunPSK" w:hAnsi="TH SarabunPSK" w:cs="TH SarabunPSK"/>
        </w:rPr>
      </w:pPr>
    </w:p>
    <w:p w14:paraId="7EFAA1B9" w14:textId="77777777" w:rsidR="0091148F" w:rsidRPr="009F59E1" w:rsidRDefault="0091148F" w:rsidP="0091148F">
      <w:pPr>
        <w:pStyle w:val="Heading1"/>
        <w:spacing w:before="0" w:after="0"/>
        <w:ind w:hanging="3312"/>
        <w:jc w:val="thaiDistribute"/>
        <w:rPr>
          <w:rFonts w:ascii="TH SarabunPSK" w:eastAsia="Arial Unicode MS" w:hAnsi="TH SarabunPSK" w:cs="TH SarabunPSK"/>
          <w:bCs/>
          <w:color w:val="auto"/>
          <w:kern w:val="0"/>
          <w:sz w:val="32"/>
          <w:szCs w:val="32"/>
        </w:rPr>
      </w:pPr>
      <w:bookmarkStart w:id="11" w:name="_Toc501461678"/>
      <w:bookmarkStart w:id="12" w:name="_Toc513465643"/>
      <w:bookmarkStart w:id="13" w:name="_Toc513466047"/>
      <w:r w:rsidRPr="009F59E1">
        <w:rPr>
          <w:rFonts w:ascii="TH SarabunPSK" w:eastAsia="Arial Unicode MS" w:hAnsi="TH SarabunPSK" w:cs="TH SarabunPSK" w:hint="cs"/>
          <w:bCs/>
          <w:color w:val="auto"/>
          <w:kern w:val="0"/>
          <w:sz w:val="32"/>
          <w:szCs w:val="32"/>
          <w:cs/>
        </w:rPr>
        <w:t xml:space="preserve">บทนำ </w:t>
      </w:r>
      <w:r w:rsidRPr="009F59E1">
        <w:rPr>
          <w:rFonts w:ascii="TH SarabunPSK" w:eastAsia="Arial Unicode MS" w:hAnsi="TH SarabunPSK" w:cs="TH SarabunPSK" w:hint="cs"/>
          <w:bCs/>
          <w:color w:val="auto"/>
          <w:kern w:val="0"/>
          <w:sz w:val="32"/>
          <w:szCs w:val="32"/>
        </w:rPr>
        <w:t>(Introduction)</w:t>
      </w:r>
      <w:bookmarkEnd w:id="11"/>
      <w:bookmarkEnd w:id="12"/>
      <w:bookmarkEnd w:id="13"/>
    </w:p>
    <w:p w14:paraId="4E848CCC" w14:textId="61554317" w:rsidR="0091148F" w:rsidRPr="009F59E1" w:rsidRDefault="0091148F" w:rsidP="0091148F">
      <w:pPr>
        <w:autoSpaceDE w:val="0"/>
        <w:autoSpaceDN w:val="0"/>
        <w:adjustRightInd w:val="0"/>
        <w:ind w:firstLine="720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  <w:lang w:bidi="th-TH"/>
        </w:rPr>
        <w:t>ในทางปฏิบัติแล้วการออกแบบการทดสอบในการทดสอบระบบนี้จะสร้างกรณีทดสอบ</w:t>
      </w:r>
      <w:r w:rsidRPr="009F59E1">
        <w:rPr>
          <w:rFonts w:ascii="TH SarabunPSK" w:eastAsia="Arial Unicode MS" w:hAnsi="TH SarabunPSK" w:cs="TH SarabunPSK" w:hint="cs"/>
          <w:color w:val="000000"/>
          <w:lang w:bidi="th-TH"/>
        </w:rPr>
        <w:t xml:space="preserve"> (Test Case) </w:t>
      </w:r>
      <w:r w:rsidRPr="009F59E1">
        <w:rPr>
          <w:rFonts w:ascii="TH SarabunPSK" w:eastAsia="Arial Unicode MS" w:hAnsi="TH SarabunPSK" w:cs="TH SarabunPSK" w:hint="cs"/>
          <w:color w:val="000000"/>
          <w:cs/>
          <w:lang w:bidi="th-TH"/>
        </w:rPr>
        <w:t>ที่ใช้สำหรับการทดสอบเป็นหลักโดยมีองค์ประกอบต่าง ๆ ในรูปของการกำหนดรายละเอียดของสถานการณ์ซึ่งอยู่ในรูปลำดับเหตุการณ์ต่าง ๆ ที่เกิดขึ้นภายในระบบซึ่งในกรณีนี้จะได้แก่ขั้นตอนของเหตุการณ์ที่ปรากฏอยู่ในยูสเคสนั่นเองโดยการสร้างกรณีทดสอบที่ต้องอาศัยข้อมูลที่ทดสอบจากความต้องการของระบบโดยการสร้างกรณีทดสอบจะใช้หมายเลขชื่อย่อหรือรหัสรวมถึงการแสดงลำดับจำนวนของสถานการณ์ที่เกิดขึ้นเทคนิคในการทดสอบที่ถูกเลือกจะนำมาถูกใช้ร่วมกับการออกแบบกรณีทดสอบสาหรับการทดสอบรวมถึงผลลัพธ์ที่คาดไว้ซึ่งการจัดทาเอกสารฉบับนี้จะประกอบด้วยข้อมูลที่ใช้ในการทดสอบจะอ้างอิงตามเงื่อนไขที่กำหนดไว้ในเอกสารออกแบบการทดสอบ</w:t>
      </w:r>
      <w:r w:rsidRPr="009F59E1">
        <w:rPr>
          <w:rFonts w:ascii="TH SarabunPSK" w:eastAsia="Arial Unicode MS" w:hAnsi="TH SarabunPSK" w:cs="TH SarabunPSK" w:hint="cs"/>
          <w:color w:val="000000"/>
          <w:lang w:bidi="th-TH"/>
        </w:rPr>
        <w:t xml:space="preserve"> Test Design Specification (TD-</w:t>
      </w:r>
      <w:r w:rsidR="009F59E1" w:rsidRPr="007E1466">
        <w:t>DDT</w:t>
      </w:r>
      <w:r w:rsidRPr="009F59E1">
        <w:rPr>
          <w:rFonts w:ascii="TH SarabunPSK" w:eastAsia="Arial Unicode MS" w:hAnsi="TH SarabunPSK" w:cs="TH SarabunPSK" w:hint="cs"/>
          <w:color w:val="000000"/>
          <w:lang w:bidi="th-TH"/>
        </w:rPr>
        <w:t xml:space="preserve">) </w:t>
      </w:r>
    </w:p>
    <w:p w14:paraId="1E796384" w14:textId="77777777" w:rsidR="003E7877" w:rsidRPr="009F59E1" w:rsidRDefault="003E7877" w:rsidP="0091148F">
      <w:pPr>
        <w:autoSpaceDE w:val="0"/>
        <w:autoSpaceDN w:val="0"/>
        <w:adjustRightInd w:val="0"/>
        <w:ind w:firstLine="720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</w:p>
    <w:p w14:paraId="55B1E50F" w14:textId="77777777" w:rsidR="003E7877" w:rsidRPr="009F59E1" w:rsidRDefault="003E7877" w:rsidP="003E7877">
      <w:pPr>
        <w:pStyle w:val="Heading1"/>
        <w:spacing w:before="0" w:after="0"/>
        <w:ind w:hanging="3312"/>
        <w:jc w:val="thaiDistribute"/>
        <w:rPr>
          <w:rFonts w:ascii="TH SarabunPSK" w:eastAsia="Arial Unicode MS" w:hAnsi="TH SarabunPSK" w:cs="TH SarabunPSK"/>
          <w:bCs/>
          <w:color w:val="auto"/>
          <w:kern w:val="0"/>
          <w:sz w:val="32"/>
          <w:szCs w:val="32"/>
        </w:rPr>
      </w:pPr>
      <w:bookmarkStart w:id="14" w:name="_Toc501461679"/>
      <w:bookmarkStart w:id="15" w:name="_Toc513465644"/>
      <w:bookmarkStart w:id="16" w:name="_Toc513466048"/>
      <w:r w:rsidRPr="009F59E1">
        <w:rPr>
          <w:rFonts w:ascii="TH SarabunPSK" w:eastAsia="Arial Unicode MS" w:hAnsi="TH SarabunPSK" w:cs="TH SarabunPSK" w:hint="cs"/>
          <w:bCs/>
          <w:color w:val="auto"/>
          <w:kern w:val="0"/>
          <w:sz w:val="32"/>
          <w:szCs w:val="32"/>
          <w:cs/>
        </w:rPr>
        <w:t>ภาพรวม</w:t>
      </w:r>
      <w:r w:rsidRPr="009F59E1">
        <w:rPr>
          <w:rFonts w:ascii="TH SarabunPSK" w:eastAsia="Arial Unicode MS" w:hAnsi="TH SarabunPSK" w:cs="TH SarabunPSK" w:hint="cs"/>
          <w:bCs/>
          <w:color w:val="auto"/>
          <w:kern w:val="0"/>
          <w:sz w:val="32"/>
          <w:szCs w:val="32"/>
        </w:rPr>
        <w:t xml:space="preserve"> (Overview)</w:t>
      </w:r>
      <w:bookmarkEnd w:id="14"/>
      <w:bookmarkEnd w:id="15"/>
      <w:bookmarkEnd w:id="16"/>
    </w:p>
    <w:p w14:paraId="555A5898" w14:textId="77777777" w:rsidR="0091148F" w:rsidRPr="009F59E1" w:rsidRDefault="0091148F" w:rsidP="0091148F">
      <w:pPr>
        <w:pStyle w:val="ListParagraph"/>
        <w:ind w:left="180" w:firstLine="36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วัตถุประสงค์หลักในการออกแบบกรณีทดสอบหรือสถานการณ์ที่เกิดขึ้นของการทดสอบ เพื่อให้การ ทดสอบเป็นไปอย่างถูกต้อง ซึ่งในกลุ่มของตัวแปรหรือเงื่อนไขที่เกิดขึ้นตามการศึกษาความต้องการของระบบที่กำหนดไว้ โดยกรณีทดสอบที่ออกแบบรวมไปถึงผลลัพธ์ที่คาดไว้ เพื่อใช้สำหรับทดสอบการทำงานของระบบที่พัฒนาขึ้น จากนั้นนำไปแปลงเป็นชุดข้อมูลการทดสอบเพื่อนำไปประยุกต์ใช้ในการทดสอบจริงทั้งแบบมือ (</w:t>
      </w:r>
      <w:r w:rsidRPr="009F59E1">
        <w:rPr>
          <w:rFonts w:ascii="TH SarabunPSK" w:hAnsi="TH SarabunPSK" w:cs="TH SarabunPSK" w:hint="cs"/>
        </w:rPr>
        <w:t xml:space="preserve">Manual Testing) </w:t>
      </w:r>
      <w:r w:rsidRPr="009F59E1">
        <w:rPr>
          <w:rFonts w:ascii="TH SarabunPSK" w:hAnsi="TH SarabunPSK" w:cs="TH SarabunPSK" w:hint="cs"/>
          <w:cs/>
          <w:lang w:bidi="th-TH"/>
        </w:rPr>
        <w:t>และด้วยเครื่องมืออัตโนมัติ (</w:t>
      </w:r>
      <w:r w:rsidRPr="009F59E1">
        <w:rPr>
          <w:rFonts w:ascii="TH SarabunPSK" w:hAnsi="TH SarabunPSK" w:cs="TH SarabunPSK" w:hint="cs"/>
        </w:rPr>
        <w:t>Automated Testing)</w:t>
      </w:r>
    </w:p>
    <w:p w14:paraId="144AC0BF" w14:textId="77777777" w:rsidR="00B32905" w:rsidRPr="009F59E1" w:rsidRDefault="00B32905" w:rsidP="00B32905">
      <w:pPr>
        <w:jc w:val="thaiDistribute"/>
        <w:rPr>
          <w:rFonts w:ascii="TH SarabunPSK" w:eastAsia="Arial Unicode MS" w:hAnsi="TH SarabunPSK" w:cs="TH SarabunPSK"/>
        </w:rPr>
      </w:pPr>
    </w:p>
    <w:p w14:paraId="12D1284C" w14:textId="77777777" w:rsidR="00B32905" w:rsidRPr="009F59E1" w:rsidRDefault="00B32905" w:rsidP="00B32905">
      <w:pPr>
        <w:pStyle w:val="Heading1"/>
        <w:tabs>
          <w:tab w:val="clear" w:pos="431"/>
          <w:tab w:val="num" w:pos="426"/>
        </w:tabs>
        <w:spacing w:before="0" w:after="0"/>
        <w:ind w:left="567" w:hanging="567"/>
        <w:jc w:val="thaiDistribute"/>
        <w:rPr>
          <w:rFonts w:ascii="TH SarabunPSK" w:eastAsia="Arial Unicode MS" w:hAnsi="TH SarabunPSK" w:cs="TH SarabunPSK"/>
          <w:sz w:val="32"/>
          <w:szCs w:val="32"/>
        </w:rPr>
      </w:pPr>
      <w:bookmarkStart w:id="17" w:name="_Toc470294447"/>
      <w:bookmarkStart w:id="18" w:name="_Toc480898443"/>
      <w:bookmarkStart w:id="19" w:name="_Toc482281476"/>
      <w:bookmarkStart w:id="20" w:name="_Toc482287748"/>
      <w:bookmarkStart w:id="21" w:name="_Toc482289653"/>
      <w:bookmarkStart w:id="22" w:name="_Toc482354218"/>
      <w:bookmarkStart w:id="23" w:name="_Toc482376137"/>
      <w:bookmarkStart w:id="24" w:name="_Toc482650278"/>
      <w:bookmarkStart w:id="25" w:name="_Toc482720784"/>
      <w:bookmarkStart w:id="26" w:name="_Toc501461680"/>
      <w:bookmarkStart w:id="27" w:name="_Toc513465645"/>
      <w:bookmarkStart w:id="28" w:name="_Toc513466049"/>
      <w:r w:rsidRPr="009F59E1">
        <w:rPr>
          <w:rFonts w:ascii="TH SarabunPSK" w:eastAsia="Arial Unicode MS" w:hAnsi="TH SarabunPSK" w:cs="TH SarabunPSK" w:hint="cs"/>
          <w:sz w:val="32"/>
          <w:szCs w:val="32"/>
        </w:rPr>
        <w:t>Assumptions / Constraints / Risks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7D0394F7" w14:textId="77777777" w:rsidR="00B32905" w:rsidRPr="009F59E1" w:rsidRDefault="00B32905" w:rsidP="00B32905">
      <w:pPr>
        <w:pStyle w:val="Heading2"/>
        <w:tabs>
          <w:tab w:val="clear" w:pos="567"/>
          <w:tab w:val="num" w:pos="851"/>
        </w:tabs>
        <w:spacing w:before="0" w:after="0"/>
        <w:ind w:left="567" w:hanging="150"/>
        <w:jc w:val="thaiDistribute"/>
        <w:rPr>
          <w:rFonts w:ascii="TH SarabunPSK" w:eastAsia="Arial Unicode MS" w:hAnsi="TH SarabunPSK" w:cs="TH SarabunPSK"/>
          <w:bCs/>
          <w:szCs w:val="32"/>
          <w:lang w:bidi="th-TH"/>
        </w:rPr>
      </w:pPr>
      <w:bookmarkStart w:id="29" w:name="_Toc469451486"/>
      <w:bookmarkStart w:id="30" w:name="_Toc470294448"/>
      <w:bookmarkStart w:id="31" w:name="_Toc480898444"/>
      <w:bookmarkStart w:id="32" w:name="_Toc482281477"/>
      <w:bookmarkStart w:id="33" w:name="_Toc482287749"/>
      <w:bookmarkStart w:id="34" w:name="_Toc482289654"/>
      <w:bookmarkStart w:id="35" w:name="_Toc482353104"/>
      <w:bookmarkStart w:id="36" w:name="_Toc482354219"/>
      <w:bookmarkStart w:id="37" w:name="_Toc482354601"/>
      <w:bookmarkStart w:id="38" w:name="_Toc482376138"/>
      <w:bookmarkStart w:id="39" w:name="_Toc482650279"/>
      <w:bookmarkStart w:id="40" w:name="_Toc482719163"/>
      <w:bookmarkStart w:id="41" w:name="_Toc482720785"/>
      <w:bookmarkStart w:id="42" w:name="_Toc482721104"/>
      <w:bookmarkStart w:id="43" w:name="_Toc501461681"/>
      <w:bookmarkStart w:id="44" w:name="_Toc513465646"/>
      <w:bookmarkStart w:id="45" w:name="_Toc513466050"/>
      <w:r w:rsidRPr="009F59E1">
        <w:rPr>
          <w:rFonts w:ascii="TH SarabunPSK" w:eastAsia="Arial Unicode MS" w:hAnsi="TH SarabunPSK" w:cs="TH SarabunPSK" w:hint="cs"/>
          <w:bCs/>
          <w:szCs w:val="32"/>
          <w:cs/>
          <w:lang w:bidi="th-TH"/>
        </w:rPr>
        <w:t>สมมติฐาน (</w:t>
      </w:r>
      <w:r w:rsidRPr="009F59E1">
        <w:rPr>
          <w:rFonts w:ascii="TH SarabunPSK" w:eastAsia="Arial Unicode MS" w:hAnsi="TH SarabunPSK" w:cs="TH SarabunPSK" w:hint="cs"/>
          <w:bCs/>
          <w:szCs w:val="32"/>
          <w:lang w:bidi="th-TH"/>
        </w:rPr>
        <w:t>Assumptions)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0D76D220" w14:textId="77777777" w:rsidR="00B32905" w:rsidRPr="009F59E1" w:rsidRDefault="00B32905" w:rsidP="00B3290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</w:rPr>
        <w:t>ผู้ใช้ระบบมีความเข้าใจง่ายในการใช้งานฟังก์ชันต่าง ๆ ของระบบ</w:t>
      </w:r>
    </w:p>
    <w:p w14:paraId="056F1B88" w14:textId="7A71D6D2" w:rsidR="00B32905" w:rsidRPr="009F59E1" w:rsidRDefault="00B32905" w:rsidP="00B3290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</w:rPr>
        <w:t>ผู้ใช้ระบบเป็นบุคคลทั่วไปที่มีพื้นฐานทางด้านการเขียนโปรแกรมมาแล้วอย่างน้อย</w:t>
      </w:r>
      <w:r w:rsidRPr="009F59E1">
        <w:rPr>
          <w:rFonts w:ascii="TH SarabunPSK" w:eastAsia="Arial Unicode MS" w:hAnsi="TH SarabunPSK" w:cs="TH SarabunPSK" w:hint="cs"/>
          <w:color w:val="000000"/>
        </w:rPr>
        <w:t xml:space="preserve"> 1 </w:t>
      </w:r>
      <w:r w:rsidRPr="009F59E1">
        <w:rPr>
          <w:rFonts w:ascii="TH SarabunPSK" w:eastAsia="Arial Unicode MS" w:hAnsi="TH SarabunPSK" w:cs="TH SarabunPSK" w:hint="cs"/>
          <w:color w:val="000000"/>
          <w:cs/>
        </w:rPr>
        <w:t>ภาษา</w:t>
      </w:r>
    </w:p>
    <w:p w14:paraId="127FE0BD" w14:textId="77777777" w:rsidR="00B32905" w:rsidRPr="009F59E1" w:rsidRDefault="00B32905" w:rsidP="00B32905">
      <w:pPr>
        <w:pStyle w:val="Heading2"/>
        <w:tabs>
          <w:tab w:val="num" w:pos="567"/>
          <w:tab w:val="left" w:pos="851"/>
        </w:tabs>
        <w:spacing w:before="0" w:after="0"/>
        <w:ind w:left="431" w:hanging="6"/>
        <w:jc w:val="thaiDistribute"/>
        <w:rPr>
          <w:rFonts w:ascii="TH SarabunPSK" w:eastAsia="Arial Unicode MS" w:hAnsi="TH SarabunPSK" w:cs="TH SarabunPSK"/>
          <w:bCs/>
          <w:szCs w:val="32"/>
          <w:lang w:bidi="th-TH"/>
        </w:rPr>
      </w:pPr>
      <w:bookmarkStart w:id="46" w:name="_Toc469451487"/>
      <w:bookmarkStart w:id="47" w:name="_Toc470294449"/>
      <w:bookmarkStart w:id="48" w:name="_Toc480898445"/>
      <w:bookmarkStart w:id="49" w:name="_Toc482281478"/>
      <w:bookmarkStart w:id="50" w:name="_Toc482287750"/>
      <w:bookmarkStart w:id="51" w:name="_Toc482289655"/>
      <w:bookmarkStart w:id="52" w:name="_Toc482353105"/>
      <w:bookmarkStart w:id="53" w:name="_Toc482354220"/>
      <w:bookmarkStart w:id="54" w:name="_Toc482354602"/>
      <w:bookmarkStart w:id="55" w:name="_Toc482376139"/>
      <w:bookmarkStart w:id="56" w:name="_Toc482650280"/>
      <w:bookmarkStart w:id="57" w:name="_Toc482719164"/>
      <w:bookmarkStart w:id="58" w:name="_Toc482720786"/>
      <w:bookmarkStart w:id="59" w:name="_Toc482721105"/>
      <w:bookmarkStart w:id="60" w:name="_Toc501461682"/>
      <w:bookmarkStart w:id="61" w:name="_Toc513465647"/>
      <w:bookmarkStart w:id="62" w:name="_Toc513466051"/>
      <w:r w:rsidRPr="009F59E1">
        <w:rPr>
          <w:rFonts w:ascii="TH SarabunPSK" w:eastAsia="Arial Unicode MS" w:hAnsi="TH SarabunPSK" w:cs="TH SarabunPSK" w:hint="cs"/>
          <w:bCs/>
          <w:szCs w:val="32"/>
          <w:cs/>
          <w:lang w:bidi="th-TH"/>
        </w:rPr>
        <w:t>ข้อจำกัด (</w:t>
      </w:r>
      <w:r w:rsidRPr="009F59E1">
        <w:rPr>
          <w:rFonts w:ascii="TH SarabunPSK" w:eastAsia="Arial Unicode MS" w:hAnsi="TH SarabunPSK" w:cs="TH SarabunPSK" w:hint="cs"/>
          <w:bCs/>
          <w:szCs w:val="32"/>
          <w:lang w:bidi="th-TH"/>
        </w:rPr>
        <w:t>Constrains)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4EDD6C34" w14:textId="77777777" w:rsidR="00B32905" w:rsidRPr="009F59E1" w:rsidRDefault="00B32905" w:rsidP="00B32905">
      <w:pPr>
        <w:autoSpaceDE w:val="0"/>
        <w:autoSpaceDN w:val="0"/>
        <w:adjustRightInd w:val="0"/>
        <w:ind w:firstLine="720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  <w:lang w:bidi="th-TH"/>
        </w:rPr>
        <w:t>การอธิบายข้อจำกัดใด ๆ ที่เฉพาะเจาะจงของกรณีทดสอบที่มีผลกระทบสำคัญในการทดสอบจะอธิบายกรณีที่สอดคล้องกับการทดสอบดังต่อไปนี้</w:t>
      </w:r>
    </w:p>
    <w:p w14:paraId="1F8CF3EA" w14:textId="77777777" w:rsidR="00B32905" w:rsidRPr="009F59E1" w:rsidRDefault="00B32905" w:rsidP="00B3290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</w:rPr>
        <w:t>เอกสารความต้องการของระบบไม่ครบถ้วนสมบูรณ์อย่างเช่นขาดความต้องการของระบบในส่วนของการทำงานบางฟังก์ชันและบางฟังก์ชันมีการทางานซับซ้อนต้องใช้เวลาทาความเข้าใจ</w:t>
      </w:r>
    </w:p>
    <w:p w14:paraId="7D76167F" w14:textId="77777777" w:rsidR="00B32905" w:rsidRPr="009F59E1" w:rsidRDefault="00B32905" w:rsidP="00B3290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</w:rPr>
        <w:t>ความสามารถและความรู้ในการออกแบบกรณีทดสอบมีไม่มากนักจึงต้องมีการศึกษาเพิ่มเติม</w:t>
      </w:r>
    </w:p>
    <w:p w14:paraId="3649F2B5" w14:textId="77777777" w:rsidR="00B32905" w:rsidRPr="009F59E1" w:rsidRDefault="00B32905" w:rsidP="00B3290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</w:rPr>
        <w:t>ฮาร์ดแวร์และซอฟต์แวร์ในการทดสอบไม่เสถียรต่อเครื่องมือที่ใช้ในการทดสอบ</w:t>
      </w:r>
    </w:p>
    <w:p w14:paraId="4DF0EB3C" w14:textId="77777777" w:rsidR="00B32905" w:rsidRPr="009F59E1" w:rsidRDefault="00B32905" w:rsidP="00B32905">
      <w:pPr>
        <w:pStyle w:val="Heading2"/>
        <w:tabs>
          <w:tab w:val="clear" w:pos="567"/>
          <w:tab w:val="num" w:pos="709"/>
          <w:tab w:val="left" w:pos="851"/>
        </w:tabs>
        <w:spacing w:before="0" w:after="0"/>
        <w:ind w:left="431" w:hanging="6"/>
        <w:jc w:val="thaiDistribute"/>
        <w:rPr>
          <w:rFonts w:ascii="TH SarabunPSK" w:eastAsia="Arial Unicode MS" w:hAnsi="TH SarabunPSK" w:cs="TH SarabunPSK"/>
          <w:bCs/>
          <w:szCs w:val="32"/>
          <w:lang w:bidi="th-TH"/>
        </w:rPr>
      </w:pPr>
      <w:bookmarkStart w:id="63" w:name="_Toc469451488"/>
      <w:bookmarkStart w:id="64" w:name="_Toc470294450"/>
      <w:bookmarkStart w:id="65" w:name="_Toc480898446"/>
      <w:bookmarkStart w:id="66" w:name="_Toc482281479"/>
      <w:bookmarkStart w:id="67" w:name="_Toc482287751"/>
      <w:bookmarkStart w:id="68" w:name="_Toc482289656"/>
      <w:bookmarkStart w:id="69" w:name="_Toc482353106"/>
      <w:bookmarkStart w:id="70" w:name="_Toc482354221"/>
      <w:bookmarkStart w:id="71" w:name="_Toc482354603"/>
      <w:bookmarkStart w:id="72" w:name="_Toc482376140"/>
      <w:bookmarkStart w:id="73" w:name="_Toc482650281"/>
      <w:bookmarkStart w:id="74" w:name="_Toc482719165"/>
      <w:bookmarkStart w:id="75" w:name="_Toc482720787"/>
      <w:bookmarkStart w:id="76" w:name="_Toc482721106"/>
      <w:bookmarkStart w:id="77" w:name="_Toc501461683"/>
      <w:bookmarkStart w:id="78" w:name="_Toc513465648"/>
      <w:bookmarkStart w:id="79" w:name="_Toc513466052"/>
      <w:r w:rsidRPr="009F59E1">
        <w:rPr>
          <w:rFonts w:ascii="TH SarabunPSK" w:eastAsia="Arial Unicode MS" w:hAnsi="TH SarabunPSK" w:cs="TH SarabunPSK" w:hint="cs"/>
          <w:bCs/>
          <w:szCs w:val="32"/>
          <w:cs/>
          <w:lang w:bidi="th-TH"/>
        </w:rPr>
        <w:t>ความเสี่ยง (</w:t>
      </w:r>
      <w:r w:rsidRPr="009F59E1">
        <w:rPr>
          <w:rFonts w:ascii="TH SarabunPSK" w:eastAsia="Arial Unicode MS" w:hAnsi="TH SarabunPSK" w:cs="TH SarabunPSK" w:hint="cs"/>
          <w:bCs/>
          <w:szCs w:val="32"/>
          <w:lang w:bidi="th-TH"/>
        </w:rPr>
        <w:t>Risks)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14:paraId="2E7D42B3" w14:textId="77777777" w:rsidR="00B32905" w:rsidRPr="009F59E1" w:rsidRDefault="00B32905" w:rsidP="00B32905">
      <w:pPr>
        <w:autoSpaceDE w:val="0"/>
        <w:autoSpaceDN w:val="0"/>
        <w:adjustRightInd w:val="0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  <w:lang w:bidi="th-TH"/>
        </w:rPr>
        <w:t>การอธิบายความเสี่ยงใด ๆ ที่เกี่ยวข้องกับการทดสอบของการออกแบบกรณีทดสอบดังนี้</w:t>
      </w:r>
    </w:p>
    <w:p w14:paraId="1674A811" w14:textId="77777777" w:rsidR="00B32905" w:rsidRPr="009F59E1" w:rsidRDefault="00B32905" w:rsidP="00B3290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</w:rPr>
        <w:t>การจัดทำเอกสารทางเทคนิคสำหรับการทดสอบทั้งเอกสาร</w:t>
      </w:r>
      <w:r w:rsidRPr="009F59E1">
        <w:rPr>
          <w:rFonts w:ascii="TH SarabunPSK" w:eastAsia="Arial Unicode MS" w:hAnsi="TH SarabunPSK" w:cs="TH SarabunPSK" w:hint="cs"/>
          <w:color w:val="000000"/>
        </w:rPr>
        <w:t xml:space="preserve"> Test Plan, Test Design Specification </w:t>
      </w:r>
      <w:r w:rsidRPr="009F59E1">
        <w:rPr>
          <w:rFonts w:ascii="TH SarabunPSK" w:eastAsia="Arial Unicode MS" w:hAnsi="TH SarabunPSK" w:cs="TH SarabunPSK" w:hint="cs"/>
          <w:color w:val="000000"/>
          <w:cs/>
        </w:rPr>
        <w:t>และเอกสาร</w:t>
      </w:r>
      <w:r w:rsidRPr="009F59E1">
        <w:rPr>
          <w:rFonts w:ascii="TH SarabunPSK" w:eastAsia="Arial Unicode MS" w:hAnsi="TH SarabunPSK" w:cs="TH SarabunPSK" w:hint="cs"/>
          <w:color w:val="000000"/>
        </w:rPr>
        <w:t xml:space="preserve"> Test Case Specification </w:t>
      </w:r>
      <w:r w:rsidRPr="009F59E1">
        <w:rPr>
          <w:rFonts w:ascii="TH SarabunPSK" w:eastAsia="Arial Unicode MS" w:hAnsi="TH SarabunPSK" w:cs="TH SarabunPSK" w:hint="cs"/>
          <w:color w:val="000000"/>
          <w:cs/>
        </w:rPr>
        <w:t>ตลอดจนการวางแผนการทดสอบมีเวลาจำกัดซึ่งใช้เวลาศึกษาและจัดทำพอสมควร</w:t>
      </w:r>
    </w:p>
    <w:p w14:paraId="14606241" w14:textId="1F1E933E" w:rsidR="00B32905" w:rsidRPr="009F59E1" w:rsidRDefault="00B32905" w:rsidP="00B3290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  <w:r w:rsidRPr="009F59E1">
        <w:rPr>
          <w:rFonts w:ascii="TH SarabunPSK" w:eastAsia="Arial Unicode MS" w:hAnsi="TH SarabunPSK" w:cs="TH SarabunPSK" w:hint="cs"/>
          <w:color w:val="000000"/>
          <w:cs/>
        </w:rPr>
        <w:t>สคริปต์สำหรับการทดสอบบนเครื่องมืออัตโนมัติส</w:t>
      </w:r>
      <w:r w:rsidR="009F59E1">
        <w:rPr>
          <w:rFonts w:ascii="TH SarabunPSK" w:eastAsia="Arial Unicode MS" w:hAnsi="TH SarabunPSK" w:cs="TH SarabunPSK" w:hint="cs"/>
          <w:color w:val="000000"/>
          <w:cs/>
          <w:lang w:bidi="th-TH"/>
        </w:rPr>
        <w:t>ำ</w:t>
      </w:r>
      <w:r w:rsidRPr="009F59E1">
        <w:rPr>
          <w:rFonts w:ascii="TH SarabunPSK" w:eastAsia="Arial Unicode MS" w:hAnsi="TH SarabunPSK" w:cs="TH SarabunPSK" w:hint="cs"/>
          <w:color w:val="000000"/>
          <w:cs/>
        </w:rPr>
        <w:t>หรับ</w:t>
      </w:r>
      <w:r w:rsidRPr="009F59E1">
        <w:rPr>
          <w:rFonts w:ascii="TH SarabunPSK" w:eastAsia="Arial Unicode MS" w:hAnsi="TH SarabunPSK" w:cs="TH SarabunPSK" w:hint="cs"/>
          <w:color w:val="000000"/>
        </w:rPr>
        <w:t xml:space="preserve"> </w:t>
      </w:r>
      <w:r w:rsidR="009F59E1">
        <w:rPr>
          <w:rFonts w:ascii="TH SarabunPSK" w:eastAsia="Arial Unicode MS" w:hAnsi="TH SarabunPSK" w:cs="TH SarabunPSK"/>
          <w:color w:val="000000"/>
          <w:lang w:bidi="th-TH"/>
        </w:rPr>
        <w:t>Robot Framework</w:t>
      </w:r>
      <w:r w:rsidRPr="009F59E1">
        <w:rPr>
          <w:rFonts w:ascii="TH SarabunPSK" w:eastAsia="Arial Unicode MS" w:hAnsi="TH SarabunPSK" w:cs="TH SarabunPSK" w:hint="cs"/>
          <w:color w:val="000000"/>
        </w:rPr>
        <w:t xml:space="preserve"> </w:t>
      </w:r>
      <w:r w:rsidRPr="009F59E1">
        <w:rPr>
          <w:rFonts w:ascii="TH SarabunPSK" w:eastAsia="Arial Unicode MS" w:hAnsi="TH SarabunPSK" w:cs="TH SarabunPSK" w:hint="cs"/>
          <w:color w:val="000000"/>
          <w:cs/>
        </w:rPr>
        <w:t>ยังไม่เสร็จสมบูรณ์เพื่อการใช้งานช้าได้ในการทดสอบระบบอื่นเนื่องจากมีข้อจากัดของเวลาในการพัฒนาสคริปต์เพื่อการทดสอบนี้</w:t>
      </w:r>
    </w:p>
    <w:p w14:paraId="3E057DBE" w14:textId="77777777" w:rsidR="00B32905" w:rsidRPr="009F59E1" w:rsidRDefault="00B32905" w:rsidP="00B32905">
      <w:pPr>
        <w:pStyle w:val="ListParagraph"/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</w:p>
    <w:p w14:paraId="5E3578CC" w14:textId="77777777" w:rsidR="00B32905" w:rsidRPr="009F59E1" w:rsidRDefault="00B32905" w:rsidP="00B32905">
      <w:pPr>
        <w:pStyle w:val="Heading1"/>
        <w:tabs>
          <w:tab w:val="clear" w:pos="431"/>
          <w:tab w:val="num" w:pos="426"/>
        </w:tabs>
        <w:spacing w:before="0" w:after="0"/>
        <w:ind w:left="567" w:hanging="567"/>
        <w:rPr>
          <w:rFonts w:ascii="TH SarabunPSK" w:eastAsia="Arial Unicode MS" w:hAnsi="TH SarabunPSK" w:cs="TH SarabunPSK"/>
          <w:sz w:val="32"/>
          <w:szCs w:val="32"/>
        </w:rPr>
      </w:pPr>
      <w:bookmarkStart w:id="80" w:name="_Toc470294451"/>
      <w:bookmarkStart w:id="81" w:name="_Toc480898447"/>
      <w:bookmarkStart w:id="82" w:name="_Toc482281480"/>
      <w:bookmarkStart w:id="83" w:name="_Toc482287752"/>
      <w:bookmarkStart w:id="84" w:name="_Toc482289657"/>
      <w:bookmarkStart w:id="85" w:name="_Toc482354222"/>
      <w:bookmarkStart w:id="86" w:name="_Toc482376141"/>
      <w:bookmarkStart w:id="87" w:name="_Toc482650282"/>
      <w:bookmarkStart w:id="88" w:name="_Toc482720788"/>
      <w:bookmarkStart w:id="89" w:name="_Toc501461684"/>
      <w:bookmarkStart w:id="90" w:name="_Toc513465649"/>
      <w:bookmarkStart w:id="91" w:name="_Toc513466053"/>
      <w:r w:rsidRPr="009F59E1">
        <w:rPr>
          <w:rFonts w:ascii="TH SarabunPSK" w:eastAsia="Arial Unicode MS" w:hAnsi="TH SarabunPSK" w:cs="TH SarabunPSK" w:hint="cs"/>
          <w:b w:val="0"/>
          <w:bCs/>
          <w:sz w:val="32"/>
          <w:szCs w:val="32"/>
          <w:cs/>
        </w:rPr>
        <w:t xml:space="preserve">สรุปกรณีทดสอบ </w:t>
      </w:r>
      <w:r w:rsidRPr="009F59E1">
        <w:rPr>
          <w:rFonts w:ascii="TH SarabunPSK" w:eastAsia="Arial Unicode MS" w:hAnsi="TH SarabunPSK" w:cs="TH SarabunPSK" w:hint="cs"/>
          <w:sz w:val="32"/>
          <w:szCs w:val="32"/>
        </w:rPr>
        <w:t>(Test Case Summary)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44681329" w14:textId="77777777" w:rsidR="00B32905" w:rsidRPr="009F59E1" w:rsidRDefault="00B32905" w:rsidP="00B32905">
      <w:pPr>
        <w:pStyle w:val="Heading2"/>
        <w:numPr>
          <w:ilvl w:val="0"/>
          <w:numId w:val="0"/>
        </w:numPr>
        <w:spacing w:before="0" w:after="0"/>
        <w:ind w:left="576" w:hanging="576"/>
        <w:rPr>
          <w:rFonts w:ascii="TH SarabunPSK" w:eastAsia="Arial Unicode MS" w:hAnsi="TH SarabunPSK" w:cs="TH SarabunPSK"/>
          <w:b w:val="0"/>
          <w:bCs/>
          <w:szCs w:val="32"/>
          <w:lang w:bidi="th-TH"/>
        </w:rPr>
      </w:pPr>
      <w:bookmarkStart w:id="92" w:name="_Toc482280356"/>
      <w:bookmarkStart w:id="93" w:name="_Toc482281481"/>
      <w:bookmarkStart w:id="94" w:name="_Toc482287753"/>
      <w:bookmarkStart w:id="95" w:name="_Toc482289658"/>
      <w:bookmarkStart w:id="96" w:name="_Toc482353108"/>
      <w:bookmarkStart w:id="97" w:name="_Toc482354605"/>
      <w:bookmarkStart w:id="98" w:name="_Toc482650283"/>
      <w:bookmarkStart w:id="99" w:name="_Toc482719167"/>
      <w:bookmarkStart w:id="100" w:name="_Toc482721108"/>
      <w:bookmarkStart w:id="101" w:name="_Toc501469896"/>
      <w:bookmarkStart w:id="102" w:name="_Toc513456063"/>
      <w:bookmarkStart w:id="103" w:name="_Toc513465650"/>
      <w:bookmarkStart w:id="104" w:name="_Toc513466054"/>
      <w:r w:rsidRPr="009F59E1">
        <w:rPr>
          <w:rFonts w:ascii="TH SarabunPSK" w:eastAsia="Arial Unicode MS" w:hAnsi="TH SarabunPSK" w:cs="TH SarabunPSK" w:hint="cs"/>
          <w:b w:val="0"/>
          <w:bCs/>
          <w:szCs w:val="32"/>
          <w:lang w:bidi="th-TH"/>
        </w:rPr>
        <w:t xml:space="preserve">      </w:t>
      </w:r>
      <w:r w:rsidRPr="009F59E1">
        <w:rPr>
          <w:rFonts w:ascii="TH SarabunPSK" w:eastAsia="Arial Unicode MS" w:hAnsi="TH SarabunPSK" w:cs="TH SarabunPSK" w:hint="cs"/>
          <w:b w:val="0"/>
          <w:bCs/>
          <w:szCs w:val="32"/>
          <w:cs/>
          <w:lang w:bidi="th-TH"/>
        </w:rPr>
        <w:t xml:space="preserve">ตารางที่ </w:t>
      </w:r>
      <w:r w:rsidRPr="009F59E1">
        <w:rPr>
          <w:rFonts w:ascii="TH SarabunPSK" w:eastAsia="Arial Unicode MS" w:hAnsi="TH SarabunPSK" w:cs="TH SarabunPSK" w:hint="cs"/>
          <w:szCs w:val="32"/>
          <w:lang w:bidi="th-TH"/>
        </w:rPr>
        <w:t>TC-</w:t>
      </w:r>
      <w:r w:rsidRPr="009F59E1">
        <w:rPr>
          <w:rStyle w:val="Heading3Char"/>
          <w:rFonts w:ascii="TH SarabunPSK" w:eastAsia="Arial Unicode MS" w:hAnsi="TH SarabunPSK" w:cs="TH SarabunPSK" w:hint="cs"/>
          <w:szCs w:val="32"/>
        </w:rPr>
        <w:t>5.1</w:t>
      </w:r>
      <w:r w:rsidRPr="009F59E1">
        <w:rPr>
          <w:rStyle w:val="Heading3Char"/>
          <w:rFonts w:ascii="TH SarabunPSK" w:eastAsia="Arial Unicode MS" w:hAnsi="TH SarabunPSK" w:cs="TH SarabunPSK" w:hint="cs"/>
          <w:szCs w:val="32"/>
          <w:cs/>
          <w:lang w:bidi="th-TH"/>
        </w:rPr>
        <w:t xml:space="preserve"> </w:t>
      </w:r>
      <w:r w:rsidRPr="009F59E1">
        <w:rPr>
          <w:rFonts w:ascii="TH SarabunPSK" w:eastAsia="Arial Unicode MS" w:hAnsi="TH SarabunPSK" w:cs="TH SarabunPSK" w:hint="cs"/>
          <w:b w:val="0"/>
          <w:bCs/>
          <w:szCs w:val="32"/>
          <w:cs/>
          <w:lang w:bidi="th-TH"/>
        </w:rPr>
        <w:t>แสดงการสรุปรายละเอียดกรณีทดสอบของระบบ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053"/>
        <w:gridCol w:w="726"/>
        <w:gridCol w:w="3737"/>
        <w:gridCol w:w="726"/>
      </w:tblGrid>
      <w:tr w:rsidR="00B32905" w:rsidRPr="009F59E1" w14:paraId="5FD1FED9" w14:textId="77777777" w:rsidTr="009470B3">
        <w:trPr>
          <w:trHeight w:val="465"/>
          <w:jc w:val="center"/>
        </w:trPr>
        <w:tc>
          <w:tcPr>
            <w:tcW w:w="2192" w:type="pct"/>
            <w:shd w:val="clear" w:color="auto" w:fill="BFBFBF" w:themeFill="background1" w:themeFillShade="BF"/>
          </w:tcPr>
          <w:p w14:paraId="67B3D8B2" w14:textId="77777777" w:rsidR="00B32905" w:rsidRPr="009F59E1" w:rsidRDefault="00B32905" w:rsidP="00F5461B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bookmarkStart w:id="105" w:name="_Hlk97987322"/>
            <w:r w:rsidRPr="009F59E1">
              <w:rPr>
                <w:rFonts w:ascii="TH SarabunPSK" w:hAnsi="TH SarabunPSK" w:cs="TH SarabunPSK" w:hint="cs"/>
                <w:b/>
                <w:bCs/>
                <w:lang w:bidi="th-TH"/>
              </w:rPr>
              <w:t>Test Cases</w:t>
            </w:r>
          </w:p>
        </w:tc>
        <w:tc>
          <w:tcPr>
            <w:tcW w:w="393" w:type="pct"/>
            <w:shd w:val="clear" w:color="auto" w:fill="BFBFBF" w:themeFill="background1" w:themeFillShade="BF"/>
          </w:tcPr>
          <w:p w14:paraId="798D0578" w14:textId="77777777" w:rsidR="00B32905" w:rsidRPr="009F59E1" w:rsidRDefault="00B32905" w:rsidP="00F5461B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9F59E1">
              <w:rPr>
                <w:rFonts w:ascii="TH SarabunPSK" w:hAnsi="TH SarabunPSK" w:cs="TH SarabunPSK" w:hint="cs"/>
                <w:b/>
                <w:bCs/>
                <w:lang w:bidi="th-TH"/>
              </w:rPr>
              <w:t>EP</w:t>
            </w:r>
          </w:p>
        </w:tc>
        <w:tc>
          <w:tcPr>
            <w:tcW w:w="2022" w:type="pct"/>
            <w:shd w:val="clear" w:color="auto" w:fill="BFBFBF" w:themeFill="background1" w:themeFillShade="BF"/>
          </w:tcPr>
          <w:p w14:paraId="3217C082" w14:textId="77777777" w:rsidR="00B32905" w:rsidRPr="009F59E1" w:rsidRDefault="00B32905" w:rsidP="00F5461B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9F59E1">
              <w:rPr>
                <w:rFonts w:ascii="TH SarabunPSK" w:hAnsi="TH SarabunPSK" w:cs="TH SarabunPSK" w:hint="cs"/>
                <w:b/>
                <w:bCs/>
                <w:lang w:bidi="th-TH"/>
              </w:rPr>
              <w:t>Test Cases</w:t>
            </w:r>
          </w:p>
        </w:tc>
        <w:tc>
          <w:tcPr>
            <w:tcW w:w="393" w:type="pct"/>
            <w:shd w:val="clear" w:color="auto" w:fill="BFBFBF" w:themeFill="background1" w:themeFillShade="BF"/>
          </w:tcPr>
          <w:p w14:paraId="54411511" w14:textId="77777777" w:rsidR="00B32905" w:rsidRPr="009F59E1" w:rsidRDefault="00B32905" w:rsidP="00F5461B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9F59E1">
              <w:rPr>
                <w:rFonts w:ascii="TH SarabunPSK" w:hAnsi="TH SarabunPSK" w:cs="TH SarabunPSK" w:hint="cs"/>
                <w:b/>
                <w:bCs/>
                <w:lang w:bidi="th-TH"/>
              </w:rPr>
              <w:t>EP</w:t>
            </w:r>
          </w:p>
        </w:tc>
      </w:tr>
      <w:tr w:rsidR="00CC087B" w:rsidRPr="009F59E1" w14:paraId="4523C6C7" w14:textId="77777777" w:rsidTr="009470B3">
        <w:trPr>
          <w:trHeight w:val="465"/>
          <w:jc w:val="center"/>
        </w:trPr>
        <w:tc>
          <w:tcPr>
            <w:tcW w:w="2192" w:type="pct"/>
          </w:tcPr>
          <w:p w14:paraId="162AA439" w14:textId="38420878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TC0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9F59E1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bookmarkStart w:id="106" w:name="_Hlk97980175"/>
            <w:r w:rsidRPr="009F59E1">
              <w:rPr>
                <w:rFonts w:ascii="TH SarabunPSK" w:hAnsi="TH SarabunPSK" w:cs="TH SarabunPSK" w:hint="cs"/>
                <w:lang w:bidi="th-TH"/>
              </w:rPr>
              <w:t>Login</w:t>
            </w:r>
            <w:bookmarkEnd w:id="106"/>
          </w:p>
        </w:tc>
        <w:tc>
          <w:tcPr>
            <w:tcW w:w="393" w:type="pct"/>
          </w:tcPr>
          <w:p w14:paraId="7CEAECEE" w14:textId="3F0F99DE" w:rsidR="00CC087B" w:rsidRPr="009F59E1" w:rsidRDefault="00CC087B" w:rsidP="00CC087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M</w:t>
            </w:r>
          </w:p>
        </w:tc>
        <w:tc>
          <w:tcPr>
            <w:tcW w:w="2022" w:type="pct"/>
          </w:tcPr>
          <w:p w14:paraId="5B905893" w14:textId="621F69F5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TC07 Find Size</w:t>
            </w:r>
          </w:p>
        </w:tc>
        <w:tc>
          <w:tcPr>
            <w:tcW w:w="393" w:type="pct"/>
          </w:tcPr>
          <w:p w14:paraId="4BA2F1D1" w14:textId="6A30D802" w:rsidR="00CC087B" w:rsidRPr="009F59E1" w:rsidRDefault="00CC087B" w:rsidP="00CC087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L</w:t>
            </w:r>
          </w:p>
        </w:tc>
      </w:tr>
      <w:tr w:rsidR="00CC087B" w:rsidRPr="009F59E1" w14:paraId="5708D21C" w14:textId="77777777" w:rsidTr="009470B3">
        <w:trPr>
          <w:trHeight w:val="465"/>
          <w:jc w:val="center"/>
        </w:trPr>
        <w:tc>
          <w:tcPr>
            <w:tcW w:w="2192" w:type="pct"/>
          </w:tcPr>
          <w:p w14:paraId="088D90B2" w14:textId="69941249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TC0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9F59E1">
              <w:rPr>
                <w:rFonts w:ascii="TH SarabunPSK" w:hAnsi="TH SarabunPSK" w:cs="TH SarabunPSK" w:hint="cs"/>
                <w:lang w:bidi="th-TH"/>
              </w:rPr>
              <w:t xml:space="preserve"> Register</w:t>
            </w:r>
          </w:p>
        </w:tc>
        <w:tc>
          <w:tcPr>
            <w:tcW w:w="393" w:type="pct"/>
          </w:tcPr>
          <w:p w14:paraId="39F4AC52" w14:textId="20275502" w:rsidR="00CC087B" w:rsidRPr="009F59E1" w:rsidRDefault="00CC087B" w:rsidP="00CC087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H</w:t>
            </w:r>
          </w:p>
        </w:tc>
        <w:tc>
          <w:tcPr>
            <w:tcW w:w="2022" w:type="pct"/>
          </w:tcPr>
          <w:p w14:paraId="7A838D58" w14:textId="796435AB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TC08 Matching Dog</w:t>
            </w:r>
          </w:p>
        </w:tc>
        <w:tc>
          <w:tcPr>
            <w:tcW w:w="393" w:type="pct"/>
          </w:tcPr>
          <w:p w14:paraId="23D254B8" w14:textId="675FDEFA" w:rsidR="00CC087B" w:rsidRPr="009F59E1" w:rsidRDefault="009F59E1" w:rsidP="00CC087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H</w:t>
            </w:r>
          </w:p>
        </w:tc>
      </w:tr>
      <w:tr w:rsidR="00CC087B" w:rsidRPr="009F59E1" w14:paraId="245AC032" w14:textId="77777777" w:rsidTr="009470B3">
        <w:trPr>
          <w:trHeight w:val="465"/>
          <w:jc w:val="center"/>
        </w:trPr>
        <w:tc>
          <w:tcPr>
            <w:tcW w:w="2192" w:type="pct"/>
          </w:tcPr>
          <w:p w14:paraId="08717004" w14:textId="29E5260F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TC0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Pr="009F59E1">
              <w:rPr>
                <w:rFonts w:ascii="TH SarabunPSK" w:hAnsi="TH SarabunPSK" w:cs="TH SarabunPSK" w:hint="cs"/>
                <w:lang w:bidi="th-TH"/>
              </w:rPr>
              <w:t xml:space="preserve"> Edit Profile</w:t>
            </w:r>
          </w:p>
        </w:tc>
        <w:tc>
          <w:tcPr>
            <w:tcW w:w="393" w:type="pct"/>
          </w:tcPr>
          <w:p w14:paraId="02E2F5E4" w14:textId="4E4B2861" w:rsidR="00CC087B" w:rsidRPr="009F59E1" w:rsidRDefault="00CC087B" w:rsidP="00CC087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M</w:t>
            </w:r>
          </w:p>
        </w:tc>
        <w:tc>
          <w:tcPr>
            <w:tcW w:w="2022" w:type="pct"/>
          </w:tcPr>
          <w:p w14:paraId="57FFD44A" w14:textId="051C337F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TC09 Matches</w:t>
            </w:r>
          </w:p>
        </w:tc>
        <w:tc>
          <w:tcPr>
            <w:tcW w:w="393" w:type="pct"/>
          </w:tcPr>
          <w:p w14:paraId="0C7FF806" w14:textId="20C52C40" w:rsidR="00CC087B" w:rsidRPr="009F59E1" w:rsidRDefault="00CC087B" w:rsidP="00CC087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L</w:t>
            </w:r>
          </w:p>
        </w:tc>
      </w:tr>
      <w:tr w:rsidR="00CC087B" w:rsidRPr="009F59E1" w14:paraId="65788162" w14:textId="77777777" w:rsidTr="009470B3">
        <w:trPr>
          <w:trHeight w:val="465"/>
          <w:jc w:val="center"/>
        </w:trPr>
        <w:tc>
          <w:tcPr>
            <w:tcW w:w="2192" w:type="pct"/>
          </w:tcPr>
          <w:p w14:paraId="488BF29D" w14:textId="2368726A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TC0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bookmarkStart w:id="107" w:name="_Hlk97986439"/>
            <w:r w:rsidRPr="009F59E1">
              <w:rPr>
                <w:rFonts w:ascii="TH SarabunPSK" w:hAnsi="TH SarabunPSK" w:cs="TH SarabunPSK" w:hint="cs"/>
                <w:lang w:bidi="th-TH"/>
              </w:rPr>
              <w:t>Add Dog</w:t>
            </w:r>
            <w:bookmarkEnd w:id="107"/>
          </w:p>
        </w:tc>
        <w:tc>
          <w:tcPr>
            <w:tcW w:w="393" w:type="pct"/>
          </w:tcPr>
          <w:p w14:paraId="3BE75092" w14:textId="6ADF49EE" w:rsidR="00CC087B" w:rsidRPr="009F59E1" w:rsidRDefault="00CC087B" w:rsidP="00CC087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H</w:t>
            </w:r>
          </w:p>
        </w:tc>
        <w:tc>
          <w:tcPr>
            <w:tcW w:w="2022" w:type="pct"/>
          </w:tcPr>
          <w:p w14:paraId="340ABB38" w14:textId="0B1E3B50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TC10 Add Review And Result</w:t>
            </w:r>
          </w:p>
        </w:tc>
        <w:tc>
          <w:tcPr>
            <w:tcW w:w="393" w:type="pct"/>
          </w:tcPr>
          <w:p w14:paraId="1ABD2671" w14:textId="7DE8699B" w:rsidR="00CC087B" w:rsidRPr="009F59E1" w:rsidRDefault="00CC087B" w:rsidP="00CC087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H</w:t>
            </w:r>
          </w:p>
        </w:tc>
      </w:tr>
      <w:tr w:rsidR="00CC087B" w:rsidRPr="009F59E1" w14:paraId="2524F3CF" w14:textId="77777777" w:rsidTr="009470B3">
        <w:trPr>
          <w:trHeight w:val="465"/>
          <w:jc w:val="center"/>
        </w:trPr>
        <w:tc>
          <w:tcPr>
            <w:tcW w:w="2192" w:type="pct"/>
          </w:tcPr>
          <w:p w14:paraId="5B087F9D" w14:textId="59D9A15E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TC05 Edit Dog Profile</w:t>
            </w:r>
          </w:p>
        </w:tc>
        <w:tc>
          <w:tcPr>
            <w:tcW w:w="393" w:type="pct"/>
          </w:tcPr>
          <w:p w14:paraId="7014A344" w14:textId="77777777" w:rsidR="00CC087B" w:rsidRPr="009F59E1" w:rsidRDefault="00CC087B" w:rsidP="00CC087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</w:t>
            </w:r>
          </w:p>
        </w:tc>
        <w:tc>
          <w:tcPr>
            <w:tcW w:w="2022" w:type="pct"/>
          </w:tcPr>
          <w:p w14:paraId="62C863DC" w14:textId="14DFEF2D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 xml:space="preserve">TC11 </w:t>
            </w:r>
            <w:r w:rsidRPr="009F59E1">
              <w:rPr>
                <w:rFonts w:ascii="TH SarabunPSK" w:hAnsi="TH SarabunPSK" w:cs="TH SarabunPSK" w:hint="cs"/>
              </w:rPr>
              <w:t>Chat</w:t>
            </w:r>
          </w:p>
        </w:tc>
        <w:tc>
          <w:tcPr>
            <w:tcW w:w="393" w:type="pct"/>
          </w:tcPr>
          <w:p w14:paraId="3CABC803" w14:textId="66154ADD" w:rsidR="00CC087B" w:rsidRPr="009F59E1" w:rsidRDefault="00CC087B" w:rsidP="00CC087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M</w:t>
            </w:r>
          </w:p>
        </w:tc>
      </w:tr>
      <w:tr w:rsidR="00CC087B" w:rsidRPr="009F59E1" w14:paraId="0E3791BF" w14:textId="77777777" w:rsidTr="009470B3">
        <w:trPr>
          <w:trHeight w:val="465"/>
          <w:jc w:val="center"/>
        </w:trPr>
        <w:tc>
          <w:tcPr>
            <w:tcW w:w="2192" w:type="pct"/>
          </w:tcPr>
          <w:p w14:paraId="15AA0213" w14:textId="74AE8136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TC06 Find gender and Age</w:t>
            </w:r>
          </w:p>
        </w:tc>
        <w:tc>
          <w:tcPr>
            <w:tcW w:w="393" w:type="pct"/>
          </w:tcPr>
          <w:p w14:paraId="361E5D62" w14:textId="45BC1FCF" w:rsidR="00CC087B" w:rsidRPr="009F59E1" w:rsidRDefault="00CC087B" w:rsidP="00CC087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L</w:t>
            </w:r>
          </w:p>
        </w:tc>
        <w:tc>
          <w:tcPr>
            <w:tcW w:w="2022" w:type="pct"/>
          </w:tcPr>
          <w:p w14:paraId="45F14135" w14:textId="7832EC3F" w:rsidR="00CC087B" w:rsidRPr="009F59E1" w:rsidRDefault="00CC087B" w:rsidP="00CC087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 xml:space="preserve">TC12 </w:t>
            </w:r>
            <w:bookmarkStart w:id="108" w:name="_Hlk97971494"/>
            <w:r w:rsidRPr="009F59E1">
              <w:rPr>
                <w:rFonts w:ascii="TH SarabunPSK" w:hAnsi="TH SarabunPSK" w:cs="TH SarabunPSK" w:hint="cs"/>
                <w:lang w:bidi="th-TH"/>
              </w:rPr>
              <w:t>Delete Dog</w:t>
            </w:r>
            <w:bookmarkEnd w:id="108"/>
          </w:p>
        </w:tc>
        <w:tc>
          <w:tcPr>
            <w:tcW w:w="393" w:type="pct"/>
          </w:tcPr>
          <w:p w14:paraId="535F6877" w14:textId="09726C4F" w:rsidR="00CC087B" w:rsidRPr="009F59E1" w:rsidRDefault="009F59E1" w:rsidP="00CC087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</w:t>
            </w:r>
          </w:p>
        </w:tc>
      </w:tr>
      <w:bookmarkEnd w:id="105"/>
    </w:tbl>
    <w:p w14:paraId="568C44BA" w14:textId="48F16C86" w:rsidR="00B32905" w:rsidRPr="009F59E1" w:rsidRDefault="00B32905" w:rsidP="00B32905">
      <w:pPr>
        <w:pStyle w:val="ListParagraph"/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</w:p>
    <w:p w14:paraId="70DD1CCE" w14:textId="6DA6F9A7" w:rsidR="009470B3" w:rsidRPr="009F59E1" w:rsidRDefault="009470B3" w:rsidP="00B32905">
      <w:pPr>
        <w:pStyle w:val="ListParagraph"/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</w:p>
    <w:p w14:paraId="39C46E62" w14:textId="3FCB830A" w:rsidR="009470B3" w:rsidRPr="009F59E1" w:rsidRDefault="009470B3" w:rsidP="00B32905">
      <w:pPr>
        <w:pStyle w:val="ListParagraph"/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</w:p>
    <w:p w14:paraId="7D6EDD83" w14:textId="77777777" w:rsidR="009470B3" w:rsidRPr="009F59E1" w:rsidRDefault="009470B3" w:rsidP="00B32905">
      <w:pPr>
        <w:pStyle w:val="ListParagraph"/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</w:rPr>
      </w:pPr>
    </w:p>
    <w:p w14:paraId="07D4DB4C" w14:textId="2134E45A" w:rsidR="009470B3" w:rsidRPr="009F59E1" w:rsidRDefault="009470B3" w:rsidP="00B32905">
      <w:pPr>
        <w:pStyle w:val="Heading1"/>
        <w:tabs>
          <w:tab w:val="clear" w:pos="431"/>
          <w:tab w:val="num" w:pos="426"/>
        </w:tabs>
        <w:autoSpaceDE w:val="0"/>
        <w:autoSpaceDN w:val="0"/>
        <w:adjustRightInd w:val="0"/>
        <w:spacing w:before="0" w:after="0" w:line="259" w:lineRule="auto"/>
        <w:ind w:left="567" w:hanging="567"/>
        <w:jc w:val="thaiDistribute"/>
        <w:rPr>
          <w:rFonts w:ascii="TH SarabunPSK" w:eastAsia="Arial Unicode MS" w:hAnsi="TH SarabunPSK" w:cs="TH SarabunPSK"/>
          <w:sz w:val="32"/>
          <w:szCs w:val="32"/>
        </w:rPr>
      </w:pPr>
      <w:r w:rsidRPr="009F59E1">
        <w:rPr>
          <w:rFonts w:ascii="TH SarabunPSK" w:eastAsia="Arial Unicode MS" w:hAnsi="TH SarabunPSK" w:cs="TH SarabunPSK" w:hint="cs"/>
          <w:sz w:val="32"/>
          <w:szCs w:val="32"/>
        </w:rPr>
        <w:t>Test Case-To-Requirements Traceability Matrix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990"/>
        <w:gridCol w:w="990"/>
        <w:gridCol w:w="606"/>
        <w:gridCol w:w="606"/>
        <w:gridCol w:w="605"/>
        <w:gridCol w:w="605"/>
        <w:gridCol w:w="605"/>
        <w:gridCol w:w="605"/>
        <w:gridCol w:w="605"/>
        <w:gridCol w:w="605"/>
        <w:gridCol w:w="605"/>
        <w:gridCol w:w="605"/>
        <w:gridCol w:w="605"/>
        <w:gridCol w:w="605"/>
      </w:tblGrid>
      <w:tr w:rsidR="004A004E" w:rsidRPr="009F59E1" w14:paraId="0BE68286" w14:textId="77777777" w:rsidTr="004A004E">
        <w:trPr>
          <w:cantSplit/>
          <w:trHeight w:val="2492"/>
          <w:jc w:val="center"/>
        </w:trPr>
        <w:tc>
          <w:tcPr>
            <w:tcW w:w="533" w:type="pct"/>
            <w:shd w:val="clear" w:color="auto" w:fill="D9D9D9" w:themeFill="background1" w:themeFillShade="D9"/>
            <w:textDirection w:val="btLr"/>
          </w:tcPr>
          <w:p w14:paraId="1289128A" w14:textId="77777777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 xml:space="preserve">Requirements </w:t>
            </w:r>
          </w:p>
          <w:p w14:paraId="2F98E205" w14:textId="77777777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Identifiers</w:t>
            </w:r>
          </w:p>
        </w:tc>
        <w:tc>
          <w:tcPr>
            <w:tcW w:w="533" w:type="pct"/>
            <w:shd w:val="clear" w:color="auto" w:fill="D9D9D9" w:themeFill="background1" w:themeFillShade="D9"/>
            <w:textDirection w:val="btLr"/>
          </w:tcPr>
          <w:p w14:paraId="1723A1E6" w14:textId="77777777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Requirements</w:t>
            </w:r>
          </w:p>
          <w:p w14:paraId="4D06C45A" w14:textId="77777777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 xml:space="preserve"> Tested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17A79BB2" w14:textId="68644CAA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Login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140CBDD4" w14:textId="3CE2FF83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Register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47DB3067" w14:textId="4AC35CAE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Edit Profile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3EDCB6B6" w14:textId="0FD6F282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Add Dog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345A2F0C" w14:textId="611EE118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Edit Dog Profile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02CBAB6A" w14:textId="06A047E5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Find gender and Age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5A7BC2FE" w14:textId="0A09958D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Find Size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58F48109" w14:textId="5BE9827B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Matching Dog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3707234B" w14:textId="204F38FE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Matches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27E1B2BD" w14:textId="78026B77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Add Review And Result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1892C2DF" w14:textId="15768DA2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Chat</w:t>
            </w:r>
          </w:p>
        </w:tc>
        <w:tc>
          <w:tcPr>
            <w:tcW w:w="328" w:type="pct"/>
            <w:shd w:val="clear" w:color="auto" w:fill="D9D9D9" w:themeFill="background1" w:themeFillShade="D9"/>
            <w:textDirection w:val="btLr"/>
          </w:tcPr>
          <w:p w14:paraId="514AA00E" w14:textId="7F040448" w:rsidR="004A004E" w:rsidRPr="009F59E1" w:rsidRDefault="004A004E" w:rsidP="00F5461B">
            <w:pPr>
              <w:ind w:left="113" w:right="113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Delete Dog</w:t>
            </w:r>
          </w:p>
        </w:tc>
      </w:tr>
      <w:tr w:rsidR="004A004E" w:rsidRPr="009F59E1" w14:paraId="5243D554" w14:textId="77777777" w:rsidTr="002C4B0D">
        <w:trPr>
          <w:trHeight w:val="564"/>
          <w:jc w:val="center"/>
        </w:trPr>
        <w:tc>
          <w:tcPr>
            <w:tcW w:w="533" w:type="pct"/>
            <w:shd w:val="clear" w:color="auto" w:fill="D9D9D9" w:themeFill="background1" w:themeFillShade="D9"/>
          </w:tcPr>
          <w:p w14:paraId="252A1018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Test</w:t>
            </w:r>
          </w:p>
          <w:p w14:paraId="59B83226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Case</w:t>
            </w:r>
          </w:p>
        </w:tc>
        <w:tc>
          <w:tcPr>
            <w:tcW w:w="533" w:type="pct"/>
            <w:vAlign w:val="center"/>
          </w:tcPr>
          <w:p w14:paraId="485AA3FD" w14:textId="6521629D" w:rsidR="004A004E" w:rsidRPr="009F59E1" w:rsidRDefault="00CC7BB9" w:rsidP="002C4B0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44</w:t>
            </w:r>
          </w:p>
        </w:tc>
        <w:tc>
          <w:tcPr>
            <w:tcW w:w="328" w:type="pct"/>
            <w:vAlign w:val="center"/>
          </w:tcPr>
          <w:p w14:paraId="5851F0B5" w14:textId="1B936064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5A8C3AC0" w14:textId="491DE97E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50B6C046" w14:textId="46FBE8C7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0DFB262F" w14:textId="54366CE1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76F48A00" w14:textId="67D7932F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1E5F134B" w14:textId="574E09B7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4073F04C" w14:textId="09A69926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3AD67B76" w14:textId="4573E1B4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514B2E44" w14:textId="67FBE458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4C3ABCB8" w14:textId="2897F0C1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0466CCC4" w14:textId="3BEA5A53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8" w:type="pct"/>
            <w:vAlign w:val="center"/>
          </w:tcPr>
          <w:p w14:paraId="76CA4095" w14:textId="2B2B6C66" w:rsidR="004A004E" w:rsidRPr="009F59E1" w:rsidRDefault="004A004E" w:rsidP="002C4B0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</w:tr>
      <w:tr w:rsidR="004A004E" w:rsidRPr="009F59E1" w14:paraId="72AEF330" w14:textId="77777777" w:rsidTr="004A004E">
        <w:trPr>
          <w:trHeight w:val="277"/>
          <w:jc w:val="center"/>
        </w:trPr>
        <w:tc>
          <w:tcPr>
            <w:tcW w:w="533" w:type="pct"/>
          </w:tcPr>
          <w:p w14:paraId="0F5BE7D6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TC01</w:t>
            </w:r>
          </w:p>
        </w:tc>
        <w:tc>
          <w:tcPr>
            <w:tcW w:w="533" w:type="pct"/>
          </w:tcPr>
          <w:p w14:paraId="53D9BAEF" w14:textId="7568DE06" w:rsidR="004A004E" w:rsidRPr="009F59E1" w:rsidRDefault="00A713F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2</w:t>
            </w:r>
          </w:p>
        </w:tc>
        <w:tc>
          <w:tcPr>
            <w:tcW w:w="328" w:type="pct"/>
          </w:tcPr>
          <w:p w14:paraId="62E53385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0DF6673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0E239B1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1CC022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A7C987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28F213CE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9EE820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DFE34BB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C39D801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22071C1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1B8FFA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135BF1C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5069954A" w14:textId="77777777" w:rsidTr="004A004E">
        <w:trPr>
          <w:trHeight w:val="277"/>
          <w:jc w:val="center"/>
        </w:trPr>
        <w:tc>
          <w:tcPr>
            <w:tcW w:w="533" w:type="pct"/>
          </w:tcPr>
          <w:p w14:paraId="3CB4780A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TC02</w:t>
            </w:r>
          </w:p>
        </w:tc>
        <w:tc>
          <w:tcPr>
            <w:tcW w:w="533" w:type="pct"/>
          </w:tcPr>
          <w:p w14:paraId="726DFE5B" w14:textId="531A92E6" w:rsidR="004A004E" w:rsidRPr="009F59E1" w:rsidRDefault="00A713F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8</w:t>
            </w:r>
          </w:p>
        </w:tc>
        <w:tc>
          <w:tcPr>
            <w:tcW w:w="328" w:type="pct"/>
          </w:tcPr>
          <w:p w14:paraId="00C3EA64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7039F3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61001D94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C7BB445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0BF9E6D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222D698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3364725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4542DE3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C710FF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87E60E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358669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164A58B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540F3AD2" w14:textId="77777777" w:rsidTr="004A004E">
        <w:trPr>
          <w:trHeight w:val="277"/>
          <w:jc w:val="center"/>
        </w:trPr>
        <w:tc>
          <w:tcPr>
            <w:tcW w:w="533" w:type="pct"/>
          </w:tcPr>
          <w:p w14:paraId="7D912AD2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TC03</w:t>
            </w:r>
          </w:p>
        </w:tc>
        <w:tc>
          <w:tcPr>
            <w:tcW w:w="533" w:type="pct"/>
          </w:tcPr>
          <w:p w14:paraId="4524AC8E" w14:textId="3D82722C" w:rsidR="004A004E" w:rsidRPr="009F59E1" w:rsidRDefault="00A713F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4</w:t>
            </w:r>
          </w:p>
        </w:tc>
        <w:tc>
          <w:tcPr>
            <w:tcW w:w="328" w:type="pct"/>
          </w:tcPr>
          <w:p w14:paraId="2AFC9D94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835F003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845743E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6B891722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5495E6E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AB844CD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A345812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5237E1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DA8D9C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1B75B39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233487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46FBDE5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2D10500E" w14:textId="77777777" w:rsidTr="004A004E">
        <w:trPr>
          <w:trHeight w:val="286"/>
          <w:jc w:val="center"/>
        </w:trPr>
        <w:tc>
          <w:tcPr>
            <w:tcW w:w="533" w:type="pct"/>
          </w:tcPr>
          <w:p w14:paraId="67507669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TC04</w:t>
            </w:r>
          </w:p>
        </w:tc>
        <w:tc>
          <w:tcPr>
            <w:tcW w:w="533" w:type="pct"/>
          </w:tcPr>
          <w:p w14:paraId="14DB781C" w14:textId="7BA09EEF" w:rsidR="004A004E" w:rsidRPr="009F59E1" w:rsidRDefault="00A713F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10</w:t>
            </w:r>
          </w:p>
        </w:tc>
        <w:tc>
          <w:tcPr>
            <w:tcW w:w="328" w:type="pct"/>
          </w:tcPr>
          <w:p w14:paraId="429B751B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0E869B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F2C9AAC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D36A8B9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34F3C52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6DF646E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31C7BB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6C31EAE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67CD512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2E0707E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EC70634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445D834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01110FC5" w14:textId="77777777" w:rsidTr="004A004E">
        <w:trPr>
          <w:trHeight w:val="277"/>
          <w:jc w:val="center"/>
        </w:trPr>
        <w:tc>
          <w:tcPr>
            <w:tcW w:w="533" w:type="pct"/>
          </w:tcPr>
          <w:p w14:paraId="65DC004D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TC05</w:t>
            </w:r>
          </w:p>
        </w:tc>
        <w:tc>
          <w:tcPr>
            <w:tcW w:w="533" w:type="pct"/>
          </w:tcPr>
          <w:p w14:paraId="4404744C" w14:textId="5BFE2A36" w:rsidR="004A004E" w:rsidRPr="009F59E1" w:rsidRDefault="00A713F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4</w:t>
            </w:r>
          </w:p>
        </w:tc>
        <w:tc>
          <w:tcPr>
            <w:tcW w:w="328" w:type="pct"/>
          </w:tcPr>
          <w:p w14:paraId="79EE57C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7AA7B22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2429B5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04E709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C4105E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458B39BE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9330E4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6B8AFD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63E74FD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51AFC5A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74FFF03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22F6C24D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1078D129" w14:textId="77777777" w:rsidTr="004A004E">
        <w:trPr>
          <w:trHeight w:val="277"/>
          <w:jc w:val="center"/>
        </w:trPr>
        <w:tc>
          <w:tcPr>
            <w:tcW w:w="533" w:type="pct"/>
          </w:tcPr>
          <w:p w14:paraId="06969A5D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TC06</w:t>
            </w:r>
          </w:p>
        </w:tc>
        <w:tc>
          <w:tcPr>
            <w:tcW w:w="533" w:type="pct"/>
          </w:tcPr>
          <w:p w14:paraId="5AAC9230" w14:textId="40A64F54" w:rsidR="004A004E" w:rsidRPr="009F59E1" w:rsidRDefault="00A713F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2</w:t>
            </w:r>
          </w:p>
        </w:tc>
        <w:tc>
          <w:tcPr>
            <w:tcW w:w="328" w:type="pct"/>
          </w:tcPr>
          <w:p w14:paraId="29712DD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5F74E24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2B7DA32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DE8F48D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CFA6F7C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E93AC9B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325197DE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F3BE64D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7FF2331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1F5D52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EFF4EE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381BE12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70580F92" w14:textId="77777777" w:rsidTr="004A004E">
        <w:trPr>
          <w:trHeight w:val="277"/>
          <w:jc w:val="center"/>
        </w:trPr>
        <w:tc>
          <w:tcPr>
            <w:tcW w:w="533" w:type="pct"/>
          </w:tcPr>
          <w:p w14:paraId="05FCD81B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TC07</w:t>
            </w:r>
          </w:p>
        </w:tc>
        <w:tc>
          <w:tcPr>
            <w:tcW w:w="533" w:type="pct"/>
          </w:tcPr>
          <w:p w14:paraId="4FFB3EDA" w14:textId="473E3111" w:rsidR="004A004E" w:rsidRPr="009F59E1" w:rsidRDefault="00A713F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1</w:t>
            </w:r>
          </w:p>
        </w:tc>
        <w:tc>
          <w:tcPr>
            <w:tcW w:w="328" w:type="pct"/>
          </w:tcPr>
          <w:p w14:paraId="74A7102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822A12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38CFCA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2C5884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F0AF911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301EE2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C191039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7890494C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258ECB5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87DBE9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B054A5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2502FC19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5F69D3E9" w14:textId="77777777" w:rsidTr="004A004E">
        <w:trPr>
          <w:trHeight w:val="277"/>
          <w:jc w:val="center"/>
        </w:trPr>
        <w:tc>
          <w:tcPr>
            <w:tcW w:w="533" w:type="pct"/>
          </w:tcPr>
          <w:p w14:paraId="7D5A367E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TC08</w:t>
            </w:r>
          </w:p>
        </w:tc>
        <w:tc>
          <w:tcPr>
            <w:tcW w:w="533" w:type="pct"/>
          </w:tcPr>
          <w:p w14:paraId="08E973B1" w14:textId="47A6C5CC" w:rsidR="004A004E" w:rsidRPr="009F59E1" w:rsidRDefault="00CC7BB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4</w:t>
            </w:r>
          </w:p>
        </w:tc>
        <w:tc>
          <w:tcPr>
            <w:tcW w:w="328" w:type="pct"/>
          </w:tcPr>
          <w:p w14:paraId="7F0800C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112A3F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3291444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9FB774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F1CB5E5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B7ABB6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E743484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B0F541E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361AC429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BE43AC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DAEBA22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32770C8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1D959C73" w14:textId="77777777" w:rsidTr="004A004E">
        <w:trPr>
          <w:trHeight w:val="277"/>
          <w:jc w:val="center"/>
        </w:trPr>
        <w:tc>
          <w:tcPr>
            <w:tcW w:w="533" w:type="pct"/>
          </w:tcPr>
          <w:p w14:paraId="79F3772B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TC09</w:t>
            </w:r>
          </w:p>
        </w:tc>
        <w:tc>
          <w:tcPr>
            <w:tcW w:w="533" w:type="pct"/>
          </w:tcPr>
          <w:p w14:paraId="0C2FB18C" w14:textId="63FF0DBB" w:rsidR="004A004E" w:rsidRPr="009F59E1" w:rsidRDefault="00CC7BB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2</w:t>
            </w:r>
          </w:p>
        </w:tc>
        <w:tc>
          <w:tcPr>
            <w:tcW w:w="328" w:type="pct"/>
          </w:tcPr>
          <w:p w14:paraId="1CBB0454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DA1D465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45E044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5D6EC9D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1400E31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16D2865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3B3862E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92F643D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A251D3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7CDFF6B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708BBF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52106AB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182A6CA7" w14:textId="77777777" w:rsidTr="004A004E">
        <w:trPr>
          <w:trHeight w:val="286"/>
          <w:jc w:val="center"/>
        </w:trPr>
        <w:tc>
          <w:tcPr>
            <w:tcW w:w="533" w:type="pct"/>
          </w:tcPr>
          <w:p w14:paraId="0F9FBABA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TC10</w:t>
            </w:r>
          </w:p>
        </w:tc>
        <w:tc>
          <w:tcPr>
            <w:tcW w:w="533" w:type="pct"/>
          </w:tcPr>
          <w:p w14:paraId="7DCB27F7" w14:textId="4ABEAAFB" w:rsidR="004A004E" w:rsidRPr="009F59E1" w:rsidRDefault="00CC7BB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3</w:t>
            </w:r>
          </w:p>
        </w:tc>
        <w:tc>
          <w:tcPr>
            <w:tcW w:w="328" w:type="pct"/>
          </w:tcPr>
          <w:p w14:paraId="75C929FC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15CA11B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99D6CB1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75F7AA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4F0FC8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C15D404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C735DAC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0DD362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1731F2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87F02B8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7B9827BB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73922E7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1F9B6C12" w14:textId="77777777" w:rsidTr="004A004E">
        <w:trPr>
          <w:trHeight w:val="277"/>
          <w:jc w:val="center"/>
        </w:trPr>
        <w:tc>
          <w:tcPr>
            <w:tcW w:w="533" w:type="pct"/>
          </w:tcPr>
          <w:p w14:paraId="2E96F95E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TC11</w:t>
            </w:r>
          </w:p>
        </w:tc>
        <w:tc>
          <w:tcPr>
            <w:tcW w:w="533" w:type="pct"/>
          </w:tcPr>
          <w:p w14:paraId="70E9558D" w14:textId="77D409D1" w:rsidR="004A004E" w:rsidRPr="009F59E1" w:rsidRDefault="00CC7BB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2</w:t>
            </w:r>
          </w:p>
        </w:tc>
        <w:tc>
          <w:tcPr>
            <w:tcW w:w="328" w:type="pct"/>
          </w:tcPr>
          <w:p w14:paraId="4283EA39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9BD6B0A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2C052C5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37343E3D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A44688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D69D522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022630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023CD53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2CB5246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D203E5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9048A9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  <w:tc>
          <w:tcPr>
            <w:tcW w:w="328" w:type="pct"/>
          </w:tcPr>
          <w:p w14:paraId="1E449300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4A004E" w:rsidRPr="009F59E1" w14:paraId="7E21D6BF" w14:textId="77777777" w:rsidTr="004A004E">
        <w:trPr>
          <w:trHeight w:val="277"/>
          <w:jc w:val="center"/>
        </w:trPr>
        <w:tc>
          <w:tcPr>
            <w:tcW w:w="533" w:type="pct"/>
          </w:tcPr>
          <w:p w14:paraId="288DA790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TC12</w:t>
            </w:r>
          </w:p>
        </w:tc>
        <w:tc>
          <w:tcPr>
            <w:tcW w:w="533" w:type="pct"/>
          </w:tcPr>
          <w:p w14:paraId="5D61FB8E" w14:textId="5021391D" w:rsidR="004A004E" w:rsidRPr="009F59E1" w:rsidRDefault="00CC7BB9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2</w:t>
            </w:r>
          </w:p>
        </w:tc>
        <w:tc>
          <w:tcPr>
            <w:tcW w:w="328" w:type="pct"/>
          </w:tcPr>
          <w:p w14:paraId="12FC51ED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4DFB4AE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5237145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7BBD39DB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256185F0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295C19F0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4D5BC62E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54CEC32D" w14:textId="77777777" w:rsidR="004A004E" w:rsidRPr="009F59E1" w:rsidRDefault="004A004E" w:rsidP="00F5461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B2287D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16C20B90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2D425F97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328" w:type="pct"/>
          </w:tcPr>
          <w:p w14:paraId="6659FA3F" w14:textId="77777777" w:rsidR="004A004E" w:rsidRPr="009F59E1" w:rsidRDefault="004A004E" w:rsidP="00F5461B">
            <w:pPr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F59E1"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  <w:t>X</w:t>
            </w:r>
          </w:p>
        </w:tc>
      </w:tr>
    </w:tbl>
    <w:p w14:paraId="05290A9E" w14:textId="7C42BD5F" w:rsidR="009470B3" w:rsidRPr="009F59E1" w:rsidRDefault="009470B3" w:rsidP="009470B3">
      <w:pPr>
        <w:rPr>
          <w:rFonts w:ascii="TH SarabunPSK" w:eastAsia="Arial Unicode MS" w:hAnsi="TH SarabunPSK" w:cs="TH SarabunPSK"/>
          <w:lang w:bidi="th-TH"/>
        </w:rPr>
      </w:pPr>
    </w:p>
    <w:p w14:paraId="2767CD84" w14:textId="5443F8EC" w:rsidR="004A004E" w:rsidRPr="009F59E1" w:rsidRDefault="004A004E" w:rsidP="009470B3">
      <w:pPr>
        <w:rPr>
          <w:rFonts w:ascii="TH SarabunPSK" w:eastAsia="Arial Unicode MS" w:hAnsi="TH SarabunPSK" w:cs="TH SarabunPSK"/>
          <w:lang w:bidi="th-TH"/>
        </w:rPr>
      </w:pPr>
    </w:p>
    <w:p w14:paraId="4EB169DF" w14:textId="07377EAF" w:rsidR="004A004E" w:rsidRPr="009F59E1" w:rsidRDefault="004A004E" w:rsidP="009470B3">
      <w:pPr>
        <w:rPr>
          <w:rFonts w:ascii="TH SarabunPSK" w:eastAsia="Arial Unicode MS" w:hAnsi="TH SarabunPSK" w:cs="TH SarabunPSK"/>
          <w:lang w:bidi="th-TH"/>
        </w:rPr>
      </w:pPr>
    </w:p>
    <w:p w14:paraId="7703BDE9" w14:textId="659998A4" w:rsidR="004A004E" w:rsidRPr="009F59E1" w:rsidRDefault="004A004E" w:rsidP="009470B3">
      <w:pPr>
        <w:rPr>
          <w:rFonts w:ascii="TH SarabunPSK" w:eastAsia="Arial Unicode MS" w:hAnsi="TH SarabunPSK" w:cs="TH SarabunPSK"/>
          <w:lang w:bidi="th-TH"/>
        </w:rPr>
      </w:pPr>
    </w:p>
    <w:p w14:paraId="16E41DB5" w14:textId="11E276B4" w:rsidR="004A004E" w:rsidRPr="009F59E1" w:rsidRDefault="004A004E" w:rsidP="009470B3">
      <w:pPr>
        <w:rPr>
          <w:rFonts w:ascii="TH SarabunPSK" w:eastAsia="Arial Unicode MS" w:hAnsi="TH SarabunPSK" w:cs="TH SarabunPSK"/>
          <w:lang w:bidi="th-TH"/>
        </w:rPr>
      </w:pPr>
    </w:p>
    <w:p w14:paraId="097177DF" w14:textId="61105870" w:rsidR="002C4B0D" w:rsidRPr="009F59E1" w:rsidRDefault="002C4B0D" w:rsidP="009470B3">
      <w:pPr>
        <w:rPr>
          <w:rFonts w:ascii="TH SarabunPSK" w:eastAsia="Arial Unicode MS" w:hAnsi="TH SarabunPSK" w:cs="TH SarabunPSK"/>
          <w:lang w:bidi="th-TH"/>
        </w:rPr>
      </w:pPr>
    </w:p>
    <w:p w14:paraId="4B1DA3E4" w14:textId="77777777" w:rsidR="002C4B0D" w:rsidRPr="009F59E1" w:rsidRDefault="002C4B0D" w:rsidP="009470B3">
      <w:pPr>
        <w:rPr>
          <w:rFonts w:ascii="TH SarabunPSK" w:eastAsia="Arial Unicode MS" w:hAnsi="TH SarabunPSK" w:cs="TH SarabunPSK"/>
          <w:lang w:bidi="th-TH"/>
        </w:rPr>
      </w:pPr>
    </w:p>
    <w:p w14:paraId="1A61650B" w14:textId="77777777" w:rsidR="001C71C6" w:rsidRPr="009F59E1" w:rsidRDefault="001C71C6" w:rsidP="009470B3">
      <w:pPr>
        <w:rPr>
          <w:rFonts w:ascii="TH SarabunPSK" w:eastAsia="Arial Unicode MS" w:hAnsi="TH SarabunPSK" w:cs="TH SarabunPSK"/>
          <w:lang w:bidi="th-TH"/>
        </w:rPr>
      </w:pPr>
    </w:p>
    <w:p w14:paraId="45115A7F" w14:textId="70060FD6" w:rsidR="004A004E" w:rsidRPr="009F59E1" w:rsidRDefault="004A004E" w:rsidP="004A004E">
      <w:pPr>
        <w:pStyle w:val="Heading1"/>
        <w:tabs>
          <w:tab w:val="clear" w:pos="431"/>
          <w:tab w:val="num" w:pos="426"/>
        </w:tabs>
        <w:autoSpaceDE w:val="0"/>
        <w:autoSpaceDN w:val="0"/>
        <w:adjustRightInd w:val="0"/>
        <w:spacing w:before="0" w:after="0" w:line="259" w:lineRule="auto"/>
        <w:ind w:left="567" w:hanging="567"/>
        <w:jc w:val="thaiDistribute"/>
        <w:rPr>
          <w:rFonts w:ascii="TH SarabunPSK" w:eastAsia="Arial Unicode MS" w:hAnsi="TH SarabunPSK" w:cs="TH SarabunPSK"/>
          <w:sz w:val="32"/>
          <w:szCs w:val="32"/>
        </w:rPr>
      </w:pPr>
      <w:r w:rsidRPr="009F59E1">
        <w:rPr>
          <w:rFonts w:ascii="TH SarabunPSK" w:eastAsia="Arial Unicode MS" w:hAnsi="TH SarabunPSK" w:cs="TH SarabunPSK" w:hint="cs"/>
          <w:b w:val="0"/>
          <w:bCs/>
          <w:sz w:val="32"/>
          <w:szCs w:val="32"/>
          <w:cs/>
        </w:rPr>
        <w:t>รายละเอียดกรณีทดสอบ (</w:t>
      </w:r>
      <w:r w:rsidRPr="009F59E1">
        <w:rPr>
          <w:rFonts w:ascii="TH SarabunPSK" w:eastAsia="Arial Unicode MS" w:hAnsi="TH SarabunPSK" w:cs="TH SarabunPSK" w:hint="cs"/>
          <w:sz w:val="32"/>
          <w:szCs w:val="32"/>
        </w:rPr>
        <w:t>Test Case Details)</w:t>
      </w:r>
    </w:p>
    <w:p w14:paraId="6B0622B8" w14:textId="228DA7FB" w:rsidR="004A004E" w:rsidRPr="009F59E1" w:rsidRDefault="004A004E" w:rsidP="004A004E">
      <w:pPr>
        <w:ind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กรณีทดสอบเป็นกลุ่มข้อมูลหรือเงื่อนไขที่ถูกกำหนดขึ้นจากการศึกษาความต้องการระบบ โดยมี องค์ประกอบต่าง ๆ ที่อยู่ในรูปของลำดับเหตุการณ์ที่เกิดขึ้น รวมไปถึงผลลัพธ์ที่คาดไว้จากการทำงาน โดยการ สร้างกรณีทดสอบนี้จะใช้เทคนิคการแบ่งชั้นสมมูล (</w:t>
      </w:r>
      <w:r w:rsidRPr="009F59E1">
        <w:rPr>
          <w:rFonts w:ascii="TH SarabunPSK" w:hAnsi="TH SarabunPSK" w:cs="TH SarabunPSK" w:hint="cs"/>
          <w:lang w:bidi="th-TH"/>
        </w:rPr>
        <w:t xml:space="preserve">Equivalence Partition) </w:t>
      </w:r>
      <w:r w:rsidRPr="009F59E1">
        <w:rPr>
          <w:rFonts w:ascii="TH SarabunPSK" w:hAnsi="TH SarabunPSK" w:cs="TH SarabunPSK" w:hint="cs"/>
          <w:cs/>
          <w:lang w:bidi="th-TH"/>
        </w:rPr>
        <w:t>เป็นการแบ่งกลุ่มข้อมูลออกเป็น คลาสทั้งแบบชั้นข้อมูลที่เป็นไปตามเงื่อนไขในการทำงาน (</w:t>
      </w:r>
      <w:r w:rsidRPr="009F59E1">
        <w:rPr>
          <w:rFonts w:ascii="TH SarabunPSK" w:hAnsi="TH SarabunPSK" w:cs="TH SarabunPSK" w:hint="cs"/>
          <w:lang w:bidi="th-TH"/>
        </w:rPr>
        <w:t xml:space="preserve">Valid) </w:t>
      </w:r>
      <w:r w:rsidRPr="009F59E1">
        <w:rPr>
          <w:rFonts w:ascii="TH SarabunPSK" w:hAnsi="TH SarabunPSK" w:cs="TH SarabunPSK" w:hint="cs"/>
          <w:cs/>
          <w:lang w:bidi="th-TH"/>
        </w:rPr>
        <w:t>และชั้นข้อมูลที่ไม่เป็นไปตามเงื่อนไขในการ ทำงาน (</w:t>
      </w:r>
      <w:r w:rsidRPr="009F59E1">
        <w:rPr>
          <w:rFonts w:ascii="TH SarabunPSK" w:hAnsi="TH SarabunPSK" w:cs="TH SarabunPSK" w:hint="cs"/>
          <w:lang w:bidi="th-TH"/>
        </w:rPr>
        <w:t xml:space="preserve">Invalid) </w:t>
      </w:r>
      <w:r w:rsidR="003073D7">
        <w:rPr>
          <w:rFonts w:ascii="TH SarabunPSK" w:hAnsi="TH SarabunPSK" w:cs="TH SarabunPSK"/>
          <w:lang w:bidi="th-TH"/>
        </w:rPr>
        <w:t xml:space="preserve"> </w:t>
      </w:r>
      <w:r w:rsidR="003073D7">
        <w:rPr>
          <w:rFonts w:ascii="TH SarabunPSK" w:hAnsi="TH SarabunPSK" w:cs="TH SarabunPSK" w:hint="cs"/>
          <w:cs/>
          <w:lang w:bidi="th-TH"/>
        </w:rPr>
        <w:t>และใช้เทคนิค</w:t>
      </w:r>
      <w:r w:rsidR="00EF6271" w:rsidRPr="00EF6271">
        <w:rPr>
          <w:rFonts w:ascii="TH SarabunPSK" w:hAnsi="TH SarabunPSK" w:cs="TH SarabunPSK"/>
          <w:cs/>
          <w:lang w:bidi="th-TH"/>
        </w:rPr>
        <w:t>วิเคราะห์ค่าขอบเขต (</w:t>
      </w:r>
      <w:r w:rsidR="00EF6271" w:rsidRPr="00EF6271">
        <w:rPr>
          <w:rFonts w:ascii="TH SarabunPSK" w:hAnsi="TH SarabunPSK" w:cs="TH SarabunPSK"/>
        </w:rPr>
        <w:t>Boundary value analysis)</w:t>
      </w:r>
      <w:r w:rsidR="00EF6271" w:rsidRPr="00EF627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>ในที่นี้จะแสดงเรื่องราวที่เป็นรายละเอียดของสถานการณ์ที่เกิดขึ้นภายในระบบ (</w:t>
      </w:r>
      <w:r w:rsidRPr="009F59E1">
        <w:rPr>
          <w:rFonts w:ascii="TH SarabunPSK" w:hAnsi="TH SarabunPSK" w:cs="TH SarabunPSK" w:hint="cs"/>
          <w:lang w:bidi="th-TH"/>
        </w:rPr>
        <w:t xml:space="preserve">Scenarios) </w:t>
      </w:r>
      <w:r w:rsidRPr="009F59E1">
        <w:rPr>
          <w:rFonts w:ascii="TH SarabunPSK" w:hAnsi="TH SarabunPSK" w:cs="TH SarabunPSK" w:hint="cs"/>
          <w:cs/>
          <w:lang w:bidi="th-TH"/>
        </w:rPr>
        <w:t>ของขั้นตอนที่ปรากฏอยู่ในยูสเคสที่มีการทดสอบดังต่อไปนี้</w:t>
      </w:r>
    </w:p>
    <w:p w14:paraId="656ED5F7" w14:textId="77777777" w:rsidR="004A004E" w:rsidRPr="009F59E1" w:rsidRDefault="004A004E" w:rsidP="004A004E">
      <w:pPr>
        <w:ind w:firstLine="720"/>
        <w:jc w:val="thaiDistribute"/>
        <w:rPr>
          <w:rFonts w:ascii="TH SarabunPSK" w:hAnsi="TH SarabunPSK" w:cs="TH SarabunPSK"/>
          <w:b/>
          <w:bCs/>
          <w:u w:val="single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  <w:lang w:bidi="th-TH"/>
        </w:rPr>
        <w:t xml:space="preserve">หมายเหตุ </w:t>
      </w:r>
    </w:p>
    <w:p w14:paraId="68135EF0" w14:textId="77777777" w:rsidR="004A004E" w:rsidRPr="009F59E1" w:rsidRDefault="004A004E" w:rsidP="004A004E">
      <w:pPr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lang w:bidi="th-TH"/>
        </w:rPr>
        <w:t>-</w:t>
      </w:r>
      <w:r w:rsidRPr="009F59E1">
        <w:rPr>
          <w:rFonts w:ascii="TH SarabunPSK" w:hAnsi="TH SarabunPSK" w:cs="TH SarabunPSK" w:hint="cs"/>
        </w:rPr>
        <w:t>TC</w:t>
      </w:r>
      <w:r w:rsidRPr="009F59E1">
        <w:rPr>
          <w:rFonts w:ascii="TH SarabunPSK" w:hAnsi="TH SarabunPSK" w:cs="TH SarabunPSK" w:hint="cs"/>
          <w:color w:val="FF0000"/>
        </w:rPr>
        <w:t>XX</w:t>
      </w:r>
      <w:r w:rsidRPr="009F59E1">
        <w:rPr>
          <w:rFonts w:ascii="TH SarabunPSK" w:hAnsi="TH SarabunPSK" w:cs="TH SarabunPSK" w:hint="cs"/>
        </w:rPr>
        <w:t xml:space="preserve"> XX </w:t>
      </w:r>
      <w:r w:rsidRPr="009F59E1">
        <w:rPr>
          <w:rFonts w:ascii="TH SarabunPSK" w:hAnsi="TH SarabunPSK" w:cs="TH SarabunPSK" w:hint="cs"/>
          <w:cs/>
          <w:lang w:bidi="th-TH"/>
        </w:rPr>
        <w:t xml:space="preserve">หมายถึง ลำดับยูสเคส เช่น </w:t>
      </w:r>
      <w:r w:rsidRPr="009F59E1">
        <w:rPr>
          <w:rFonts w:ascii="TH SarabunPSK" w:hAnsi="TH SarabunPSK" w:cs="TH SarabunPSK" w:hint="cs"/>
        </w:rPr>
        <w:t xml:space="preserve">TC01 </w:t>
      </w:r>
      <w:r w:rsidRPr="009F59E1">
        <w:rPr>
          <w:rFonts w:ascii="TH SarabunPSK" w:hAnsi="TH SarabunPSK" w:cs="TH SarabunPSK" w:hint="cs"/>
          <w:cs/>
          <w:lang w:bidi="th-TH"/>
        </w:rPr>
        <w:t xml:space="preserve">ยูสเคสลำดับที่ </w:t>
      </w:r>
      <w:r w:rsidRPr="009F59E1">
        <w:rPr>
          <w:rFonts w:ascii="TH SarabunPSK" w:hAnsi="TH SarabunPSK" w:cs="TH SarabunPSK" w:hint="cs"/>
        </w:rPr>
        <w:t xml:space="preserve">1 Search By Keyword </w:t>
      </w:r>
    </w:p>
    <w:p w14:paraId="4A2E00D8" w14:textId="77777777" w:rsidR="004A004E" w:rsidRPr="009F59E1" w:rsidRDefault="004A004E" w:rsidP="004A004E">
      <w:pPr>
        <w:ind w:left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- EC</w:t>
      </w:r>
      <w:r w:rsidRPr="009F59E1">
        <w:rPr>
          <w:rFonts w:ascii="TH SarabunPSK" w:hAnsi="TH SarabunPSK" w:cs="TH SarabunPSK" w:hint="cs"/>
          <w:color w:val="FF0000"/>
        </w:rPr>
        <w:t>YY</w:t>
      </w:r>
      <w:r w:rsidRPr="009F59E1">
        <w:rPr>
          <w:rFonts w:ascii="TH SarabunPSK" w:hAnsi="TH SarabunPSK" w:cs="TH SarabunPSK" w:hint="cs"/>
        </w:rPr>
        <w:t xml:space="preserve"> YY </w:t>
      </w:r>
      <w:r w:rsidRPr="009F59E1">
        <w:rPr>
          <w:rFonts w:ascii="TH SarabunPSK" w:hAnsi="TH SarabunPSK" w:cs="TH SarabunPSK" w:hint="cs"/>
          <w:cs/>
          <w:lang w:bidi="th-TH"/>
        </w:rPr>
        <w:t xml:space="preserve">หมายถึง ลำดับแบ่งชั้นสมมูลจากอินพุตข้อมูล เช่น </w:t>
      </w:r>
      <w:r w:rsidRPr="009F59E1">
        <w:rPr>
          <w:rFonts w:ascii="TH SarabunPSK" w:hAnsi="TH SarabunPSK" w:cs="TH SarabunPSK" w:hint="cs"/>
        </w:rPr>
        <w:t xml:space="preserve">EC01 </w:t>
      </w:r>
      <w:r w:rsidRPr="009F59E1">
        <w:rPr>
          <w:rFonts w:ascii="TH SarabunPSK" w:hAnsi="TH SarabunPSK" w:cs="TH SarabunPSK" w:hint="cs"/>
          <w:cs/>
          <w:lang w:bidi="th-TH"/>
        </w:rPr>
        <w:t xml:space="preserve">อินพุตข้อมูลลำดับที่ </w:t>
      </w:r>
      <w:r w:rsidRPr="009F59E1">
        <w:rPr>
          <w:rFonts w:ascii="TH SarabunPSK" w:hAnsi="TH SarabunPSK" w:cs="TH SarabunPSK" w:hint="cs"/>
        </w:rPr>
        <w:t>1 keyword</w:t>
      </w:r>
    </w:p>
    <w:p w14:paraId="61E32845" w14:textId="77777777" w:rsidR="004A004E" w:rsidRPr="009F59E1" w:rsidRDefault="004A004E" w:rsidP="004A004E">
      <w:pPr>
        <w:ind w:left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- TD</w:t>
      </w:r>
      <w:r w:rsidRPr="009F59E1">
        <w:rPr>
          <w:rFonts w:ascii="TH SarabunPSK" w:hAnsi="TH SarabunPSK" w:cs="TH SarabunPSK" w:hint="cs"/>
          <w:color w:val="FF0000"/>
        </w:rPr>
        <w:t>ZZ</w:t>
      </w:r>
      <w:r w:rsidRPr="009F59E1">
        <w:rPr>
          <w:rFonts w:ascii="TH SarabunPSK" w:hAnsi="TH SarabunPSK" w:cs="TH SarabunPSK" w:hint="cs"/>
        </w:rPr>
        <w:t xml:space="preserve"> ZZ </w:t>
      </w:r>
      <w:r w:rsidRPr="009F59E1">
        <w:rPr>
          <w:rFonts w:ascii="TH SarabunPSK" w:hAnsi="TH SarabunPSK" w:cs="TH SarabunPSK" w:hint="cs"/>
          <w:cs/>
          <w:lang w:bidi="th-TH"/>
        </w:rPr>
        <w:t xml:space="preserve">หมายถึง ลำดับข้อมูลการทดสอบของอินพุตข้อมูล เช่น </w:t>
      </w:r>
      <w:r w:rsidRPr="009F59E1">
        <w:rPr>
          <w:rFonts w:ascii="TH SarabunPSK" w:hAnsi="TH SarabunPSK" w:cs="TH SarabunPSK" w:hint="cs"/>
        </w:rPr>
        <w:t xml:space="preserve">TD01 </w:t>
      </w:r>
      <w:r w:rsidRPr="009F59E1">
        <w:rPr>
          <w:rFonts w:ascii="TH SarabunPSK" w:hAnsi="TH SarabunPSK" w:cs="TH SarabunPSK" w:hint="cs"/>
          <w:cs/>
          <w:lang w:bidi="th-TH"/>
        </w:rPr>
        <w:t xml:space="preserve">ข้อมูลการทดสอบลำดับที่ </w:t>
      </w:r>
      <w:r w:rsidRPr="009F59E1">
        <w:rPr>
          <w:rFonts w:ascii="TH SarabunPSK" w:hAnsi="TH SarabunPSK" w:cs="TH SarabunPSK" w:hint="cs"/>
        </w:rPr>
        <w:t xml:space="preserve">1 keyword </w:t>
      </w:r>
    </w:p>
    <w:p w14:paraId="628CDC0C" w14:textId="77777777" w:rsidR="004A004E" w:rsidRPr="009F59E1" w:rsidRDefault="004A004E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>- TC</w:t>
      </w:r>
      <w:r w:rsidRPr="009F59E1">
        <w:rPr>
          <w:rFonts w:ascii="TH SarabunPSK" w:hAnsi="TH SarabunPSK" w:cs="TH SarabunPSK" w:hint="cs"/>
          <w:color w:val="FF0000"/>
        </w:rPr>
        <w:t>XX</w:t>
      </w:r>
      <w:r w:rsidRPr="009F59E1">
        <w:rPr>
          <w:rFonts w:ascii="TH SarabunPSK" w:hAnsi="TH SarabunPSK" w:cs="TH SarabunPSK" w:hint="cs"/>
        </w:rPr>
        <w:t>-EC</w:t>
      </w:r>
      <w:r w:rsidRPr="009F59E1">
        <w:rPr>
          <w:rFonts w:ascii="TH SarabunPSK" w:hAnsi="TH SarabunPSK" w:cs="TH SarabunPSK" w:hint="cs"/>
          <w:color w:val="FF0000"/>
        </w:rPr>
        <w:t>YY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หมายถึง ตารางแสดงรายละเอียดการแบ่งชั้นสมมูลจากอินพุตข้อมูล  </w:t>
      </w:r>
    </w:p>
    <w:p w14:paraId="50E2914C" w14:textId="77777777" w:rsidR="004A004E" w:rsidRPr="009F59E1" w:rsidRDefault="004A004E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- </w:t>
      </w:r>
      <w:r w:rsidRPr="009F59E1">
        <w:rPr>
          <w:rFonts w:ascii="TH SarabunPSK" w:hAnsi="TH SarabunPSK" w:cs="TH SarabunPSK" w:hint="cs"/>
        </w:rPr>
        <w:t>TC</w:t>
      </w:r>
      <w:r w:rsidRPr="009F59E1">
        <w:rPr>
          <w:rFonts w:ascii="TH SarabunPSK" w:hAnsi="TH SarabunPSK" w:cs="TH SarabunPSK" w:hint="cs"/>
          <w:color w:val="FF0000"/>
        </w:rPr>
        <w:t>XX</w:t>
      </w:r>
      <w:r w:rsidRPr="009F59E1">
        <w:rPr>
          <w:rFonts w:ascii="TH SarabunPSK" w:hAnsi="TH SarabunPSK" w:cs="TH SarabunPSK" w:hint="cs"/>
        </w:rPr>
        <w:t>-TD</w:t>
      </w:r>
      <w:r w:rsidRPr="009F59E1">
        <w:rPr>
          <w:rFonts w:ascii="TH SarabunPSK" w:hAnsi="TH SarabunPSK" w:cs="TH SarabunPSK" w:hint="cs"/>
          <w:color w:val="FF0000"/>
        </w:rPr>
        <w:t>ZZ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หมายถึง ตารางแสดงข้อมูลของการทดสอบแต่ละรายการที่กำหนดไว้  </w:t>
      </w:r>
    </w:p>
    <w:p w14:paraId="1EED01C1" w14:textId="77777777" w:rsidR="004A004E" w:rsidRPr="009F59E1" w:rsidRDefault="004A004E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- </w:t>
      </w:r>
      <w:r w:rsidRPr="009F59E1">
        <w:rPr>
          <w:rFonts w:ascii="TH SarabunPSK" w:hAnsi="TH SarabunPSK" w:cs="TH SarabunPSK" w:hint="cs"/>
        </w:rPr>
        <w:t>TC</w:t>
      </w:r>
      <w:r w:rsidRPr="009F59E1">
        <w:rPr>
          <w:rFonts w:ascii="TH SarabunPSK" w:hAnsi="TH SarabunPSK" w:cs="TH SarabunPSK" w:hint="cs"/>
          <w:color w:val="FF0000"/>
        </w:rPr>
        <w:t>XX</w:t>
      </w:r>
      <w:r w:rsidRPr="009F59E1">
        <w:rPr>
          <w:rFonts w:ascii="TH SarabunPSK" w:hAnsi="TH SarabunPSK" w:cs="TH SarabunPSK" w:hint="cs"/>
        </w:rPr>
        <w:t>-</w:t>
      </w:r>
      <w:r w:rsidRPr="009F59E1">
        <w:rPr>
          <w:rFonts w:ascii="TH SarabunPSK" w:hAnsi="TH SarabunPSK" w:cs="TH SarabunPSK" w:hint="cs"/>
          <w:color w:val="FF0000"/>
        </w:rPr>
        <w:t>EC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หมายถึง ตารางชุดข้อมูลการทดสอบที่ได้จากเทคนิคการแบ่งชั้นสมมูล  </w:t>
      </w:r>
    </w:p>
    <w:p w14:paraId="0569073C" w14:textId="77777777" w:rsidR="004A004E" w:rsidRPr="009F59E1" w:rsidRDefault="004A004E" w:rsidP="004A004E">
      <w:pPr>
        <w:ind w:left="144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- </w:t>
      </w:r>
      <w:r w:rsidRPr="009F59E1">
        <w:rPr>
          <w:rFonts w:ascii="TH SarabunPSK" w:hAnsi="TH SarabunPSK" w:cs="TH SarabunPSK" w:hint="cs"/>
        </w:rPr>
        <w:t>TC</w:t>
      </w:r>
      <w:r w:rsidRPr="009F59E1">
        <w:rPr>
          <w:rFonts w:ascii="TH SarabunPSK" w:hAnsi="TH SarabunPSK" w:cs="TH SarabunPSK" w:hint="cs"/>
          <w:color w:val="FF0000"/>
        </w:rPr>
        <w:t>XX</w:t>
      </w:r>
      <w:r w:rsidRPr="009F59E1">
        <w:rPr>
          <w:rFonts w:ascii="TH SarabunPSK" w:hAnsi="TH SarabunPSK" w:cs="TH SarabunPSK" w:hint="cs"/>
        </w:rPr>
        <w:t xml:space="preserve">-TCTS </w:t>
      </w:r>
      <w:r w:rsidRPr="009F59E1">
        <w:rPr>
          <w:rFonts w:ascii="TH SarabunPSK" w:hAnsi="TH SarabunPSK" w:cs="TH SarabunPSK" w:hint="cs"/>
          <w:cs/>
          <w:lang w:bidi="th-TH"/>
        </w:rPr>
        <w:t xml:space="preserve">หมายถึงตารางแสดงข้อมูลของกรณีทดสอบและขั้นตอนการทดสอบแบบสมบูรณ์  </w:t>
      </w:r>
    </w:p>
    <w:p w14:paraId="29472C2A" w14:textId="722287F3" w:rsidR="004A004E" w:rsidRPr="009F59E1" w:rsidRDefault="004A004E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- </w:t>
      </w:r>
      <w:r w:rsidRPr="009F59E1">
        <w:rPr>
          <w:rFonts w:ascii="TH SarabunPSK" w:hAnsi="TH SarabunPSK" w:cs="TH SarabunPSK" w:hint="cs"/>
        </w:rPr>
        <w:t>TC</w:t>
      </w:r>
      <w:r w:rsidRPr="009F59E1">
        <w:rPr>
          <w:rFonts w:ascii="TH SarabunPSK" w:hAnsi="TH SarabunPSK" w:cs="TH SarabunPSK" w:hint="cs"/>
          <w:color w:val="FF0000"/>
        </w:rPr>
        <w:t>XX</w:t>
      </w:r>
      <w:r w:rsidRPr="009F59E1">
        <w:rPr>
          <w:rFonts w:ascii="TH SarabunPSK" w:hAnsi="TH SarabunPSK" w:cs="TH SarabunPSK" w:hint="cs"/>
        </w:rPr>
        <w:t xml:space="preserve">-TC </w:t>
      </w:r>
      <w:r w:rsidRPr="009F59E1">
        <w:rPr>
          <w:rFonts w:ascii="TH SarabunPSK" w:hAnsi="TH SarabunPSK" w:cs="TH SarabunPSK" w:hint="cs"/>
          <w:cs/>
          <w:lang w:bidi="th-TH"/>
        </w:rPr>
        <w:t xml:space="preserve">หมายถึง แสดงรายละเอียดกรณีทดสอบของยูสเคสแบบสมบูรณ์   </w:t>
      </w:r>
    </w:p>
    <w:p w14:paraId="31C65F01" w14:textId="256E2872" w:rsidR="00337C07" w:rsidRPr="009F59E1" w:rsidRDefault="00337C07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0E1261E7" w14:textId="72428F24" w:rsidR="001C71C6" w:rsidRPr="009F59E1" w:rsidRDefault="001C71C6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7E7A4911" w14:textId="34520E15" w:rsidR="001C71C6" w:rsidRPr="009F59E1" w:rsidRDefault="001C71C6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4AF30DAD" w14:textId="69607BB7" w:rsidR="001C71C6" w:rsidRPr="009F59E1" w:rsidRDefault="001C71C6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3576FB77" w14:textId="3099D1DC" w:rsidR="001C71C6" w:rsidRPr="009F59E1" w:rsidRDefault="001C71C6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18149F4B" w14:textId="6A2FC6D4" w:rsidR="001C71C6" w:rsidRPr="009F59E1" w:rsidRDefault="001C71C6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45EB90E7" w14:textId="7922B83E" w:rsidR="001C71C6" w:rsidRPr="009F59E1" w:rsidRDefault="001C71C6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440329EB" w14:textId="486BFEE7" w:rsidR="001C71C6" w:rsidRPr="009F59E1" w:rsidRDefault="001C71C6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721EB849" w14:textId="60884055" w:rsidR="001C71C6" w:rsidRPr="009F59E1" w:rsidRDefault="001C71C6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6618F9B5" w14:textId="6730861E" w:rsidR="00062AD2" w:rsidRPr="009F59E1" w:rsidRDefault="00062AD2" w:rsidP="004A004E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</w:p>
    <w:p w14:paraId="5A1715DB" w14:textId="199947B5" w:rsidR="0091148F" w:rsidRPr="009F59E1" w:rsidRDefault="00337C07" w:rsidP="00B32905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01] </w:t>
      </w:r>
      <w:r w:rsidRPr="009F59E1">
        <w:rPr>
          <w:rFonts w:ascii="TH SarabunPSK" w:hAnsi="TH SarabunPSK" w:cs="TH SarabunPSK" w:hint="cs"/>
          <w:b/>
          <w:bCs/>
          <w:lang w:bidi="th-TH"/>
        </w:rPr>
        <w:t>Login</w:t>
      </w:r>
    </w:p>
    <w:p w14:paraId="42A6621F" w14:textId="1FD9C657" w:rsidR="00337C07" w:rsidRPr="009F59E1" w:rsidRDefault="00337C07" w:rsidP="00B32905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009AB101" w14:textId="7EDD5D2E" w:rsidR="00337C07" w:rsidRPr="009F59E1" w:rsidRDefault="00337C07" w:rsidP="00337C07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  <w:bookmarkStart w:id="109" w:name="_Hlk97980322"/>
      <w:r w:rsidRPr="009F59E1">
        <w:rPr>
          <w:rFonts w:ascii="TH SarabunPSK" w:hAnsi="TH SarabunPSK" w:cs="TH SarabunPSK" w:hint="cs"/>
          <w:cs/>
          <w:lang w:bidi="th-TH"/>
        </w:rPr>
        <w:t>ระบบสำหรับการเข้าสู่ระบบ (</w:t>
      </w:r>
      <w:r w:rsidRPr="009F59E1">
        <w:rPr>
          <w:rFonts w:ascii="TH SarabunPSK" w:hAnsi="TH SarabunPSK" w:cs="TH SarabunPSK" w:hint="cs"/>
        </w:rPr>
        <w:t xml:space="preserve">Login) </w:t>
      </w:r>
      <w:r w:rsidRPr="009F59E1">
        <w:rPr>
          <w:rFonts w:ascii="TH SarabunPSK" w:hAnsi="TH SarabunPSK" w:cs="TH SarabunPSK" w:hint="cs"/>
          <w:cs/>
          <w:lang w:bidi="th-TH"/>
        </w:rPr>
        <w:t>สำหรับสมาชิก โดยจะประกอบไปด้วยชื่อผู้ใช้ (</w:t>
      </w:r>
      <w:r w:rsidRPr="009F59E1">
        <w:rPr>
          <w:rFonts w:ascii="TH SarabunPSK" w:hAnsi="TH SarabunPSK" w:cs="TH SarabunPSK" w:hint="cs"/>
        </w:rPr>
        <w:t xml:space="preserve">username) </w:t>
      </w:r>
      <w:r w:rsidRPr="009F59E1">
        <w:rPr>
          <w:rFonts w:ascii="TH SarabunPSK" w:hAnsi="TH SarabunPSK" w:cs="TH SarabunPSK" w:hint="cs"/>
          <w:cs/>
          <w:lang w:bidi="th-TH"/>
        </w:rPr>
        <w:t>และรหัสผ่าน(</w:t>
      </w:r>
      <w:r w:rsidRPr="009F59E1">
        <w:rPr>
          <w:rFonts w:ascii="TH SarabunPSK" w:hAnsi="TH SarabunPSK" w:cs="TH SarabunPSK" w:hint="cs"/>
        </w:rPr>
        <w:t xml:space="preserve">password) </w:t>
      </w:r>
      <w:r w:rsidRPr="009F59E1">
        <w:rPr>
          <w:rFonts w:ascii="TH SarabunPSK" w:hAnsi="TH SarabunPSK" w:cs="TH SarabunPSK" w:hint="cs"/>
          <w:cs/>
          <w:lang w:bidi="th-TH"/>
        </w:rPr>
        <w:t>เพื่อใช้สำหรับการตรวจสอบสิทธิ์ในการเข้าสู่ระบบ</w:t>
      </w:r>
    </w:p>
    <w:bookmarkEnd w:id="109"/>
    <w:p w14:paraId="6D57916D" w14:textId="77777777" w:rsidR="00337C07" w:rsidRPr="009F59E1" w:rsidRDefault="00337C07" w:rsidP="00337C07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2545CC8F" w14:textId="232C8176" w:rsidR="0079458C" w:rsidRPr="009F59E1" w:rsidRDefault="00337C07" w:rsidP="001C71C6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ไม่มีการทำงานใดเกี่ยวข้องกับฟังก์ชันนี้</w:t>
      </w:r>
    </w:p>
    <w:p w14:paraId="52190EB4" w14:textId="5A8D9C97" w:rsidR="0079458C" w:rsidRPr="009F59E1" w:rsidRDefault="0079458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7DF599C5" w14:textId="4001A164" w:rsidR="0079458C" w:rsidRPr="009F59E1" w:rsidRDefault="0079458C" w:rsidP="00452F13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 xml:space="preserve">TC01 </w:t>
      </w:r>
      <w:r w:rsidRPr="009F59E1">
        <w:rPr>
          <w:rFonts w:ascii="TH SarabunPSK" w:hAnsi="TH SarabunPSK" w:cs="TH SarabunPSK" w:hint="cs"/>
          <w:cs/>
          <w:lang w:bidi="th-TH"/>
        </w:rPr>
        <w:t xml:space="preserve">รายละเอียดการทำงานของยูสเคส </w:t>
      </w:r>
      <w:r w:rsidRPr="009F59E1">
        <w:rPr>
          <w:rFonts w:ascii="TH SarabunPSK" w:hAnsi="TH SarabunPSK" w:cs="TH SarabunPSK" w:hint="cs"/>
        </w:rPr>
        <w:t>Login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2605"/>
        <w:gridCol w:w="6390"/>
      </w:tblGrid>
      <w:tr w:rsidR="0079458C" w:rsidRPr="009F59E1" w14:paraId="50067380" w14:textId="77777777" w:rsidTr="00F5461B">
        <w:trPr>
          <w:jc w:val="center"/>
          <w:ins w:id="110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3FE30758" w14:textId="77777777" w:rsidR="0079458C" w:rsidRPr="009F59E1" w:rsidRDefault="0079458C" w:rsidP="00F5461B">
            <w:pPr>
              <w:spacing w:after="160" w:line="259" w:lineRule="auto"/>
              <w:rPr>
                <w:ins w:id="11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6390" w:type="dxa"/>
          </w:tcPr>
          <w:p w14:paraId="039D9915" w14:textId="77777777" w:rsidR="0079458C" w:rsidRPr="009F59E1" w:rsidRDefault="0079458C" w:rsidP="00F5461B">
            <w:pPr>
              <w:spacing w:after="160" w:line="259" w:lineRule="auto"/>
              <w:rPr>
                <w:ins w:id="11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แอปพลิเคชันสำหรับหาคู่สุนัข</w:t>
            </w:r>
          </w:p>
        </w:tc>
      </w:tr>
      <w:tr w:rsidR="0079458C" w:rsidRPr="009F59E1" w14:paraId="5E0A08BA" w14:textId="77777777" w:rsidTr="00F5461B">
        <w:trPr>
          <w:jc w:val="center"/>
          <w:ins w:id="114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2289CA2C" w14:textId="77777777" w:rsidR="0079458C" w:rsidRPr="009F59E1" w:rsidRDefault="0079458C" w:rsidP="00F5461B">
            <w:pPr>
              <w:spacing w:after="160" w:line="259" w:lineRule="auto"/>
              <w:rPr>
                <w:ins w:id="11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6390" w:type="dxa"/>
          </w:tcPr>
          <w:p w14:paraId="1B1DB734" w14:textId="77777777" w:rsidR="0079458C" w:rsidRPr="009F59E1" w:rsidRDefault="0079458C" w:rsidP="00F5461B">
            <w:pPr>
              <w:spacing w:after="160" w:line="259" w:lineRule="auto"/>
              <w:rPr>
                <w:ins w:id="11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Login</w:t>
            </w:r>
          </w:p>
        </w:tc>
      </w:tr>
      <w:tr w:rsidR="0079458C" w:rsidRPr="009F59E1" w14:paraId="0BC6C402" w14:textId="77777777" w:rsidTr="00F5461B">
        <w:trPr>
          <w:jc w:val="center"/>
          <w:ins w:id="118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41FDA24F" w14:textId="77777777" w:rsidR="0079458C" w:rsidRPr="009F59E1" w:rsidRDefault="0079458C" w:rsidP="00F5461B">
            <w:pPr>
              <w:spacing w:after="160" w:line="259" w:lineRule="auto"/>
              <w:rPr>
                <w:ins w:id="11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6390" w:type="dxa"/>
          </w:tcPr>
          <w:p w14:paraId="3A488944" w14:textId="77777777" w:rsidR="0079458C" w:rsidRPr="009F59E1" w:rsidRDefault="0079458C" w:rsidP="00F5461B">
            <w:pPr>
              <w:spacing w:after="160" w:line="259" w:lineRule="auto"/>
              <w:rPr>
                <w:ins w:id="12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79458C" w:rsidRPr="009F59E1" w14:paraId="7ADCA216" w14:textId="77777777" w:rsidTr="00F5461B">
        <w:trPr>
          <w:jc w:val="center"/>
          <w:ins w:id="122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35A2D15" w14:textId="77777777" w:rsidR="0079458C" w:rsidRPr="009F59E1" w:rsidRDefault="0079458C" w:rsidP="00F5461B">
            <w:pPr>
              <w:spacing w:after="160" w:line="259" w:lineRule="auto"/>
              <w:rPr>
                <w:ins w:id="12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6390" w:type="dxa"/>
          </w:tcPr>
          <w:p w14:paraId="15806CDA" w14:textId="77777777" w:rsidR="0079458C" w:rsidRPr="009F59E1" w:rsidRDefault="0079458C" w:rsidP="00F5461B">
            <w:pPr>
              <w:spacing w:after="160" w:line="259" w:lineRule="auto"/>
              <w:rPr>
                <w:ins w:id="125" w:author="วันวิสา ประดิษฐอุกฤษฎ์" w:date="2021-10-11T19:31:00Z"/>
                <w:rFonts w:ascii="TH SarabunPSK" w:hAnsi="TH SarabunPSK" w:cs="TH SarabunPSK"/>
              </w:rPr>
            </w:pPr>
            <w:ins w:id="1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79458C" w:rsidRPr="009F59E1" w14:paraId="5FABFA34" w14:textId="77777777" w:rsidTr="00F5461B">
        <w:trPr>
          <w:jc w:val="center"/>
          <w:ins w:id="127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7D431D59" w14:textId="77777777" w:rsidR="0079458C" w:rsidRPr="009F59E1" w:rsidRDefault="0079458C" w:rsidP="00F5461B">
            <w:pPr>
              <w:spacing w:after="160" w:line="259" w:lineRule="auto"/>
              <w:rPr>
                <w:ins w:id="12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6390" w:type="dxa"/>
          </w:tcPr>
          <w:p w14:paraId="12C9ED2D" w14:textId="77777777" w:rsidR="0079458C" w:rsidRPr="009F59E1" w:rsidRDefault="0079458C" w:rsidP="00F5461B">
            <w:pPr>
              <w:spacing w:line="360" w:lineRule="auto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ยูสเคสเริ่มต้นเมื่อผู้ใช้ทั่วไปเลือกฟังก์ชัน </w:t>
            </w:r>
            <w:r w:rsidRPr="009F59E1">
              <w:rPr>
                <w:rFonts w:ascii="TH SarabunPSK" w:hAnsi="TH SarabunPSK" w:cs="TH SarabunPSK" w:hint="cs"/>
              </w:rPr>
              <w:t>Login</w:t>
            </w:r>
          </w:p>
          <w:p w14:paraId="679C84FA" w14:textId="77777777" w:rsidR="0079458C" w:rsidRPr="009F59E1" w:rsidRDefault="0079458C" w:rsidP="00F5461B">
            <w:pPr>
              <w:spacing w:line="360" w:lineRule="auto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ผู้ใช้กรอกชื่อผู้ใช้และรหัสผ่านลงในฟรอ์มล็อคอิน</w:t>
            </w:r>
          </w:p>
          <w:p w14:paraId="7AA65C69" w14:textId="77777777" w:rsidR="0079458C" w:rsidRPr="009F59E1" w:rsidRDefault="0079458C" w:rsidP="00F5461B">
            <w:pPr>
              <w:spacing w:line="360" w:lineRule="auto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ระบบจะตรวจสอบความถูกต้องของข้อมูลจากสคริปต์</w:t>
            </w:r>
          </w:p>
          <w:p w14:paraId="5B341012" w14:textId="77777777" w:rsidR="0079458C" w:rsidRPr="009F59E1" w:rsidRDefault="0079458C" w:rsidP="00F5461B">
            <w:pPr>
              <w:spacing w:line="360" w:lineRule="auto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4. </w:t>
            </w:r>
            <w:r w:rsidRPr="009F59E1">
              <w:rPr>
                <w:rFonts w:ascii="TH SarabunPSK" w:hAnsi="TH SarabunPSK" w:cs="TH SarabunPSK" w:hint="cs"/>
                <w:cs/>
              </w:rPr>
              <w:t>ระบบรับค่าชื่อผู้ใช้และรหัสผ่าน</w:t>
            </w:r>
          </w:p>
          <w:p w14:paraId="775959FA" w14:textId="77777777" w:rsidR="0079458C" w:rsidRPr="009F59E1" w:rsidRDefault="0079458C" w:rsidP="00F5461B">
            <w:pPr>
              <w:spacing w:after="160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5. </w:t>
            </w:r>
            <w:r w:rsidRPr="009F59E1">
              <w:rPr>
                <w:rFonts w:ascii="TH SarabunPSK" w:hAnsi="TH SarabunPSK" w:cs="TH SarabunPSK" w:hint="cs"/>
                <w:cs/>
              </w:rPr>
              <w:t>ระบบตรวจสอบสถานการณ์ล็อคอินของผู้ใช้ โดย</w:t>
            </w:r>
          </w:p>
          <w:p w14:paraId="39DDCB0D" w14:textId="77777777" w:rsidR="0079458C" w:rsidRPr="009F59E1" w:rsidRDefault="0079458C" w:rsidP="00F5461B">
            <w:pPr>
              <w:spacing w:after="160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5.1 ค้นหาข้อมูลการล็อคอินจากฐานข้อมูล</w:t>
            </w:r>
          </w:p>
          <w:p w14:paraId="0CC375B0" w14:textId="77777777" w:rsidR="0079458C" w:rsidRPr="009F59E1" w:rsidRDefault="0079458C" w:rsidP="00F5461B">
            <w:pPr>
              <w:spacing w:after="160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5.2 ระบบคืนค่าการล็อคอินจากฐานข้อมูล</w:t>
            </w:r>
          </w:p>
          <w:p w14:paraId="41868ABF" w14:textId="77777777" w:rsidR="0079458C" w:rsidRPr="009F59E1" w:rsidRDefault="0079458C" w:rsidP="00F5461B">
            <w:pPr>
              <w:spacing w:after="160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6. ระบบให้ผู้ใช้เข้าสู่หน้าจอหลักเพื่อทำงานในขั้นตอนถัดไป</w:t>
            </w:r>
          </w:p>
          <w:p w14:paraId="6185A8DC" w14:textId="77777777" w:rsidR="0079458C" w:rsidRPr="009F59E1" w:rsidRDefault="0079458C" w:rsidP="00F5461B">
            <w:pPr>
              <w:spacing w:after="160"/>
              <w:rPr>
                <w:ins w:id="13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7.ยูสเคสสิ้นสุดการทำงาน</w:t>
            </w:r>
          </w:p>
        </w:tc>
      </w:tr>
      <w:tr w:rsidR="0079458C" w:rsidRPr="009F59E1" w14:paraId="782AD2AB" w14:textId="77777777" w:rsidTr="00F5461B">
        <w:trPr>
          <w:jc w:val="center"/>
          <w:ins w:id="13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3AA8783" w14:textId="77777777" w:rsidR="0079458C" w:rsidRPr="009F59E1" w:rsidRDefault="0079458C" w:rsidP="00F5461B">
            <w:pPr>
              <w:spacing w:after="160" w:line="259" w:lineRule="auto"/>
              <w:rPr>
                <w:ins w:id="13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6390" w:type="dxa"/>
          </w:tcPr>
          <w:p w14:paraId="201D98A4" w14:textId="77777777" w:rsidR="0079458C" w:rsidRPr="009F59E1" w:rsidRDefault="0079458C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3.1- ในกรณีที่ผู้ใช้กรอกข้อมูลไม่ครบระบบจะแสดงข้อความ “กรุณากรอกข้อมูลให้ครบถ้วน”</w:t>
            </w:r>
          </w:p>
          <w:p w14:paraId="2A757C35" w14:textId="77777777" w:rsidR="0079458C" w:rsidRPr="009F59E1" w:rsidRDefault="0079458C" w:rsidP="00F5461B">
            <w:pPr>
              <w:rPr>
                <w:ins w:id="13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5.1.1 – ในกรณีที่การตรวจสอบชื่อผู้ใช้และรหัสผ่านไม่ถูกต้องระบบจะแสดงข้อความ “ไม่พบข้อมูลผู้ใช้ กรุณาตรวจสอบอีกครั้ง” และกลับสู่หน้าจอล็อคอิน</w:t>
            </w:r>
          </w:p>
        </w:tc>
      </w:tr>
      <w:tr w:rsidR="0079458C" w:rsidRPr="009F59E1" w14:paraId="4D4292FA" w14:textId="77777777" w:rsidTr="00F5461B">
        <w:trPr>
          <w:jc w:val="center"/>
          <w:ins w:id="13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1DE0ED06" w14:textId="77777777" w:rsidR="0079458C" w:rsidRPr="009F59E1" w:rsidRDefault="0079458C" w:rsidP="00F5461B">
            <w:pPr>
              <w:spacing w:after="160" w:line="259" w:lineRule="auto"/>
              <w:rPr>
                <w:ins w:id="13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6390" w:type="dxa"/>
          </w:tcPr>
          <w:p w14:paraId="58F1BF3E" w14:textId="77777777" w:rsidR="0079458C" w:rsidRPr="009F59E1" w:rsidRDefault="0079458C" w:rsidP="00F5461B">
            <w:pPr>
              <w:spacing w:after="160" w:line="259" w:lineRule="auto"/>
              <w:rPr>
                <w:ins w:id="138" w:author="วันวิสา ประดิษฐอุกฤษฎ์" w:date="2021-10-11T19:31:00Z"/>
                <w:rFonts w:ascii="TH SarabunPSK" w:hAnsi="TH SarabunPSK" w:cs="TH SarabunPSK"/>
              </w:rPr>
            </w:pPr>
            <w:ins w:id="1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79458C" w:rsidRPr="009F59E1" w14:paraId="3F1617D9" w14:textId="77777777" w:rsidTr="00F5461B">
        <w:trPr>
          <w:jc w:val="center"/>
          <w:ins w:id="140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E0D586A" w14:textId="77777777" w:rsidR="0079458C" w:rsidRPr="009F59E1" w:rsidRDefault="0079458C" w:rsidP="00F5461B">
            <w:pPr>
              <w:spacing w:after="160" w:line="259" w:lineRule="auto"/>
              <w:rPr>
                <w:ins w:id="14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6390" w:type="dxa"/>
          </w:tcPr>
          <w:p w14:paraId="31059AF3" w14:textId="77777777" w:rsidR="0079458C" w:rsidRPr="009F59E1" w:rsidRDefault="0079458C" w:rsidP="00F5461B">
            <w:pPr>
              <w:spacing w:after="160" w:line="259" w:lineRule="auto"/>
              <w:rPr>
                <w:ins w:id="14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</w:tbl>
    <w:p w14:paraId="4BC0B7C4" w14:textId="77777777" w:rsidR="00EF6271" w:rsidRDefault="00EF6271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4D5246B" w14:textId="3B5BCC7D" w:rsidR="0079458C" w:rsidRPr="009F59E1" w:rsidRDefault="0079458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09700A4B" w14:textId="1B477F08" w:rsidR="0079458C" w:rsidRDefault="0079458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20E10A0F" w14:textId="744BA51B" w:rsidR="00EF6271" w:rsidRDefault="00EF6271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509FDD7" w14:textId="77777777" w:rsidR="00EF6271" w:rsidRPr="009F59E1" w:rsidRDefault="00EF6271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7837857" w14:textId="77777777" w:rsidR="0079458C" w:rsidRPr="009F59E1" w:rsidRDefault="0079458C" w:rsidP="0079458C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noProof/>
          <w:shd w:val="clear" w:color="auto" w:fill="FFFFFF"/>
          <w:cs/>
        </w:rPr>
        <w:drawing>
          <wp:inline distT="0" distB="0" distL="0" distR="0" wp14:anchorId="794D92FB" wp14:editId="300C90C2">
            <wp:extent cx="1949450" cy="3554086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2145" t="1270"/>
                    <a:stretch/>
                  </pic:blipFill>
                  <pic:spPr bwMode="auto">
                    <a:xfrm>
                      <a:off x="0" y="0"/>
                      <a:ext cx="1949555" cy="355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C7D3E" w14:textId="39523F5E" w:rsidR="0079458C" w:rsidRPr="009F59E1" w:rsidRDefault="0079458C" w:rsidP="0079458C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>ภาพที่ 1</w:t>
      </w:r>
      <w:r w:rsidR="00A44996"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.</w:t>
      </w:r>
      <w:r w:rsidR="004227A7" w:rsidRPr="009F59E1">
        <w:rPr>
          <w:rFonts w:ascii="TH SarabunPSK" w:hAnsi="TH SarabunPSK" w:cs="TH SarabunPSK" w:hint="cs"/>
          <w:b/>
          <w:bCs/>
          <w:shd w:val="clear" w:color="auto" w:fill="FFFFFF"/>
          <w:lang w:bidi="th-TH"/>
        </w:rPr>
        <w:t>1</w:t>
      </w:r>
      <w:r w:rsidR="00A44996"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>หน้าจอการเข้าสู่ระบบ</w:t>
      </w:r>
    </w:p>
    <w:p w14:paraId="2C5F4D35" w14:textId="15CCC595" w:rsidR="00CA745E" w:rsidRDefault="00CA745E" w:rsidP="0079458C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6BC4A7BD" w14:textId="7263E9DB" w:rsidR="00EF6271" w:rsidRDefault="00EF6271" w:rsidP="0079458C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7E0F5B7C" w14:textId="2E3597AA" w:rsidR="00EF6271" w:rsidRDefault="00EF6271" w:rsidP="0079458C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590812B9" w14:textId="25C3255D" w:rsidR="00EF6271" w:rsidRDefault="00EF6271" w:rsidP="0079458C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70A8F357" w14:textId="45B5FB0C" w:rsidR="00EF6271" w:rsidRPr="00EF6271" w:rsidRDefault="00EF6271" w:rsidP="00EF6271">
      <w:pPr>
        <w:rPr>
          <w:rFonts w:ascii="TH SarabunPSK" w:hAnsi="TH SarabunPSK" w:cs="TH SarabunPSK"/>
          <w:b/>
          <w:bCs/>
          <w:shd w:val="clear" w:color="auto" w:fill="FFFFFF"/>
        </w:rPr>
      </w:pPr>
    </w:p>
    <w:p w14:paraId="4EC68867" w14:textId="1DBA252A" w:rsidR="00CA745E" w:rsidRPr="009F59E1" w:rsidRDefault="00CA745E" w:rsidP="00CA745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70D990BF" w14:textId="3B56CAAC" w:rsidR="00EF6271" w:rsidRPr="009F59E1" w:rsidRDefault="00CA745E" w:rsidP="00EF6271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เงื่อนไขของกลุ่มข้อมูลทดสอบฟังก์ชัน </w:t>
      </w:r>
      <w:r w:rsidRPr="009F59E1">
        <w:rPr>
          <w:rFonts w:ascii="TH SarabunPSK" w:hAnsi="TH SarabunPSK" w:cs="TH SarabunPSK" w:hint="cs"/>
        </w:rPr>
        <w:t xml:space="preserve">Login </w:t>
      </w:r>
      <w:r w:rsidRPr="009F59E1">
        <w:rPr>
          <w:rFonts w:ascii="TH SarabunPSK" w:hAnsi="TH SarabunPSK" w:cs="TH SarabunPSK" w:hint="cs"/>
          <w:cs/>
          <w:lang w:bidi="th-TH"/>
        </w:rPr>
        <w:t>มีข้อมูลรายละเอียดดังต่อไปนี้</w:t>
      </w:r>
    </w:p>
    <w:p w14:paraId="2363FD6B" w14:textId="77777777" w:rsidR="00CA745E" w:rsidRPr="009F59E1" w:rsidRDefault="00CA745E" w:rsidP="00823392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  <w:lang w:bidi="th-TH"/>
        </w:rPr>
        <w:t>.5.1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ชื่อผู้ใช้งาน (</w:t>
      </w:r>
      <w:r w:rsidRPr="009F59E1">
        <w:rPr>
          <w:rFonts w:ascii="TH SarabunPSK" w:hAnsi="TH SarabunPSK" w:cs="TH SarabunPSK" w:hint="cs"/>
          <w:b/>
          <w:bCs/>
          <w:lang w:bidi="th-TH"/>
        </w:rPr>
        <w:t>Username) : TextInput</w:t>
      </w:r>
    </w:p>
    <w:p w14:paraId="22D90CF2" w14:textId="6127DAE0" w:rsidR="00CA745E" w:rsidRPr="009F59E1" w:rsidRDefault="00CA745E" w:rsidP="00CA745E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ความต้องการของระบบในส่วนของชื่อผู้ใช้งาน มีคุณลักษณะดังนี้</w:t>
      </w:r>
    </w:p>
    <w:p w14:paraId="35735238" w14:textId="649E0FD1" w:rsidR="00CA745E" w:rsidRPr="009F59E1" w:rsidRDefault="00CA745E" w:rsidP="00823392">
      <w:pPr>
        <w:spacing w:line="259" w:lineRule="auto"/>
        <w:ind w:firstLine="720"/>
        <w:rPr>
          <w:ins w:id="144" w:author="วันวิสา ประดิษฐอุกฤษฎ์" w:date="2021-10-11T19:31:00Z"/>
          <w:rFonts w:ascii="TH SarabunPSK" w:hAnsi="TH SarabunPSK" w:cs="TH SarabunPSK"/>
        </w:rPr>
      </w:pPr>
      <w:bookmarkStart w:id="145" w:name="_Hlk97817397"/>
      <w:r w:rsidRPr="009F59E1">
        <w:rPr>
          <w:rFonts w:ascii="TH SarabunPSK" w:hAnsi="TH SarabunPSK" w:cs="TH SarabunPSK" w:hint="cs"/>
        </w:rPr>
        <w:t>1.</w:t>
      </w:r>
      <w:r w:rsidR="00A3765F" w:rsidRPr="009F59E1">
        <w:rPr>
          <w:rFonts w:ascii="TH SarabunPSK" w:hAnsi="TH SarabunPSK" w:cs="TH SarabunPSK" w:hint="cs"/>
        </w:rPr>
        <w:t xml:space="preserve"> </w:t>
      </w:r>
      <w:ins w:id="14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ต้องเป็นตัวอักษรภาษาอังกฤษ หรือตัวเลขอารบิก </w:t>
        </w:r>
      </w:ins>
    </w:p>
    <w:p w14:paraId="2425FDFF" w14:textId="6DC41458" w:rsidR="00CA745E" w:rsidRPr="009F59E1" w:rsidRDefault="00CA745E" w:rsidP="00823392">
      <w:pPr>
        <w:spacing w:line="259" w:lineRule="auto"/>
        <w:ind w:firstLine="720"/>
        <w:rPr>
          <w:ins w:id="147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2.</w:t>
      </w:r>
      <w:r w:rsidR="00A3765F" w:rsidRPr="009F59E1">
        <w:rPr>
          <w:rFonts w:ascii="TH SarabunPSK" w:hAnsi="TH SarabunPSK" w:cs="TH SarabunPSK" w:hint="cs"/>
        </w:rPr>
        <w:t xml:space="preserve"> </w:t>
      </w:r>
      <w:ins w:id="14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ต้องไม่มีเว้นวรรค หรือช่องว่างใดๆ</w:t>
        </w:r>
      </w:ins>
    </w:p>
    <w:p w14:paraId="608DD655" w14:textId="0D36DD02" w:rsidR="00CA745E" w:rsidRPr="009F59E1" w:rsidRDefault="00CA745E" w:rsidP="00823392">
      <w:pPr>
        <w:spacing w:line="259" w:lineRule="auto"/>
        <w:ind w:firstLine="720"/>
        <w:rPr>
          <w:ins w:id="149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3.</w:t>
      </w:r>
      <w:r w:rsidR="00A3765F" w:rsidRPr="009F59E1">
        <w:rPr>
          <w:rFonts w:ascii="TH SarabunPSK" w:hAnsi="TH SarabunPSK" w:cs="TH SarabunPSK" w:hint="cs"/>
        </w:rPr>
        <w:t xml:space="preserve"> </w:t>
      </w:r>
      <w:ins w:id="15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มีจำนวนตัวอักษรตั้งแต่ </w:t>
        </w:r>
      </w:ins>
      <w:r w:rsidR="005E4F2D">
        <w:rPr>
          <w:rFonts w:ascii="TH SarabunPSK" w:hAnsi="TH SarabunPSK" w:cs="TH SarabunPSK"/>
        </w:rPr>
        <w:t>5</w:t>
      </w:r>
      <w:ins w:id="15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และไม่เกิน </w:t>
        </w:r>
      </w:ins>
      <w:r w:rsidR="005E4F2D">
        <w:rPr>
          <w:rFonts w:ascii="TH SarabunPSK" w:hAnsi="TH SarabunPSK" w:cs="TH SarabunPSK"/>
        </w:rPr>
        <w:t>30</w:t>
      </w:r>
      <w:ins w:id="15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ตัวอักษร</w:t>
        </w:r>
      </w:ins>
    </w:p>
    <w:p w14:paraId="0114EA80" w14:textId="1BDE9A75" w:rsidR="00A3765F" w:rsidRPr="009F59E1" w:rsidRDefault="00CA745E" w:rsidP="00823392">
      <w:pPr>
        <w:spacing w:line="259" w:lineRule="auto"/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4.</w:t>
      </w:r>
      <w:r w:rsidR="00A3765F" w:rsidRPr="009F59E1">
        <w:rPr>
          <w:rFonts w:ascii="TH SarabunPSK" w:hAnsi="TH SarabunPSK" w:cs="TH SarabunPSK" w:hint="cs"/>
        </w:rPr>
        <w:t xml:space="preserve"> </w:t>
      </w:r>
      <w:ins w:id="15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ต้องไม่เป็นค่าว่าง</w:t>
        </w:r>
      </w:ins>
    </w:p>
    <w:p w14:paraId="604FEBB2" w14:textId="77777777" w:rsidR="00A3765F" w:rsidRPr="009F59E1" w:rsidRDefault="00A3765F" w:rsidP="00A3765F">
      <w:pPr>
        <w:ind w:firstLine="720"/>
        <w:rPr>
          <w:ins w:id="154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bookmarkStart w:id="155" w:name="_Hlk97817451"/>
      <w:ins w:id="15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ชื่อผู้ใช้งาน</w:t>
      </w:r>
    </w:p>
    <w:p w14:paraId="75120366" w14:textId="18CFEAF9" w:rsidR="00A3765F" w:rsidRPr="009F59E1" w:rsidRDefault="00A3765F" w:rsidP="00995F3E">
      <w:pPr>
        <w:pStyle w:val="ListParagraph"/>
        <w:numPr>
          <w:ilvl w:val="0"/>
          <w:numId w:val="10"/>
        </w:numPr>
        <w:spacing w:line="259" w:lineRule="auto"/>
        <w:rPr>
          <w:ins w:id="157" w:author="วันวิสา ประดิษฐอุกฤษฎ์" w:date="2021-10-11T19:31:00Z"/>
          <w:rFonts w:ascii="TH SarabunPSK" w:hAnsi="TH SarabunPSK" w:cs="TH SarabunPSK"/>
        </w:rPr>
      </w:pPr>
      <w:ins w:id="15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ในกรณีที่ผู้ใช้ไม่กรอก</w:t>
        </w:r>
      </w:ins>
      <w:bookmarkStart w:id="159" w:name="_Hlk93150751"/>
      <w:r w:rsidRPr="009F59E1">
        <w:rPr>
          <w:rFonts w:ascii="TH SarabunPSK" w:hAnsi="TH SarabunPSK" w:cs="TH SarabunPSK" w:hint="cs"/>
          <w:cs/>
        </w:rPr>
        <w:t>ชื่อผู้ใช้</w:t>
      </w:r>
      <w:ins w:id="16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</w:t>
        </w:r>
        <w:bookmarkEnd w:id="159"/>
        <w:r w:rsidRPr="009F59E1">
          <w:rPr>
            <w:rFonts w:ascii="TH SarabunPSK" w:hAnsi="TH SarabunPSK" w:cs="TH SarabunPSK" w:hint="cs"/>
            <w:cs/>
          </w:rPr>
          <w:t>ระบบจะแสดงข้อความ “กรุณากรอก</w:t>
        </w:r>
      </w:ins>
      <w:r w:rsidRPr="009F59E1">
        <w:rPr>
          <w:rFonts w:ascii="TH SarabunPSK" w:hAnsi="TH SarabunPSK" w:cs="TH SarabunPSK" w:hint="cs"/>
        </w:rPr>
        <w:t xml:space="preserve"> Username</w:t>
      </w:r>
      <w:ins w:id="16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”</w:t>
        </w:r>
      </w:ins>
    </w:p>
    <w:p w14:paraId="4F1943EF" w14:textId="77777777" w:rsidR="00A3765F" w:rsidRPr="009F59E1" w:rsidRDefault="00A3765F" w:rsidP="00823392">
      <w:pPr>
        <w:numPr>
          <w:ilvl w:val="0"/>
          <w:numId w:val="10"/>
        </w:numPr>
        <w:spacing w:line="259" w:lineRule="auto"/>
        <w:rPr>
          <w:rFonts w:ascii="TH SarabunPSK" w:hAnsi="TH SarabunPSK" w:cs="TH SarabunPSK"/>
        </w:rPr>
      </w:pPr>
      <w:ins w:id="16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ในกรณีที่ผู้ใช้กรอก</w:t>
        </w:r>
      </w:ins>
      <w:r w:rsidRPr="009F59E1">
        <w:rPr>
          <w:rFonts w:ascii="TH SarabunPSK" w:hAnsi="TH SarabunPSK" w:cs="TH SarabunPSK" w:hint="cs"/>
          <w:cs/>
        </w:rPr>
        <w:t>ชื่อผู้ใช้</w:t>
      </w:r>
      <w:ins w:id="16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ไม่ถูกต้อง ระบบจะแสดงข้อความ “</w:t>
        </w:r>
      </w:ins>
      <w:r w:rsidRPr="009F59E1">
        <w:rPr>
          <w:rFonts w:ascii="TH SarabunPSK" w:hAnsi="TH SarabunPSK" w:cs="TH SarabunPSK" w:hint="cs"/>
          <w:cs/>
        </w:rPr>
        <w:t>ไม่มีบัญชีผู้ใช้นี้</w:t>
      </w:r>
      <w:ins w:id="164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”</w:t>
        </w:r>
      </w:ins>
    </w:p>
    <w:bookmarkEnd w:id="155"/>
    <w:p w14:paraId="1750069C" w14:textId="66BE6411" w:rsidR="00A3765F" w:rsidRPr="009F59E1" w:rsidRDefault="00A3765F" w:rsidP="00995F3E">
      <w:pPr>
        <w:ind w:left="720" w:firstLine="360"/>
        <w:rPr>
          <w:rFonts w:ascii="TH SarabunPSK" w:hAnsi="TH SarabunPSK" w:cs="TH SarabunPSK"/>
        </w:rPr>
      </w:pPr>
      <w:ins w:id="16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เมื่อกรอกข้อมูลถูกต้องและกด</w:t>
        </w:r>
      </w:ins>
      <w:r w:rsidRPr="009F59E1">
        <w:rPr>
          <w:rFonts w:ascii="TH SarabunPSK" w:hAnsi="TH SarabunPSK" w:cs="TH SarabunPSK" w:hint="cs"/>
        </w:rPr>
        <w:t xml:space="preserve"> Login </w:t>
      </w:r>
      <w:ins w:id="16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  </w:r>
      </w:ins>
    </w:p>
    <w:p w14:paraId="3111CE8C" w14:textId="77777777" w:rsidR="00823392" w:rsidRPr="009F59E1" w:rsidRDefault="00823392" w:rsidP="00A3765F">
      <w:pPr>
        <w:ind w:left="720" w:firstLine="720"/>
        <w:rPr>
          <w:rFonts w:ascii="TH SarabunPSK" w:hAnsi="TH SarabunPSK" w:cs="TH SarabunPSK"/>
        </w:rPr>
      </w:pPr>
    </w:p>
    <w:p w14:paraId="1188BD6D" w14:textId="58BF8F5B" w:rsidR="00A3765F" w:rsidRPr="009F59E1" w:rsidRDefault="00823392" w:rsidP="00DB7768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 xml:space="preserve">TC01-EC01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ชื่อผู้ใช้งาน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81"/>
        <w:gridCol w:w="1733"/>
        <w:gridCol w:w="1559"/>
        <w:gridCol w:w="1338"/>
        <w:gridCol w:w="1445"/>
        <w:gridCol w:w="1586"/>
      </w:tblGrid>
      <w:tr w:rsidR="00DB7768" w:rsidRPr="009F59E1" w14:paraId="6F855E49" w14:textId="77777777" w:rsidTr="001C71C6">
        <w:trPr>
          <w:ins w:id="167" w:author="วันวิสา ประดิษฐอุกฤษฎ์" w:date="2021-10-11T19:31:00Z"/>
        </w:trPr>
        <w:tc>
          <w:tcPr>
            <w:tcW w:w="855" w:type="pct"/>
            <w:shd w:val="clear" w:color="auto" w:fill="D0CECE" w:themeFill="background2" w:themeFillShade="E6"/>
            <w:vAlign w:val="center"/>
          </w:tcPr>
          <w:p w14:paraId="61670C4D" w14:textId="77777777" w:rsidR="00DB7768" w:rsidRPr="009F59E1" w:rsidRDefault="00DB7768" w:rsidP="001C71C6">
            <w:pPr>
              <w:spacing w:line="259" w:lineRule="auto"/>
              <w:rPr>
                <w:ins w:id="16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bookmarkStart w:id="169" w:name="_Hlk97817487"/>
            <w:ins w:id="17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937" w:type="pct"/>
            <w:shd w:val="clear" w:color="auto" w:fill="D0CECE" w:themeFill="background2" w:themeFillShade="E6"/>
            <w:vAlign w:val="center"/>
          </w:tcPr>
          <w:p w14:paraId="13B4FDC8" w14:textId="694D24B8" w:rsidR="00DB7768" w:rsidRPr="009F59E1" w:rsidRDefault="00DB7768" w:rsidP="001C71C6">
            <w:pPr>
              <w:spacing w:line="259" w:lineRule="auto"/>
              <w:rPr>
                <w:ins w:id="17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1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43" w:type="pct"/>
            <w:shd w:val="clear" w:color="auto" w:fill="D0CECE" w:themeFill="background2" w:themeFillShade="E6"/>
            <w:vAlign w:val="center"/>
          </w:tcPr>
          <w:p w14:paraId="2178931C" w14:textId="32AE74B2" w:rsidR="00DB7768" w:rsidRPr="009F59E1" w:rsidRDefault="00DB7768" w:rsidP="001C71C6">
            <w:pPr>
              <w:spacing w:line="259" w:lineRule="auto"/>
              <w:rPr>
                <w:ins w:id="17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1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724" w:type="pct"/>
            <w:shd w:val="clear" w:color="auto" w:fill="D0CECE" w:themeFill="background2" w:themeFillShade="E6"/>
            <w:vAlign w:val="center"/>
          </w:tcPr>
          <w:p w14:paraId="29B06E84" w14:textId="77777777" w:rsidR="00DB7768" w:rsidRPr="009F59E1" w:rsidRDefault="00DB7768" w:rsidP="001C71C6">
            <w:pPr>
              <w:spacing w:line="259" w:lineRule="auto"/>
              <w:rPr>
                <w:ins w:id="17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782" w:type="pct"/>
            <w:shd w:val="clear" w:color="auto" w:fill="D0CECE" w:themeFill="background2" w:themeFillShade="E6"/>
            <w:vAlign w:val="center"/>
          </w:tcPr>
          <w:p w14:paraId="708C9385" w14:textId="77777777" w:rsidR="00DB7768" w:rsidRPr="009F59E1" w:rsidRDefault="00DB7768" w:rsidP="001C71C6">
            <w:pPr>
              <w:spacing w:line="259" w:lineRule="auto"/>
              <w:rPr>
                <w:ins w:id="17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5C043FCA" w14:textId="77777777" w:rsidR="00DB7768" w:rsidRPr="009F59E1" w:rsidRDefault="00DB7768" w:rsidP="001C71C6">
            <w:pPr>
              <w:spacing w:line="259" w:lineRule="auto"/>
              <w:rPr>
                <w:ins w:id="18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858" w:type="pct"/>
            <w:shd w:val="clear" w:color="auto" w:fill="D0CECE" w:themeFill="background2" w:themeFillShade="E6"/>
            <w:vAlign w:val="center"/>
          </w:tcPr>
          <w:p w14:paraId="2A100692" w14:textId="77777777" w:rsidR="00DB7768" w:rsidRPr="009F59E1" w:rsidRDefault="00DB7768" w:rsidP="001C71C6">
            <w:pPr>
              <w:spacing w:line="259" w:lineRule="auto"/>
              <w:rPr>
                <w:ins w:id="18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43D8CEE1" w14:textId="77777777" w:rsidR="00DB7768" w:rsidRPr="009F59E1" w:rsidRDefault="00DB7768" w:rsidP="001C71C6">
            <w:pPr>
              <w:spacing w:line="259" w:lineRule="auto"/>
              <w:rPr>
                <w:ins w:id="18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DB7768" w:rsidRPr="009F59E1" w14:paraId="4C5385C9" w14:textId="77777777" w:rsidTr="001C71C6">
        <w:trPr>
          <w:ins w:id="187" w:author="วันวิสา ประดิษฐอุกฤษฎ์" w:date="2021-10-11T19:31:00Z"/>
        </w:trPr>
        <w:tc>
          <w:tcPr>
            <w:tcW w:w="855" w:type="pct"/>
            <w:vAlign w:val="center"/>
          </w:tcPr>
          <w:p w14:paraId="6A7EFA79" w14:textId="77777777" w:rsidR="00DB7768" w:rsidRPr="009F59E1" w:rsidRDefault="00DB7768" w:rsidP="001C71C6">
            <w:pPr>
              <w:spacing w:after="160" w:line="259" w:lineRule="auto"/>
              <w:rPr>
                <w:ins w:id="188" w:author="วันวิสา ประดิษฐอุกฤษฎ์" w:date="2021-10-11T19:31:00Z"/>
                <w:rFonts w:ascii="TH SarabunPSK" w:hAnsi="TH SarabunPSK" w:cs="TH SarabunPSK"/>
              </w:rPr>
            </w:pPr>
            <w:ins w:id="1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937" w:type="pct"/>
            <w:vAlign w:val="center"/>
          </w:tcPr>
          <w:p w14:paraId="245BD9C9" w14:textId="77777777" w:rsidR="00DB7768" w:rsidRPr="009F59E1" w:rsidRDefault="00DB7768" w:rsidP="001C71C6">
            <w:pPr>
              <w:spacing w:after="160" w:line="259" w:lineRule="auto"/>
              <w:rPr>
                <w:ins w:id="19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ประกอบด้วยตัวอักษรภาษาอังกฤษ หรือตัวเลขอารบิก </w:t>
              </w:r>
            </w:ins>
          </w:p>
        </w:tc>
        <w:tc>
          <w:tcPr>
            <w:tcW w:w="843" w:type="pct"/>
            <w:vAlign w:val="center"/>
          </w:tcPr>
          <w:p w14:paraId="72BEC816" w14:textId="77777777" w:rsidR="00DB7768" w:rsidRPr="009F59E1" w:rsidRDefault="00DB7768" w:rsidP="001C71C6">
            <w:pPr>
              <w:spacing w:after="160" w:line="259" w:lineRule="auto"/>
              <w:rPr>
                <w:ins w:id="19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IVEc1.1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มี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ตัวอักษรภาษาอื่นๆ หรือ</w:t>
            </w:r>
            <w:ins w:id="1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ตัวอักษรพิเศษ </w:t>
              </w:r>
            </w:ins>
          </w:p>
        </w:tc>
        <w:tc>
          <w:tcPr>
            <w:tcW w:w="724" w:type="pct"/>
            <w:vAlign w:val="center"/>
          </w:tcPr>
          <w:p w14:paraId="1C0EEC8E" w14:textId="77777777" w:rsidR="00DB7768" w:rsidRPr="009F59E1" w:rsidRDefault="00DB7768" w:rsidP="001C71C6">
            <w:pPr>
              <w:spacing w:after="160" w:line="259" w:lineRule="auto"/>
              <w:rPr>
                <w:ins w:id="196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82" w:type="pct"/>
            <w:vAlign w:val="center"/>
          </w:tcPr>
          <w:p w14:paraId="0395C11B" w14:textId="77777777" w:rsidR="00DB7768" w:rsidRPr="009F59E1" w:rsidRDefault="00DB7768" w:rsidP="001C71C6">
            <w:pPr>
              <w:spacing w:after="160" w:line="259" w:lineRule="auto"/>
              <w:rPr>
                <w:ins w:id="197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858" w:type="pct"/>
            <w:vAlign w:val="center"/>
          </w:tcPr>
          <w:p w14:paraId="231DE128" w14:textId="77777777" w:rsidR="00DB7768" w:rsidRPr="009F59E1" w:rsidRDefault="00DB7768" w:rsidP="001C71C6">
            <w:pPr>
              <w:spacing w:after="160" w:line="259" w:lineRule="auto"/>
              <w:rPr>
                <w:ins w:id="198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DB7768" w:rsidRPr="009F59E1" w14:paraId="51ACFEEF" w14:textId="77777777" w:rsidTr="001C71C6">
        <w:trPr>
          <w:ins w:id="199" w:author="วันวิสา ประดิษฐอุกฤษฎ์" w:date="2021-10-11T19:31:00Z"/>
        </w:trPr>
        <w:tc>
          <w:tcPr>
            <w:tcW w:w="855" w:type="pct"/>
            <w:vAlign w:val="center"/>
          </w:tcPr>
          <w:p w14:paraId="3B404A15" w14:textId="77777777" w:rsidR="00DB7768" w:rsidRPr="009F59E1" w:rsidRDefault="00DB7768" w:rsidP="001C71C6">
            <w:pPr>
              <w:spacing w:after="160" w:line="259" w:lineRule="auto"/>
              <w:rPr>
                <w:ins w:id="200" w:author="วันวิสา ประดิษฐอุกฤษฎ์" w:date="2021-10-11T19:31:00Z"/>
                <w:rFonts w:ascii="TH SarabunPSK" w:hAnsi="TH SarabunPSK" w:cs="TH SarabunPSK"/>
              </w:rPr>
            </w:pPr>
            <w:ins w:id="2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เว้นวรรค</w:t>
              </w:r>
            </w:ins>
          </w:p>
        </w:tc>
        <w:tc>
          <w:tcPr>
            <w:tcW w:w="937" w:type="pct"/>
            <w:vAlign w:val="center"/>
          </w:tcPr>
          <w:p w14:paraId="2C66EE35" w14:textId="77777777" w:rsidR="00DB7768" w:rsidRPr="009F59E1" w:rsidRDefault="00DB7768" w:rsidP="001C71C6">
            <w:pPr>
              <w:spacing w:after="160" w:line="259" w:lineRule="auto"/>
              <w:rPr>
                <w:ins w:id="20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ins w:id="2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ต้องไม่มีช่องว่าง</w:t>
              </w:r>
            </w:ins>
          </w:p>
        </w:tc>
        <w:tc>
          <w:tcPr>
            <w:tcW w:w="843" w:type="pct"/>
            <w:vAlign w:val="center"/>
          </w:tcPr>
          <w:p w14:paraId="03CD3449" w14:textId="77777777" w:rsidR="00DB7768" w:rsidRPr="009F59E1" w:rsidRDefault="00DB7768" w:rsidP="001C71C6">
            <w:pPr>
              <w:spacing w:after="160" w:line="259" w:lineRule="auto"/>
              <w:rPr>
                <w:ins w:id="205" w:author="วันวิสา ประดิษฐอุกฤษฎ์" w:date="2021-10-11T19:31:00Z"/>
                <w:rFonts w:ascii="TH SarabunPSK" w:hAnsi="TH SarabunPSK" w:cs="TH SarabunPSK"/>
              </w:rPr>
            </w:pPr>
            <w:ins w:id="20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2.1</w:t>
            </w:r>
            <w:ins w:id="2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มีช่องว่าง</w:t>
              </w:r>
            </w:ins>
          </w:p>
        </w:tc>
        <w:tc>
          <w:tcPr>
            <w:tcW w:w="724" w:type="pct"/>
            <w:vAlign w:val="center"/>
          </w:tcPr>
          <w:p w14:paraId="725B7D81" w14:textId="77777777" w:rsidR="00DB7768" w:rsidRPr="009F59E1" w:rsidRDefault="00DB7768" w:rsidP="001C71C6">
            <w:pPr>
              <w:spacing w:after="160" w:line="259" w:lineRule="auto"/>
              <w:rPr>
                <w:ins w:id="208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82" w:type="pct"/>
            <w:vAlign w:val="center"/>
          </w:tcPr>
          <w:p w14:paraId="3AEAA56A" w14:textId="77777777" w:rsidR="00DB7768" w:rsidRPr="009F59E1" w:rsidRDefault="00DB7768" w:rsidP="001C71C6">
            <w:pPr>
              <w:spacing w:after="160" w:line="259" w:lineRule="auto"/>
              <w:rPr>
                <w:ins w:id="209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858" w:type="pct"/>
            <w:vAlign w:val="center"/>
          </w:tcPr>
          <w:p w14:paraId="56D8AE8B" w14:textId="77777777" w:rsidR="00DB7768" w:rsidRPr="009F59E1" w:rsidRDefault="00DB7768" w:rsidP="001C71C6">
            <w:pPr>
              <w:spacing w:after="160" w:line="259" w:lineRule="auto"/>
              <w:rPr>
                <w:ins w:id="21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DB7768" w:rsidRPr="009F59E1" w14:paraId="50D84B0D" w14:textId="77777777" w:rsidTr="001C71C6">
        <w:trPr>
          <w:ins w:id="211" w:author="วันวิสา ประดิษฐอุกฤษฎ์" w:date="2021-10-11T19:31:00Z"/>
        </w:trPr>
        <w:tc>
          <w:tcPr>
            <w:tcW w:w="855" w:type="pct"/>
            <w:vAlign w:val="center"/>
          </w:tcPr>
          <w:p w14:paraId="74BCFB00" w14:textId="77777777" w:rsidR="00DB7768" w:rsidRPr="009F59E1" w:rsidRDefault="00DB7768" w:rsidP="001C71C6">
            <w:pPr>
              <w:spacing w:after="160" w:line="259" w:lineRule="auto"/>
              <w:rPr>
                <w:ins w:id="21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ขนาด</w:t>
              </w:r>
            </w:ins>
          </w:p>
        </w:tc>
        <w:tc>
          <w:tcPr>
            <w:tcW w:w="937" w:type="pct"/>
            <w:vAlign w:val="center"/>
          </w:tcPr>
          <w:p w14:paraId="10F62996" w14:textId="77777777" w:rsidR="00DB7768" w:rsidRPr="009F59E1" w:rsidRDefault="00DB7768" w:rsidP="001C71C6">
            <w:pPr>
              <w:spacing w:after="160" w:line="259" w:lineRule="auto"/>
              <w:rPr>
                <w:ins w:id="21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2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ต้องมีความยาวตั้งแต่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5</w:t>
            </w:r>
            <w:ins w:id="2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และไม่เกิน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30</w:t>
            </w:r>
            <w:ins w:id="2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</w:tc>
        <w:tc>
          <w:tcPr>
            <w:tcW w:w="843" w:type="pct"/>
            <w:vAlign w:val="center"/>
          </w:tcPr>
          <w:p w14:paraId="4EA61943" w14:textId="77777777" w:rsidR="00DB7768" w:rsidRPr="009F59E1" w:rsidRDefault="00DB7768" w:rsidP="001C71C6">
            <w:pPr>
              <w:spacing w:after="160" w:line="259" w:lineRule="auto"/>
              <w:rPr>
                <w:ins w:id="21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2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.1 -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มีความยาวตัวอักษรน้อยกว่า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5</w:t>
            </w:r>
            <w:ins w:id="2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724" w:type="pct"/>
            <w:vAlign w:val="center"/>
          </w:tcPr>
          <w:p w14:paraId="5523FAE7" w14:textId="77777777" w:rsidR="00DB7768" w:rsidRPr="009F59E1" w:rsidRDefault="00DB7768" w:rsidP="001C71C6">
            <w:pPr>
              <w:spacing w:after="160" w:line="259" w:lineRule="auto"/>
              <w:rPr>
                <w:ins w:id="223" w:author="วันวิสา ประดิษฐอุกฤษฎ์" w:date="2021-10-11T19:31:00Z"/>
                <w:rFonts w:ascii="TH SarabunPSK" w:hAnsi="TH SarabunPSK" w:cs="TH SarabunPSK"/>
              </w:rPr>
            </w:pPr>
            <w:ins w:id="2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2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.2 -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มีความยาวตัวอักษรมากกว่า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30</w:t>
            </w:r>
            <w:ins w:id="2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782" w:type="pct"/>
            <w:vAlign w:val="center"/>
          </w:tcPr>
          <w:p w14:paraId="605D4868" w14:textId="26B1FDB7" w:rsidR="00DB7768" w:rsidRDefault="00DB7768" w:rsidP="001C71C6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2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1</w:t>
            </w:r>
            <w:ins w:id="2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E1718E">
              <w:rPr>
                <w:rFonts w:ascii="TH SarabunPSK" w:hAnsi="TH SarabunPSK" w:cs="TH SarabunPSK"/>
              </w:rPr>
              <w:t xml:space="preserve">5 </w:t>
            </w:r>
            <w:ins w:id="2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416FBBD9" w14:textId="77C9F108" w:rsidR="005E4F2D" w:rsidRPr="009F59E1" w:rsidRDefault="005E4F2D" w:rsidP="001C71C6">
            <w:pPr>
              <w:spacing w:after="160" w:line="259" w:lineRule="auto"/>
              <w:rPr>
                <w:ins w:id="230" w:author="วันวิสา ประดิษฐอุกฤษฎ์" w:date="2021-10-11T19:31:00Z"/>
                <w:rFonts w:ascii="TH SarabunPSK" w:hAnsi="TH SarabunPSK" w:cs="TH SarabunPSK"/>
              </w:rPr>
            </w:pPr>
            <w:ins w:id="2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/>
              </w:rPr>
              <w:t>2</w:t>
            </w:r>
            <w:ins w:id="2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E1718E">
              <w:rPr>
                <w:rFonts w:ascii="TH SarabunPSK" w:hAnsi="TH SarabunPSK" w:cs="TH SarabunPSK"/>
              </w:rPr>
              <w:t xml:space="preserve">6 </w:t>
            </w:r>
            <w:ins w:id="2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2F8F0593" w14:textId="388DE0F2" w:rsidR="00DB7768" w:rsidRDefault="00DB7768" w:rsidP="001C71C6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2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E1718E">
              <w:rPr>
                <w:rFonts w:ascii="TH SarabunPSK" w:hAnsi="TH SarabunPSK" w:cs="TH SarabunPSK"/>
              </w:rPr>
              <w:t>3</w:t>
            </w:r>
            <w:ins w:id="23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29</w:t>
            </w:r>
            <w:r w:rsidR="00E1718E">
              <w:rPr>
                <w:rFonts w:ascii="TH SarabunPSK" w:hAnsi="TH SarabunPSK" w:cs="TH SarabunPSK"/>
              </w:rPr>
              <w:t xml:space="preserve"> </w:t>
            </w:r>
            <w:ins w:id="2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75AFAB79" w14:textId="2BFE2419" w:rsidR="00E1718E" w:rsidRPr="009F59E1" w:rsidRDefault="00E1718E" w:rsidP="001C71C6">
            <w:pPr>
              <w:spacing w:after="160" w:line="259" w:lineRule="auto"/>
              <w:rPr>
                <w:ins w:id="237" w:author="วันวิสา ประดิษฐอุกฤษฎ์" w:date="2021-10-11T19:31:00Z"/>
                <w:rFonts w:ascii="TH SarabunPSK" w:hAnsi="TH SarabunPSK" w:cs="TH SarabunPSK"/>
              </w:rPr>
            </w:pPr>
            <w:ins w:id="2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/>
              </w:rPr>
              <w:t>4</w:t>
            </w:r>
            <w:ins w:id="2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>30</w:t>
            </w:r>
            <w:ins w:id="24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858" w:type="pct"/>
            <w:vAlign w:val="center"/>
          </w:tcPr>
          <w:p w14:paraId="412798D1" w14:textId="23FFAAC5" w:rsidR="00DB7768" w:rsidRPr="009F59E1" w:rsidRDefault="00DB7768" w:rsidP="001C71C6">
            <w:pPr>
              <w:spacing w:after="160" w:line="259" w:lineRule="auto"/>
              <w:rPr>
                <w:ins w:id="241" w:author="วันวิสา ประดิษฐอุกฤษฎ์" w:date="2021-10-11T19:31:00Z"/>
                <w:rFonts w:ascii="TH SarabunPSK" w:hAnsi="TH SarabunPSK" w:cs="TH SarabunPSK"/>
              </w:rPr>
            </w:pPr>
            <w:ins w:id="2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1</w:t>
            </w:r>
            <w:ins w:id="2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4</w:t>
            </w:r>
            <w:ins w:id="2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  <w:p w14:paraId="271E4F63" w14:textId="2246FCD8" w:rsidR="00DB7768" w:rsidRPr="009F59E1" w:rsidRDefault="00DB7768" w:rsidP="001C71C6">
            <w:pPr>
              <w:spacing w:after="160" w:line="259" w:lineRule="auto"/>
              <w:rPr>
                <w:ins w:id="245" w:author="วันวิสา ประดิษฐอุกฤษฎ์" w:date="2021-10-11T19:31:00Z"/>
                <w:rFonts w:ascii="TH SarabunPSK" w:hAnsi="TH SarabunPSK" w:cs="TH SarabunPSK"/>
              </w:rPr>
            </w:pPr>
            <w:ins w:id="24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ins w:id="2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4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2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1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</w:tr>
      <w:tr w:rsidR="00DB7768" w:rsidRPr="009F59E1" w14:paraId="11518D9D" w14:textId="77777777" w:rsidTr="001C71C6">
        <w:trPr>
          <w:ins w:id="250" w:author="วันวิสา ประดิษฐอุกฤษฎ์" w:date="2021-10-11T19:31:00Z"/>
        </w:trPr>
        <w:tc>
          <w:tcPr>
            <w:tcW w:w="855" w:type="pct"/>
            <w:vAlign w:val="center"/>
          </w:tcPr>
          <w:p w14:paraId="14C41382" w14:textId="77777777" w:rsidR="00DB7768" w:rsidRPr="009F59E1" w:rsidRDefault="00DB7768" w:rsidP="001C71C6">
            <w:pPr>
              <w:spacing w:after="160" w:line="259" w:lineRule="auto"/>
              <w:rPr>
                <w:ins w:id="25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ค่าว่าง</w:t>
              </w:r>
            </w:ins>
          </w:p>
        </w:tc>
        <w:tc>
          <w:tcPr>
            <w:tcW w:w="937" w:type="pct"/>
            <w:vAlign w:val="center"/>
          </w:tcPr>
          <w:p w14:paraId="412D1747" w14:textId="77777777" w:rsidR="00DB7768" w:rsidRPr="009F59E1" w:rsidRDefault="00DB7768" w:rsidP="001C71C6">
            <w:pPr>
              <w:spacing w:after="160" w:line="259" w:lineRule="auto"/>
              <w:rPr>
                <w:ins w:id="25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4</w:t>
            </w:r>
            <w:ins w:id="2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ต้องไม่เป็นค่าว่าง</w:t>
              </w:r>
            </w:ins>
          </w:p>
        </w:tc>
        <w:tc>
          <w:tcPr>
            <w:tcW w:w="843" w:type="pct"/>
            <w:vAlign w:val="center"/>
          </w:tcPr>
          <w:p w14:paraId="79E2C958" w14:textId="77777777" w:rsidR="00DB7768" w:rsidRPr="009F59E1" w:rsidRDefault="00DB7768" w:rsidP="001C71C6">
            <w:pPr>
              <w:spacing w:after="160" w:line="259" w:lineRule="auto"/>
              <w:rPr>
                <w:ins w:id="25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</w:rPr>
              <w:t>4</w:t>
            </w:r>
            <w:ins w:id="2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724" w:type="pct"/>
            <w:vAlign w:val="center"/>
          </w:tcPr>
          <w:p w14:paraId="0C532AE9" w14:textId="77777777" w:rsidR="00DB7768" w:rsidRPr="009F59E1" w:rsidRDefault="00DB7768" w:rsidP="001C71C6">
            <w:pPr>
              <w:spacing w:after="160" w:line="259" w:lineRule="auto"/>
              <w:rPr>
                <w:ins w:id="25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782" w:type="pct"/>
            <w:vAlign w:val="center"/>
          </w:tcPr>
          <w:p w14:paraId="6DA1DC85" w14:textId="77777777" w:rsidR="00DB7768" w:rsidRPr="009F59E1" w:rsidRDefault="00DB7768" w:rsidP="001C71C6">
            <w:pPr>
              <w:spacing w:after="160" w:line="259" w:lineRule="auto"/>
              <w:rPr>
                <w:ins w:id="26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858" w:type="pct"/>
            <w:vAlign w:val="center"/>
          </w:tcPr>
          <w:p w14:paraId="7595DD23" w14:textId="77777777" w:rsidR="00DB7768" w:rsidRPr="009F59E1" w:rsidRDefault="00DB7768" w:rsidP="001C71C6">
            <w:pPr>
              <w:spacing w:after="160" w:line="259" w:lineRule="auto"/>
              <w:rPr>
                <w:ins w:id="26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</w:tr>
      <w:bookmarkEnd w:id="169"/>
    </w:tbl>
    <w:p w14:paraId="463B19E5" w14:textId="77777777" w:rsidR="00943761" w:rsidRPr="009F59E1" w:rsidRDefault="00943761" w:rsidP="00823392">
      <w:pPr>
        <w:ind w:firstLine="720"/>
        <w:rPr>
          <w:rFonts w:ascii="TH SarabunPSK" w:hAnsi="TH SarabunPSK" w:cs="TH SarabunPSK"/>
        </w:rPr>
      </w:pPr>
    </w:p>
    <w:p w14:paraId="6C7846D2" w14:textId="08020E75" w:rsidR="00DB7768" w:rsidRPr="009F59E1" w:rsidRDefault="00DB7768" w:rsidP="00DB7768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แสดงข้อมูลของการทดสอบชื่อผู้ใช้งาน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06"/>
        <w:gridCol w:w="2922"/>
        <w:gridCol w:w="3198"/>
        <w:gridCol w:w="2416"/>
      </w:tblGrid>
      <w:tr w:rsidR="00943761" w:rsidRPr="009F59E1" w14:paraId="02E77C9D" w14:textId="77777777" w:rsidTr="001C71C6">
        <w:trPr>
          <w:jc w:val="center"/>
          <w:ins w:id="262" w:author="วันวิสา ประดิษฐอุกฤษฎ์" w:date="2021-10-11T19:31:00Z"/>
        </w:trPr>
        <w:tc>
          <w:tcPr>
            <w:tcW w:w="382" w:type="pct"/>
            <w:shd w:val="clear" w:color="auto" w:fill="D0CECE" w:themeFill="background2" w:themeFillShade="E6"/>
            <w:vAlign w:val="center"/>
          </w:tcPr>
          <w:p w14:paraId="0CA842FF" w14:textId="77777777" w:rsidR="00DB7768" w:rsidRPr="009F59E1" w:rsidRDefault="00DB7768" w:rsidP="001C71C6">
            <w:pPr>
              <w:spacing w:after="160" w:line="259" w:lineRule="auto"/>
              <w:rPr>
                <w:ins w:id="26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81" w:type="pct"/>
            <w:shd w:val="clear" w:color="auto" w:fill="D0CECE" w:themeFill="background2" w:themeFillShade="E6"/>
            <w:vAlign w:val="center"/>
          </w:tcPr>
          <w:p w14:paraId="2E1EDFD8" w14:textId="77777777" w:rsidR="00DB7768" w:rsidRPr="009F59E1" w:rsidRDefault="00DB7768" w:rsidP="001C71C6">
            <w:pPr>
              <w:spacing w:after="160" w:line="259" w:lineRule="auto"/>
              <w:rPr>
                <w:ins w:id="26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730" w:type="pct"/>
            <w:shd w:val="clear" w:color="auto" w:fill="D0CECE" w:themeFill="background2" w:themeFillShade="E6"/>
            <w:vAlign w:val="center"/>
          </w:tcPr>
          <w:p w14:paraId="717E2593" w14:textId="77777777" w:rsidR="00DB7768" w:rsidRPr="009F59E1" w:rsidRDefault="00DB7768" w:rsidP="001C71C6">
            <w:pPr>
              <w:spacing w:after="160" w:line="259" w:lineRule="auto"/>
              <w:rPr>
                <w:ins w:id="26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307" w:type="pct"/>
            <w:shd w:val="clear" w:color="auto" w:fill="D0CECE" w:themeFill="background2" w:themeFillShade="E6"/>
            <w:vAlign w:val="center"/>
          </w:tcPr>
          <w:p w14:paraId="0F747CE1" w14:textId="77777777" w:rsidR="00DB7768" w:rsidRPr="009F59E1" w:rsidRDefault="00DB7768" w:rsidP="001C71C6">
            <w:pPr>
              <w:spacing w:after="160" w:line="259" w:lineRule="auto"/>
              <w:rPr>
                <w:ins w:id="26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EF6271" w:rsidRPr="009F59E1" w14:paraId="14FEB779" w14:textId="77777777" w:rsidTr="001C71C6">
        <w:trPr>
          <w:jc w:val="center"/>
          <w:ins w:id="271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05A44158" w14:textId="5E039831" w:rsidR="00EF6271" w:rsidRPr="009F59E1" w:rsidRDefault="00EF6271" w:rsidP="00EF6271">
            <w:pPr>
              <w:spacing w:after="160" w:line="259" w:lineRule="auto"/>
              <w:rPr>
                <w:ins w:id="27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  <w:tc>
          <w:tcPr>
            <w:tcW w:w="1581" w:type="pct"/>
            <w:vAlign w:val="center"/>
          </w:tcPr>
          <w:p w14:paraId="096B8A31" w14:textId="4DF306FC" w:rsidR="00EF6271" w:rsidRPr="009F59E1" w:rsidRDefault="00EF6271" w:rsidP="00EF6271">
            <w:pPr>
              <w:spacing w:after="160" w:line="259" w:lineRule="auto"/>
              <w:rPr>
                <w:ins w:id="273" w:author="วันวิสา ประดิษฐอุกฤษฎ์" w:date="2021-10-11T19:31:00Z"/>
                <w:rFonts w:ascii="TH SarabunPSK" w:hAnsi="TH SarabunPSK" w:cs="TH SarabunPSK"/>
              </w:rPr>
            </w:pPr>
            <w:ins w:id="2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ประกอบด้วยตัวอักษรภาษาอังกฤษ หรือตัวเลขอารบิก </w:t>
              </w:r>
            </w:ins>
          </w:p>
        </w:tc>
        <w:tc>
          <w:tcPr>
            <w:tcW w:w="1730" w:type="pct"/>
            <w:vAlign w:val="center"/>
          </w:tcPr>
          <w:p w14:paraId="7DA12D44" w14:textId="7F5FC563" w:rsidR="00EF6271" w:rsidRPr="009F59E1" w:rsidRDefault="00EF6271" w:rsidP="00EF6271">
            <w:pPr>
              <w:spacing w:after="160" w:line="259" w:lineRule="auto"/>
              <w:rPr>
                <w:ins w:id="27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User1</w:t>
            </w:r>
          </w:p>
        </w:tc>
        <w:tc>
          <w:tcPr>
            <w:tcW w:w="1307" w:type="pct"/>
            <w:vAlign w:val="center"/>
          </w:tcPr>
          <w:p w14:paraId="2B52727C" w14:textId="77777777" w:rsidR="00EF6271" w:rsidRPr="009F59E1" w:rsidRDefault="00EF6271" w:rsidP="00EF6271">
            <w:pPr>
              <w:spacing w:after="160" w:line="259" w:lineRule="auto"/>
              <w:rPr>
                <w:ins w:id="27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D07561" w:rsidRPr="009F59E1" w14:paraId="3A37B87E" w14:textId="77777777" w:rsidTr="001C71C6">
        <w:trPr>
          <w:jc w:val="center"/>
        </w:trPr>
        <w:tc>
          <w:tcPr>
            <w:tcW w:w="382" w:type="pct"/>
            <w:vAlign w:val="center"/>
          </w:tcPr>
          <w:p w14:paraId="49FB7310" w14:textId="284ECE10" w:rsidR="00D07561" w:rsidRPr="009F59E1" w:rsidRDefault="00D07561" w:rsidP="00EF6271">
            <w:pPr>
              <w:spacing w:after="160" w:line="259" w:lineRule="auto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1581" w:type="pct"/>
            <w:vAlign w:val="center"/>
          </w:tcPr>
          <w:p w14:paraId="4E7A0215" w14:textId="2F10886F" w:rsidR="00D07561" w:rsidRPr="009F59E1" w:rsidRDefault="00D07561" w:rsidP="00EF6271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2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IVEc1.1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มี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ตัวอักษรภาษาอื่นๆ หรือ</w:t>
            </w:r>
            <w:ins w:id="2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ตัวอักษรพิเศษ</w:t>
              </w:r>
            </w:ins>
          </w:p>
        </w:tc>
        <w:tc>
          <w:tcPr>
            <w:tcW w:w="1730" w:type="pct"/>
            <w:vAlign w:val="center"/>
          </w:tcPr>
          <w:p w14:paraId="39AEAE3B" w14:textId="6ED902F3" w:rsidR="00D07561" w:rsidRPr="009F59E1" w:rsidRDefault="00D07561" w:rsidP="00EF6271">
            <w:pPr>
              <w:spacing w:after="160" w:line="259" w:lineRule="auto"/>
              <w:rPr>
                <w:rFonts w:ascii="TH SarabunPSK" w:hAnsi="TH SarabunPSK" w:cs="TH SarabunPSK"/>
              </w:rPr>
            </w:pPr>
            <w:r w:rsidRPr="00D07561">
              <w:rPr>
                <w:rFonts w:ascii="TH SarabunPSK" w:hAnsi="TH SarabunPSK" w:cs="TH SarabunPSK" w:hint="cs"/>
                <w:color w:val="FF0000"/>
              </w:rPr>
              <w:t>User</w:t>
            </w:r>
            <w:r w:rsidRPr="00D07561">
              <w:rPr>
                <w:rFonts w:ascii="TH SarabunPSK" w:hAnsi="TH SarabunPSK" w:cs="TH SarabunPSK"/>
                <w:color w:val="FF0000"/>
              </w:rPr>
              <w:t>_</w:t>
            </w:r>
            <w:r w:rsidRPr="00D07561">
              <w:rPr>
                <w:rFonts w:ascii="TH SarabunPSK" w:hAnsi="TH SarabunPSK" w:cs="TH SarabunPSK" w:hint="cs"/>
                <w:color w:val="FF0000"/>
              </w:rPr>
              <w:t>1</w:t>
            </w:r>
          </w:p>
        </w:tc>
        <w:tc>
          <w:tcPr>
            <w:tcW w:w="1307" w:type="pct"/>
            <w:vAlign w:val="center"/>
          </w:tcPr>
          <w:p w14:paraId="7D5ED5A9" w14:textId="3675AEBD" w:rsidR="00D07561" w:rsidRPr="009F59E1" w:rsidRDefault="00D07561" w:rsidP="00EF6271">
            <w:pPr>
              <w:spacing w:after="160" w:line="259" w:lineRule="auto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DB7768" w:rsidRPr="009F59E1" w14:paraId="5FB2E2E2" w14:textId="77777777" w:rsidTr="001C71C6">
        <w:trPr>
          <w:jc w:val="center"/>
          <w:ins w:id="280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0AD147D2" w14:textId="4057F9F4" w:rsidR="00DB7768" w:rsidRPr="009F59E1" w:rsidRDefault="005E4F2D" w:rsidP="001C71C6">
            <w:pPr>
              <w:spacing w:after="160" w:line="259" w:lineRule="auto"/>
              <w:rPr>
                <w:ins w:id="28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1581" w:type="pct"/>
            <w:vAlign w:val="center"/>
          </w:tcPr>
          <w:p w14:paraId="19BCF2DF" w14:textId="376B7EB8" w:rsidR="00DB7768" w:rsidRPr="009F59E1" w:rsidRDefault="00DB7768" w:rsidP="001C71C6">
            <w:pPr>
              <w:spacing w:after="160" w:line="259" w:lineRule="auto"/>
              <w:rPr>
                <w:ins w:id="282" w:author="วันวิสา ประดิษฐอุกฤษฎ์" w:date="2021-10-11T19:31:00Z"/>
                <w:rFonts w:ascii="TH SarabunPSK" w:hAnsi="TH SarabunPSK" w:cs="TH SarabunPSK"/>
              </w:rPr>
            </w:pPr>
            <w:ins w:id="2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IVEc1.1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  <w:r w:rsidR="005E4F2D" w:rsidRPr="009F59E1">
                <w:rPr>
                  <w:rFonts w:ascii="TH SarabunPSK" w:hAnsi="TH SarabunPSK" w:cs="TH SarabunPSK" w:hint="cs"/>
                  <w:cs/>
                </w:rPr>
                <w:t>มี</w:t>
              </w:r>
            </w:ins>
            <w:r w:rsidR="005E4F2D" w:rsidRPr="009F59E1">
              <w:rPr>
                <w:rFonts w:ascii="TH SarabunPSK" w:hAnsi="TH SarabunPSK" w:cs="TH SarabunPSK" w:hint="cs"/>
                <w:cs/>
              </w:rPr>
              <w:t>ตัวอักษรภาษาอื่นๆ หรือ</w:t>
            </w:r>
            <w:ins w:id="285" w:author="วันวิสา ประดิษฐอุกฤษฎ์" w:date="2021-10-11T19:31:00Z">
              <w:r w:rsidR="005E4F2D" w:rsidRPr="009F59E1">
                <w:rPr>
                  <w:rFonts w:ascii="TH SarabunPSK" w:hAnsi="TH SarabunPSK" w:cs="TH SarabunPSK" w:hint="cs"/>
                  <w:cs/>
                </w:rPr>
                <w:t>ตัวอักษรพิเศษ</w:t>
              </w:r>
            </w:ins>
          </w:p>
        </w:tc>
        <w:tc>
          <w:tcPr>
            <w:tcW w:w="1730" w:type="pct"/>
            <w:vAlign w:val="center"/>
          </w:tcPr>
          <w:p w14:paraId="00BE159B" w14:textId="6205C05A" w:rsidR="00DB7768" w:rsidRPr="009F59E1" w:rsidRDefault="00DB7768" w:rsidP="001C71C6">
            <w:pPr>
              <w:spacing w:after="160" w:line="259" w:lineRule="auto"/>
              <w:rPr>
                <w:ins w:id="286" w:author="วันวิสา ประดิษฐอุกฤษฎ์" w:date="2021-10-11T19:31:00Z"/>
                <w:rFonts w:ascii="TH SarabunPSK" w:eastAsia="Yu Gothic" w:hAnsi="TH SarabunPSK" w:cs="TH SarabunPSK"/>
                <w:color w:val="FF0000"/>
              </w:rPr>
            </w:pPr>
            <w:r w:rsidRPr="009F59E1">
              <w:rPr>
                <w:rFonts w:ascii="TH SarabunPSK" w:eastAsia="Yu Gothic" w:hAnsi="TH SarabunPSK" w:cs="TH SarabunPSK" w:hint="cs"/>
                <w:color w:val="FF0000"/>
                <w:sz w:val="28"/>
              </w:rPr>
              <w:t>ビーム</w:t>
            </w:r>
            <w:r w:rsidR="005E4F2D">
              <w:rPr>
                <w:rFonts w:ascii="TH SarabunPSK" w:eastAsia="Yu Gothic" w:hAnsi="TH SarabunPSK" w:cs="TH SarabunPSK" w:hint="eastAsia"/>
                <w:color w:val="FF0000"/>
                <w:sz w:val="28"/>
              </w:rPr>
              <w:t>_</w:t>
            </w:r>
            <w:r w:rsidR="005E4F2D">
              <w:rPr>
                <w:rFonts w:ascii="TH SarabunPSK" w:eastAsia="Yu Gothic" w:hAnsi="TH SarabunPSK" w:cs="TH SarabunPSK"/>
                <w:color w:val="FF0000"/>
                <w:sz w:val="28"/>
              </w:rPr>
              <w:t>_@@</w:t>
            </w:r>
          </w:p>
        </w:tc>
        <w:tc>
          <w:tcPr>
            <w:tcW w:w="1307" w:type="pct"/>
            <w:vAlign w:val="center"/>
          </w:tcPr>
          <w:p w14:paraId="174F7E74" w14:textId="77777777" w:rsidR="00DB7768" w:rsidRPr="009F59E1" w:rsidRDefault="00DB7768" w:rsidP="001C71C6">
            <w:pPr>
              <w:spacing w:after="160" w:line="259" w:lineRule="auto"/>
              <w:rPr>
                <w:ins w:id="28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DB7768" w:rsidRPr="009F59E1" w14:paraId="3900C73A" w14:textId="77777777" w:rsidTr="001C71C6">
        <w:trPr>
          <w:jc w:val="center"/>
          <w:ins w:id="288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6CB6ED06" w14:textId="0A1CDE36" w:rsidR="00DB7768" w:rsidRPr="009F59E1" w:rsidRDefault="005E4F2D" w:rsidP="001C71C6">
            <w:pPr>
              <w:spacing w:after="160" w:line="259" w:lineRule="auto"/>
              <w:rPr>
                <w:ins w:id="289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1581" w:type="pct"/>
            <w:vAlign w:val="center"/>
          </w:tcPr>
          <w:p w14:paraId="40AFFD82" w14:textId="77777777" w:rsidR="00DB7768" w:rsidRPr="009F59E1" w:rsidRDefault="00DB7768" w:rsidP="001C71C6">
            <w:pPr>
              <w:spacing w:after="160" w:line="259" w:lineRule="auto"/>
              <w:rPr>
                <w:ins w:id="290" w:author="วันวิสา ประดิษฐอุกฤษฎ์" w:date="2021-10-11T19:31:00Z"/>
                <w:rFonts w:ascii="TH SarabunPSK" w:hAnsi="TH SarabunPSK" w:cs="TH SarabunPSK"/>
              </w:rPr>
            </w:pPr>
            <w:ins w:id="2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2.1</w:t>
            </w:r>
            <w:ins w:id="29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มีช่องว่าง</w:t>
              </w:r>
            </w:ins>
          </w:p>
        </w:tc>
        <w:tc>
          <w:tcPr>
            <w:tcW w:w="1730" w:type="pct"/>
            <w:vAlign w:val="center"/>
          </w:tcPr>
          <w:p w14:paraId="3A9D47A8" w14:textId="77777777" w:rsidR="00DB7768" w:rsidRPr="009F59E1" w:rsidRDefault="00DB7768" w:rsidP="001C71C6">
            <w:pPr>
              <w:spacing w:after="160" w:line="259" w:lineRule="auto"/>
              <w:rPr>
                <w:ins w:id="293" w:author="วันวิสา ประดิษฐอุกฤษฎ์" w:date="2021-10-11T19:31:00Z"/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User  1</w:t>
            </w:r>
          </w:p>
        </w:tc>
        <w:tc>
          <w:tcPr>
            <w:tcW w:w="1307" w:type="pct"/>
            <w:vAlign w:val="center"/>
          </w:tcPr>
          <w:p w14:paraId="3ED2D34B" w14:textId="77777777" w:rsidR="00DB7768" w:rsidRPr="009F59E1" w:rsidRDefault="00DB7768" w:rsidP="001C71C6">
            <w:pPr>
              <w:spacing w:after="160" w:line="259" w:lineRule="auto"/>
              <w:rPr>
                <w:ins w:id="29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DB7768" w:rsidRPr="009F59E1" w14:paraId="3A3BC57B" w14:textId="77777777" w:rsidTr="001C71C6">
        <w:trPr>
          <w:jc w:val="center"/>
        </w:trPr>
        <w:tc>
          <w:tcPr>
            <w:tcW w:w="382" w:type="pct"/>
            <w:vAlign w:val="center"/>
          </w:tcPr>
          <w:p w14:paraId="6DE7D3E2" w14:textId="1085658F" w:rsidR="00DB7768" w:rsidRPr="009F59E1" w:rsidRDefault="005E4F2D" w:rsidP="001C71C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1581" w:type="pct"/>
            <w:vAlign w:val="center"/>
          </w:tcPr>
          <w:p w14:paraId="4E325AD7" w14:textId="5350C04D" w:rsidR="00DB7768" w:rsidRPr="009F59E1" w:rsidRDefault="00E1718E" w:rsidP="00E1718E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2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1</w:t>
            </w:r>
            <w:ins w:id="2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 xml:space="preserve">5 </w:t>
            </w:r>
            <w:ins w:id="2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7CD3DB9E" w14:textId="77777777" w:rsidR="00DB7768" w:rsidRPr="009F59E1" w:rsidRDefault="00DB7768" w:rsidP="001C71C6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User2</w:t>
            </w:r>
          </w:p>
        </w:tc>
        <w:tc>
          <w:tcPr>
            <w:tcW w:w="1307" w:type="pct"/>
            <w:vAlign w:val="center"/>
          </w:tcPr>
          <w:p w14:paraId="669D43B8" w14:textId="77777777" w:rsidR="00DB7768" w:rsidRPr="009F59E1" w:rsidRDefault="00DB7768" w:rsidP="001C71C6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DB7768" w:rsidRPr="009F59E1" w14:paraId="128737EB" w14:textId="77777777" w:rsidTr="001C71C6">
        <w:trPr>
          <w:jc w:val="center"/>
        </w:trPr>
        <w:tc>
          <w:tcPr>
            <w:tcW w:w="382" w:type="pct"/>
            <w:vAlign w:val="center"/>
          </w:tcPr>
          <w:p w14:paraId="2213DF25" w14:textId="6895CB4E" w:rsidR="00DB7768" w:rsidRPr="009F59E1" w:rsidRDefault="005E4F2D" w:rsidP="001C71C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1581" w:type="pct"/>
            <w:vAlign w:val="center"/>
          </w:tcPr>
          <w:p w14:paraId="769D4AE2" w14:textId="025F662F" w:rsidR="00DB7768" w:rsidRPr="009F59E1" w:rsidRDefault="00E1718E" w:rsidP="00E1718E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2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/>
              </w:rPr>
              <w:t>2</w:t>
            </w:r>
            <w:ins w:id="2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 xml:space="preserve">6 </w:t>
            </w:r>
            <w:ins w:id="3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0B4EAA6E" w14:textId="77777777" w:rsidR="00DB7768" w:rsidRPr="009F59E1" w:rsidRDefault="00DB7768" w:rsidP="001C71C6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bbbeam</w:t>
            </w:r>
          </w:p>
        </w:tc>
        <w:tc>
          <w:tcPr>
            <w:tcW w:w="1307" w:type="pct"/>
            <w:vAlign w:val="center"/>
          </w:tcPr>
          <w:p w14:paraId="63ECE7D8" w14:textId="77777777" w:rsidR="00DB7768" w:rsidRPr="009F59E1" w:rsidRDefault="00DB7768" w:rsidP="001C71C6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DB7768" w:rsidRPr="009F59E1" w14:paraId="16F46849" w14:textId="77777777" w:rsidTr="001C71C6">
        <w:trPr>
          <w:jc w:val="center"/>
        </w:trPr>
        <w:tc>
          <w:tcPr>
            <w:tcW w:w="382" w:type="pct"/>
            <w:vAlign w:val="center"/>
          </w:tcPr>
          <w:p w14:paraId="6878DBCE" w14:textId="4004BC77" w:rsidR="00DB7768" w:rsidRPr="009F59E1" w:rsidRDefault="005E4F2D" w:rsidP="001C71C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1581" w:type="pct"/>
            <w:vAlign w:val="center"/>
          </w:tcPr>
          <w:p w14:paraId="7F9558D4" w14:textId="467CB08D" w:rsidR="00DB7768" w:rsidRPr="009F59E1" w:rsidRDefault="00E1718E" w:rsidP="00E1718E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3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/>
              </w:rPr>
              <w:t>3</w:t>
            </w:r>
            <w:ins w:id="3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29</w:t>
            </w:r>
            <w:r>
              <w:rPr>
                <w:rFonts w:ascii="TH SarabunPSK" w:hAnsi="TH SarabunPSK" w:cs="TH SarabunPSK"/>
              </w:rPr>
              <w:t xml:space="preserve"> </w:t>
            </w:r>
            <w:ins w:id="3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60F8A9BA" w14:textId="56229400" w:rsidR="00943761" w:rsidRPr="009F59E1" w:rsidRDefault="00943761" w:rsidP="001C71C6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</w:t>
            </w:r>
            <w:r w:rsidR="00DB7768" w:rsidRPr="009F59E1">
              <w:rPr>
                <w:rFonts w:ascii="TH SarabunPSK" w:hAnsi="TH SarabunPSK" w:cs="TH SarabunPSK" w:hint="cs"/>
              </w:rPr>
              <w:t>oobeamboobeamboo</w:t>
            </w:r>
          </w:p>
          <w:p w14:paraId="1F7DCBE8" w14:textId="6CA715B5" w:rsidR="00DB7768" w:rsidRPr="009F59E1" w:rsidRDefault="00DB7768" w:rsidP="001C71C6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beamboobeam5</w:t>
            </w:r>
          </w:p>
        </w:tc>
        <w:tc>
          <w:tcPr>
            <w:tcW w:w="1307" w:type="pct"/>
            <w:vAlign w:val="center"/>
          </w:tcPr>
          <w:p w14:paraId="380445BE" w14:textId="272B32C2" w:rsidR="00DB7768" w:rsidRPr="009F59E1" w:rsidRDefault="00943761" w:rsidP="001C71C6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DB7768" w:rsidRPr="009F59E1" w14:paraId="43BA2015" w14:textId="77777777" w:rsidTr="001C71C6">
        <w:trPr>
          <w:jc w:val="center"/>
        </w:trPr>
        <w:tc>
          <w:tcPr>
            <w:tcW w:w="382" w:type="pct"/>
            <w:vAlign w:val="center"/>
          </w:tcPr>
          <w:p w14:paraId="39517F54" w14:textId="10BF08A2" w:rsidR="00DB7768" w:rsidRPr="009F59E1" w:rsidRDefault="005E4F2D" w:rsidP="001C71C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1581" w:type="pct"/>
            <w:vAlign w:val="center"/>
          </w:tcPr>
          <w:p w14:paraId="068E85F2" w14:textId="780AA7F4" w:rsidR="00DB7768" w:rsidRPr="009F59E1" w:rsidRDefault="00E1718E" w:rsidP="001C71C6">
            <w:pPr>
              <w:rPr>
                <w:rFonts w:ascii="TH SarabunPSK" w:hAnsi="TH SarabunPSK" w:cs="TH SarabunPSK"/>
              </w:rPr>
            </w:pPr>
            <w:ins w:id="3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/>
              </w:rPr>
              <w:t>4</w:t>
            </w:r>
            <w:ins w:id="3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 xml:space="preserve">30 </w:t>
            </w:r>
            <w:ins w:id="30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6EB3ED87" w14:textId="79738345" w:rsidR="00943761" w:rsidRPr="009F59E1" w:rsidRDefault="00943761" w:rsidP="001C71C6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</w:t>
            </w:r>
            <w:r w:rsidR="00DB7768" w:rsidRPr="009F59E1">
              <w:rPr>
                <w:rFonts w:ascii="TH SarabunPSK" w:hAnsi="TH SarabunPSK" w:cs="TH SarabunPSK" w:hint="cs"/>
              </w:rPr>
              <w:t>oobeamboobeamboo</w:t>
            </w:r>
          </w:p>
          <w:p w14:paraId="24B552E2" w14:textId="0794B36C" w:rsidR="00DB7768" w:rsidRPr="009F59E1" w:rsidRDefault="00DB7768" w:rsidP="001C71C6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beamboobeam55</w:t>
            </w:r>
          </w:p>
        </w:tc>
        <w:tc>
          <w:tcPr>
            <w:tcW w:w="1307" w:type="pct"/>
            <w:vAlign w:val="center"/>
          </w:tcPr>
          <w:p w14:paraId="5B3963E5" w14:textId="3F47157E" w:rsidR="00DB7768" w:rsidRPr="009F59E1" w:rsidRDefault="00943761" w:rsidP="001C71C6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DB7768" w:rsidRPr="009F59E1" w14:paraId="10B88AD9" w14:textId="77777777" w:rsidTr="001C71C6">
        <w:trPr>
          <w:jc w:val="center"/>
          <w:ins w:id="307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566DA1F1" w14:textId="0BBAFBCE" w:rsidR="00DB7768" w:rsidRPr="009F59E1" w:rsidRDefault="005E4F2D" w:rsidP="001C71C6">
            <w:pPr>
              <w:spacing w:after="160" w:line="259" w:lineRule="auto"/>
              <w:rPr>
                <w:ins w:id="308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1581" w:type="pct"/>
            <w:vAlign w:val="center"/>
          </w:tcPr>
          <w:p w14:paraId="46EA6BFF" w14:textId="01B5B4E4" w:rsidR="00DB7768" w:rsidRPr="009F59E1" w:rsidRDefault="00DB7768" w:rsidP="001C71C6">
            <w:pPr>
              <w:spacing w:after="160" w:line="259" w:lineRule="auto"/>
              <w:rPr>
                <w:ins w:id="309" w:author="วันวิสา ประดิษฐอุกฤษฎ์" w:date="2021-10-11T19:31:00Z"/>
                <w:rFonts w:ascii="TH SarabunPSK" w:hAnsi="TH SarabunPSK" w:cs="TH SarabunPSK"/>
              </w:rPr>
            </w:pPr>
            <w:ins w:id="31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1</w:t>
            </w:r>
            <w:ins w:id="31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4</w:t>
            </w:r>
            <w:ins w:id="3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</w:tc>
        <w:tc>
          <w:tcPr>
            <w:tcW w:w="1730" w:type="pct"/>
            <w:vAlign w:val="center"/>
          </w:tcPr>
          <w:p w14:paraId="2A3E007C" w14:textId="77777777" w:rsidR="00DB7768" w:rsidRPr="009F59E1" w:rsidRDefault="00DB7768" w:rsidP="001C71C6">
            <w:pPr>
              <w:spacing w:after="160" w:line="259" w:lineRule="auto"/>
              <w:rPr>
                <w:ins w:id="31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user</w:t>
            </w:r>
          </w:p>
        </w:tc>
        <w:tc>
          <w:tcPr>
            <w:tcW w:w="1307" w:type="pct"/>
            <w:vAlign w:val="center"/>
          </w:tcPr>
          <w:p w14:paraId="27A56FA3" w14:textId="77777777" w:rsidR="00DB7768" w:rsidRPr="009F59E1" w:rsidRDefault="00DB7768" w:rsidP="001C71C6">
            <w:pPr>
              <w:spacing w:after="160" w:line="259" w:lineRule="auto"/>
              <w:rPr>
                <w:ins w:id="31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DB7768" w:rsidRPr="009F59E1" w14:paraId="43D1CDF5" w14:textId="77777777" w:rsidTr="001C71C6">
        <w:trPr>
          <w:jc w:val="center"/>
          <w:ins w:id="315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12B35704" w14:textId="7AD8E7A6" w:rsidR="00DB7768" w:rsidRPr="009F59E1" w:rsidRDefault="005E4F2D" w:rsidP="001C71C6">
            <w:pPr>
              <w:spacing w:after="160" w:line="259" w:lineRule="auto"/>
              <w:rPr>
                <w:ins w:id="316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</w:t>
            </w:r>
          </w:p>
        </w:tc>
        <w:tc>
          <w:tcPr>
            <w:tcW w:w="1581" w:type="pct"/>
            <w:vAlign w:val="center"/>
          </w:tcPr>
          <w:p w14:paraId="051DE011" w14:textId="393CE08A" w:rsidR="00DB7768" w:rsidRPr="009F59E1" w:rsidRDefault="00DB7768" w:rsidP="001C71C6">
            <w:pPr>
              <w:spacing w:after="160" w:line="259" w:lineRule="auto"/>
              <w:rPr>
                <w:ins w:id="31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3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ins w:id="3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3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3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1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464FA7FE" w14:textId="2899DA44" w:rsidR="00943761" w:rsidRPr="009F59E1" w:rsidRDefault="00943761" w:rsidP="001C71C6">
            <w:pPr>
              <w:spacing w:after="160" w:line="259" w:lineRule="auto"/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</w:t>
            </w:r>
            <w:r w:rsidR="00DB7768" w:rsidRPr="009F59E1">
              <w:rPr>
                <w:rFonts w:ascii="TH SarabunPSK" w:hAnsi="TH SarabunPSK" w:cs="TH SarabunPSK" w:hint="cs"/>
                <w:color w:val="FF0000"/>
              </w:rPr>
              <w:t>oobeamboobeamboo</w:t>
            </w:r>
          </w:p>
          <w:p w14:paraId="662994B6" w14:textId="5F7FD65D" w:rsidR="00DB7768" w:rsidRPr="009F59E1" w:rsidRDefault="00DB7768" w:rsidP="001C71C6">
            <w:pPr>
              <w:spacing w:after="160" w:line="259" w:lineRule="auto"/>
              <w:rPr>
                <w:ins w:id="322" w:author="วันวิสา ประดิษฐอุกฤษฎ์" w:date="2021-10-11T19:31:00Z"/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beamboobeam555</w:t>
            </w:r>
          </w:p>
        </w:tc>
        <w:tc>
          <w:tcPr>
            <w:tcW w:w="1307" w:type="pct"/>
            <w:vAlign w:val="center"/>
          </w:tcPr>
          <w:p w14:paraId="643AEE38" w14:textId="77777777" w:rsidR="00DB7768" w:rsidRPr="009F59E1" w:rsidRDefault="00DB7768" w:rsidP="001C71C6">
            <w:pPr>
              <w:spacing w:after="160" w:line="259" w:lineRule="auto"/>
              <w:rPr>
                <w:ins w:id="32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943761" w:rsidRPr="009F59E1" w14:paraId="572E3055" w14:textId="77777777" w:rsidTr="001C71C6">
        <w:trPr>
          <w:jc w:val="center"/>
          <w:ins w:id="324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62D71442" w14:textId="0714EABD" w:rsidR="00DB7768" w:rsidRPr="009F59E1" w:rsidRDefault="005E4F2D" w:rsidP="001C71C6">
            <w:pPr>
              <w:spacing w:after="160" w:line="259" w:lineRule="auto"/>
              <w:rPr>
                <w:ins w:id="325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</w:t>
            </w:r>
          </w:p>
        </w:tc>
        <w:tc>
          <w:tcPr>
            <w:tcW w:w="1581" w:type="pct"/>
            <w:vAlign w:val="center"/>
          </w:tcPr>
          <w:p w14:paraId="70310329" w14:textId="57E0114C" w:rsidR="00DB7768" w:rsidRPr="009F59E1" w:rsidRDefault="00DB7768" w:rsidP="001C71C6">
            <w:pPr>
              <w:spacing w:after="160" w:line="259" w:lineRule="auto"/>
              <w:rPr>
                <w:ins w:id="32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3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4F4874" w:rsidRPr="009F59E1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ins w:id="3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1730" w:type="pct"/>
            <w:shd w:val="clear" w:color="auto" w:fill="FFFF00"/>
            <w:vAlign w:val="center"/>
          </w:tcPr>
          <w:p w14:paraId="23533E46" w14:textId="77777777" w:rsidR="00DB7768" w:rsidRPr="009F59E1" w:rsidRDefault="00DB7768" w:rsidP="001C71C6">
            <w:pPr>
              <w:spacing w:after="160" w:line="259" w:lineRule="auto"/>
              <w:rPr>
                <w:ins w:id="329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1307" w:type="pct"/>
            <w:vAlign w:val="center"/>
          </w:tcPr>
          <w:p w14:paraId="4B88B901" w14:textId="77777777" w:rsidR="00DB7768" w:rsidRPr="009F59E1" w:rsidRDefault="00DB7768" w:rsidP="001C71C6">
            <w:pPr>
              <w:spacing w:after="160" w:line="259" w:lineRule="auto"/>
              <w:rPr>
                <w:ins w:id="330" w:author="วันวิสา ประดิษฐอุกฤษฎ์" w:date="2021-10-11T19:31:00Z"/>
                <w:rFonts w:ascii="TH SarabunPSK" w:hAnsi="TH SarabunPSK" w:cs="TH SarabunPSK"/>
              </w:rPr>
            </w:pPr>
            <w:ins w:id="3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กรุณากรอก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 Username</w:t>
            </w:r>
          </w:p>
        </w:tc>
      </w:tr>
    </w:tbl>
    <w:p w14:paraId="22E5F454" w14:textId="0D33EADC" w:rsidR="00DB7768" w:rsidRPr="009F59E1" w:rsidRDefault="00DB7768" w:rsidP="00DB7768">
      <w:pPr>
        <w:rPr>
          <w:rFonts w:ascii="TH SarabunPSK" w:hAnsi="TH SarabunPSK" w:cs="TH SarabunPSK"/>
        </w:rPr>
      </w:pPr>
      <w:ins w:id="33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u w:val="single"/>
            <w:cs/>
          </w:rPr>
          <w:t>หมายเหตุ</w:t>
        </w:r>
        <w:r w:rsidRPr="009F59E1">
          <w:rPr>
            <w:rFonts w:ascii="TH SarabunPSK" w:hAnsi="TH SarabunPSK" w:cs="TH SarabunPSK" w:hint="cs"/>
            <w:b/>
            <w:bCs/>
            <w:cs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สำหรับ </w:t>
        </w:r>
        <w:r w:rsidRPr="009F59E1">
          <w:rPr>
            <w:rFonts w:ascii="TH SarabunPSK" w:hAnsi="TH SarabunPSK" w:cs="TH SarabunPSK" w:hint="cs"/>
          </w:rPr>
          <w:t>VEc2</w:t>
        </w:r>
        <w:r w:rsidRPr="009F59E1">
          <w:rPr>
            <w:rFonts w:ascii="TH SarabunPSK" w:hAnsi="TH SarabunPSK" w:cs="TH SarabunPSK" w:hint="cs"/>
            <w:cs/>
          </w:rPr>
          <w:t xml:space="preserve"> </w:t>
        </w:r>
        <w:r w:rsidRPr="009F59E1">
          <w:rPr>
            <w:rFonts w:ascii="TH SarabunPSK" w:hAnsi="TH SarabunPSK" w:cs="TH SarabunPSK" w:hint="cs"/>
          </w:rPr>
          <w:t xml:space="preserve">VEc3 VEc4 </w:t>
        </w:r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="00E1718E">
        <w:rPr>
          <w:rFonts w:ascii="TH SarabunPSK" w:hAnsi="TH SarabunPSK" w:cs="TH SarabunPSK"/>
        </w:rPr>
        <w:t xml:space="preserve"> </w:t>
      </w:r>
      <w:ins w:id="333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1 </w:t>
        </w:r>
        <w:r w:rsidRPr="009F59E1">
          <w:rPr>
            <w:rFonts w:ascii="TH SarabunPSK" w:hAnsi="TH SarabunPSK" w:cs="TH SarabunPSK" w:hint="cs"/>
            <w:cs/>
          </w:rPr>
          <w:t>สำหรับ</w:t>
        </w:r>
        <w:r w:rsidRPr="009F59E1">
          <w:rPr>
            <w:rFonts w:ascii="TH SarabunPSK" w:hAnsi="TH SarabunPSK" w:cs="TH SarabunPSK" w:hint="cs"/>
          </w:rPr>
          <w:t xml:space="preserve"> IVEc</w:t>
        </w:r>
      </w:ins>
      <w:r w:rsidRPr="009F59E1">
        <w:rPr>
          <w:rFonts w:ascii="TH SarabunPSK" w:hAnsi="TH SarabunPSK" w:cs="TH SarabunPSK" w:hint="cs"/>
          <w:cs/>
        </w:rPr>
        <w:t>3</w:t>
      </w:r>
      <w:ins w:id="334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.1</w:t>
        </w:r>
      </w:ins>
      <w:r w:rsidRPr="009F59E1">
        <w:rPr>
          <w:rFonts w:ascii="TH SarabunPSK" w:hAnsi="TH SarabunPSK" w:cs="TH SarabunPSK" w:hint="cs"/>
        </w:rPr>
        <w:t xml:space="preserve"> </w:t>
      </w:r>
      <w:ins w:id="33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7 </w:t>
      </w:r>
      <w:r w:rsidRPr="009F59E1">
        <w:rPr>
          <w:rFonts w:ascii="TH SarabunPSK" w:hAnsi="TH SarabunPSK" w:cs="TH SarabunPSK" w:hint="cs"/>
          <w:cs/>
        </w:rPr>
        <w:t>และสำหรับ</w:t>
      </w:r>
      <w:r w:rsidRPr="009F59E1">
        <w:rPr>
          <w:rFonts w:ascii="TH SarabunPSK" w:hAnsi="TH SarabunPSK" w:cs="TH SarabunPSK" w:hint="cs"/>
        </w:rPr>
        <w:t xml:space="preserve"> </w:t>
      </w:r>
      <w:ins w:id="336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IVEc</w:t>
        </w:r>
      </w:ins>
      <w:r w:rsidRPr="009F59E1">
        <w:rPr>
          <w:rFonts w:ascii="TH SarabunPSK" w:hAnsi="TH SarabunPSK" w:cs="TH SarabunPSK" w:hint="cs"/>
          <w:cs/>
        </w:rPr>
        <w:t>3</w:t>
      </w:r>
      <w:ins w:id="337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.</w:t>
        </w:r>
      </w:ins>
      <w:r w:rsidRPr="009F59E1">
        <w:rPr>
          <w:rFonts w:ascii="TH SarabunPSK" w:hAnsi="TH SarabunPSK" w:cs="TH SarabunPSK" w:hint="cs"/>
          <w:cs/>
        </w:rPr>
        <w:t>2</w:t>
      </w:r>
      <w:r w:rsidRPr="009F59E1">
        <w:rPr>
          <w:rFonts w:ascii="TH SarabunPSK" w:hAnsi="TH SarabunPSK" w:cs="TH SarabunPSK" w:hint="cs"/>
        </w:rPr>
        <w:t xml:space="preserve"> </w:t>
      </w:r>
      <w:ins w:id="33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8</w:t>
      </w:r>
    </w:p>
    <w:p w14:paraId="0B8208E8" w14:textId="5D5469AA" w:rsidR="00943761" w:rsidRPr="009F59E1" w:rsidRDefault="00943761" w:rsidP="00DB7768">
      <w:pPr>
        <w:rPr>
          <w:rFonts w:ascii="TH SarabunPSK" w:hAnsi="TH SarabunPSK" w:cs="TH SarabunPSK"/>
        </w:rPr>
      </w:pPr>
    </w:p>
    <w:p w14:paraId="1C8E64D2" w14:textId="69230481" w:rsidR="00943761" w:rsidRPr="009F59E1" w:rsidRDefault="00943761" w:rsidP="0094376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รหัสผ่านผู้ใช้งาน (</w:t>
      </w:r>
      <w:r w:rsidRPr="009F59E1">
        <w:rPr>
          <w:rFonts w:ascii="TH SarabunPSK" w:hAnsi="TH SarabunPSK" w:cs="TH SarabunPSK" w:hint="cs"/>
          <w:b/>
          <w:bCs/>
          <w:lang w:bidi="th-TH"/>
        </w:rPr>
        <w:t>Password) : TextInput</w:t>
      </w:r>
    </w:p>
    <w:p w14:paraId="16B1A1CE" w14:textId="77777777" w:rsidR="00995F3E" w:rsidRPr="009F59E1" w:rsidRDefault="00995F3E" w:rsidP="00943761">
      <w:pPr>
        <w:spacing w:line="259" w:lineRule="auto"/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ความต้องการของระบบในส่วนของรหัสผ่านมีคุณลักษณะดังนี้</w:t>
      </w:r>
    </w:p>
    <w:p w14:paraId="0A51209D" w14:textId="795F6EDF" w:rsidR="00995F3E" w:rsidRPr="009F59E1" w:rsidRDefault="00995F3E" w:rsidP="00995F3E">
      <w:pPr>
        <w:ind w:firstLine="720"/>
        <w:rPr>
          <w:rFonts w:ascii="TH SarabunPSK" w:hAnsi="TH SarabunPSK" w:cs="TH SarabunPSK"/>
          <w:cs/>
        </w:rPr>
      </w:pPr>
      <w:r w:rsidRPr="009F59E1">
        <w:rPr>
          <w:rFonts w:ascii="TH SarabunPSK" w:hAnsi="TH SarabunPSK" w:cs="TH SarabunPSK" w:hint="cs"/>
        </w:rPr>
        <w:t>1.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ต้องเป็นตัวอักษรภาษาอังกฤษ ตัวเลขอารบิก </w:t>
      </w:r>
      <w:r w:rsidR="001406E0">
        <w:rPr>
          <w:rFonts w:ascii="TH SarabunPSK" w:hAnsi="TH SarabunPSK" w:cs="TH SarabunPSK" w:hint="cs"/>
          <w:cs/>
          <w:lang w:bidi="th-TH"/>
        </w:rPr>
        <w:t>หรือ</w:t>
      </w:r>
      <w:ins w:id="339" w:author="วันวิสา ประดิษฐอุกฤษฎ์" w:date="2021-10-11T19:31:00Z">
        <w:r w:rsidR="001406E0" w:rsidRPr="009F59E1">
          <w:rPr>
            <w:rFonts w:ascii="TH SarabunPSK" w:hAnsi="TH SarabunPSK" w:cs="TH SarabunPSK" w:hint="cs"/>
            <w:cs/>
          </w:rPr>
          <w:t>ตัวอักษรพิเศษ</w:t>
        </w:r>
      </w:ins>
    </w:p>
    <w:p w14:paraId="655CE839" w14:textId="4B605DF6" w:rsidR="00995F3E" w:rsidRPr="009F59E1" w:rsidRDefault="00995F3E" w:rsidP="00995F3E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2.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ต้องไม่มีเว้นวรรค หรือช่องว่างใดๆ</w:t>
      </w:r>
    </w:p>
    <w:p w14:paraId="3845AD99" w14:textId="552DBEF0" w:rsidR="00995F3E" w:rsidRPr="009F59E1" w:rsidRDefault="00995F3E" w:rsidP="00995F3E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3.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มีจำนวนตัวอักษรอย่างน้อย </w:t>
      </w:r>
      <w:r w:rsidR="00A12DD4">
        <w:rPr>
          <w:rFonts w:ascii="TH SarabunPSK" w:hAnsi="TH SarabunPSK" w:cs="TH SarabunPSK"/>
        </w:rPr>
        <w:t>8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ตัวอักษรและไม่เกิน </w:t>
      </w:r>
      <w:r w:rsidR="008B44B5">
        <w:rPr>
          <w:rFonts w:ascii="TH SarabunPSK" w:hAnsi="TH SarabunPSK" w:cs="TH SarabunPSK"/>
        </w:rPr>
        <w:t>30</w:t>
      </w:r>
      <w:r w:rsidRPr="009F59E1">
        <w:rPr>
          <w:rFonts w:ascii="TH SarabunPSK" w:hAnsi="TH SarabunPSK" w:cs="TH SarabunPSK" w:hint="cs"/>
          <w:cs/>
          <w:lang w:bidi="th-TH"/>
        </w:rPr>
        <w:t xml:space="preserve">  ตัวอักษร</w:t>
      </w:r>
    </w:p>
    <w:p w14:paraId="6EF439AF" w14:textId="77777777" w:rsidR="00995F3E" w:rsidRPr="009F59E1" w:rsidRDefault="00995F3E" w:rsidP="00995F3E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>4.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ต้องไม่เป็นค่าว่าง</w:t>
      </w:r>
    </w:p>
    <w:p w14:paraId="7AF0B8F7" w14:textId="435A0164" w:rsidR="00943761" w:rsidRPr="009F59E1" w:rsidRDefault="00943761" w:rsidP="00995F3E">
      <w:pPr>
        <w:ind w:firstLine="720"/>
        <w:rPr>
          <w:ins w:id="340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34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ชื่อผู้ใช้งาน</w:t>
      </w:r>
    </w:p>
    <w:p w14:paraId="27886628" w14:textId="77777777" w:rsidR="00995F3E" w:rsidRPr="009F59E1" w:rsidRDefault="00995F3E" w:rsidP="00995F3E">
      <w:pPr>
        <w:numPr>
          <w:ilvl w:val="0"/>
          <w:numId w:val="10"/>
        </w:numPr>
        <w:spacing w:line="259" w:lineRule="auto"/>
        <w:rPr>
          <w:ins w:id="342" w:author="วันวิสา ประดิษฐอุกฤษฎ์" w:date="2021-10-11T19:31:00Z"/>
          <w:rFonts w:ascii="TH SarabunPSK" w:hAnsi="TH SarabunPSK" w:cs="TH SarabunPSK"/>
        </w:rPr>
      </w:pPr>
      <w:ins w:id="34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ในกรณีที่ผู้ใช้ไม่กรอกรหัสผ่านระบบจะแสดงข้อความ “กรุณากรอกข้อมูล </w:t>
        </w:r>
        <w:r w:rsidRPr="009F59E1">
          <w:rPr>
            <w:rFonts w:ascii="TH SarabunPSK" w:hAnsi="TH SarabunPSK" w:cs="TH SarabunPSK" w:hint="cs"/>
          </w:rPr>
          <w:t>Password</w:t>
        </w:r>
        <w:r w:rsidRPr="009F59E1">
          <w:rPr>
            <w:rFonts w:ascii="TH SarabunPSK" w:hAnsi="TH SarabunPSK" w:cs="TH SarabunPSK" w:hint="cs"/>
            <w:cs/>
          </w:rPr>
          <w:t>”</w:t>
        </w:r>
      </w:ins>
    </w:p>
    <w:p w14:paraId="36C3CCAC" w14:textId="77777777" w:rsidR="00995F3E" w:rsidRPr="009F59E1" w:rsidRDefault="00995F3E" w:rsidP="00995F3E">
      <w:pPr>
        <w:numPr>
          <w:ilvl w:val="0"/>
          <w:numId w:val="10"/>
        </w:numPr>
        <w:spacing w:line="259" w:lineRule="auto"/>
        <w:rPr>
          <w:ins w:id="344" w:author="วันวิสา ประดิษฐอุกฤษฎ์" w:date="2021-10-11T19:31:00Z"/>
          <w:rFonts w:ascii="TH SarabunPSK" w:hAnsi="TH SarabunPSK" w:cs="TH SarabunPSK"/>
        </w:rPr>
      </w:pPr>
      <w:ins w:id="34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ในกรณีที่ผู้ใช้กรอกรหัสผ่านไม่ถูกต้อง ระบบจะแสดงข้อความ “รูปแบบ </w:t>
        </w:r>
        <w:r w:rsidRPr="009F59E1">
          <w:rPr>
            <w:rFonts w:ascii="TH SarabunPSK" w:hAnsi="TH SarabunPSK" w:cs="TH SarabunPSK" w:hint="cs"/>
          </w:rPr>
          <w:t xml:space="preserve">Password </w:t>
        </w:r>
        <w:r w:rsidRPr="009F59E1">
          <w:rPr>
            <w:rFonts w:ascii="TH SarabunPSK" w:hAnsi="TH SarabunPSK" w:cs="TH SarabunPSK" w:hint="cs"/>
            <w:cs/>
          </w:rPr>
          <w:t>ไม่ถูกต้อง</w:t>
        </w:r>
        <w:r w:rsidRPr="009F59E1">
          <w:rPr>
            <w:rFonts w:ascii="TH SarabunPSK" w:hAnsi="TH SarabunPSK" w:cs="TH SarabunPSK" w:hint="cs"/>
          </w:rPr>
          <w:t>”</w:t>
        </w:r>
      </w:ins>
    </w:p>
    <w:p w14:paraId="173874EF" w14:textId="77777777" w:rsidR="00943761" w:rsidRPr="009F59E1" w:rsidRDefault="00943761" w:rsidP="00995F3E">
      <w:pPr>
        <w:ind w:left="720" w:firstLine="360"/>
        <w:rPr>
          <w:rFonts w:ascii="TH SarabunPSK" w:hAnsi="TH SarabunPSK" w:cs="TH SarabunPSK"/>
        </w:rPr>
      </w:pPr>
      <w:ins w:id="34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เมื่อกรอกข้อมูลถูกต้องและกด</w:t>
        </w:r>
      </w:ins>
      <w:r w:rsidRPr="009F59E1">
        <w:rPr>
          <w:rFonts w:ascii="TH SarabunPSK" w:hAnsi="TH SarabunPSK" w:cs="TH SarabunPSK" w:hint="cs"/>
        </w:rPr>
        <w:t xml:space="preserve"> Login </w:t>
      </w:r>
      <w:ins w:id="34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  </w:r>
      </w:ins>
    </w:p>
    <w:p w14:paraId="6BEAB808" w14:textId="77777777" w:rsidR="00943761" w:rsidRPr="009F59E1" w:rsidRDefault="00943761" w:rsidP="00943761">
      <w:pPr>
        <w:ind w:left="720" w:firstLine="720"/>
        <w:rPr>
          <w:rFonts w:ascii="TH SarabunPSK" w:hAnsi="TH SarabunPSK" w:cs="TH SarabunPSK"/>
        </w:rPr>
      </w:pPr>
    </w:p>
    <w:p w14:paraId="26A3087D" w14:textId="229F09A5" w:rsidR="00943761" w:rsidRPr="009F59E1" w:rsidRDefault="00943761" w:rsidP="0094376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TC01-EC0</w:t>
      </w:r>
      <w:r w:rsidR="00995F3E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995F3E" w:rsidRPr="009F59E1">
        <w:rPr>
          <w:rFonts w:ascii="TH SarabunPSK" w:hAnsi="TH SarabunPSK" w:cs="TH SarabunPSK" w:hint="cs"/>
          <w:b/>
          <w:bCs/>
          <w:cs/>
          <w:lang w:bidi="th-TH"/>
        </w:rPr>
        <w:t>รหัสผ่านผู้ใช้งาน</w:t>
      </w:r>
      <w:r w:rsidR="001E211C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01]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81"/>
        <w:gridCol w:w="1800"/>
        <w:gridCol w:w="1791"/>
        <w:gridCol w:w="1298"/>
        <w:gridCol w:w="1386"/>
        <w:gridCol w:w="1386"/>
      </w:tblGrid>
      <w:tr w:rsidR="008B44B5" w:rsidRPr="009F59E1" w14:paraId="7B2AF6D2" w14:textId="77777777" w:rsidTr="008B44B5">
        <w:trPr>
          <w:jc w:val="center"/>
          <w:ins w:id="348" w:author="วันวิสา ประดิษฐอุกฤษฎ์" w:date="2021-10-11T19:31:00Z"/>
        </w:trPr>
        <w:tc>
          <w:tcPr>
            <w:tcW w:w="855" w:type="pct"/>
            <w:shd w:val="clear" w:color="auto" w:fill="D0CECE" w:themeFill="background2" w:themeFillShade="E6"/>
            <w:vAlign w:val="center"/>
          </w:tcPr>
          <w:p w14:paraId="4444346D" w14:textId="77777777" w:rsidR="008B44B5" w:rsidRPr="009F59E1" w:rsidRDefault="008B44B5" w:rsidP="001C71C6">
            <w:pPr>
              <w:spacing w:line="259" w:lineRule="auto"/>
              <w:rPr>
                <w:ins w:id="34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35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974" w:type="pct"/>
            <w:shd w:val="clear" w:color="auto" w:fill="D0CECE" w:themeFill="background2" w:themeFillShade="E6"/>
            <w:vAlign w:val="center"/>
          </w:tcPr>
          <w:p w14:paraId="079C104B" w14:textId="77777777" w:rsidR="008B44B5" w:rsidRPr="009F59E1" w:rsidRDefault="008B44B5" w:rsidP="001C71C6">
            <w:pPr>
              <w:spacing w:line="259" w:lineRule="auto"/>
              <w:rPr>
                <w:ins w:id="35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3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0929C6CB" w14:textId="77777777" w:rsidR="008B44B5" w:rsidRPr="009F59E1" w:rsidRDefault="008B44B5" w:rsidP="001C71C6">
            <w:pPr>
              <w:spacing w:line="259" w:lineRule="auto"/>
              <w:rPr>
                <w:ins w:id="35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3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969" w:type="pct"/>
            <w:shd w:val="clear" w:color="auto" w:fill="D0CECE" w:themeFill="background2" w:themeFillShade="E6"/>
            <w:vAlign w:val="center"/>
          </w:tcPr>
          <w:p w14:paraId="5DF8DC26" w14:textId="77777777" w:rsidR="008B44B5" w:rsidRPr="009F59E1" w:rsidRDefault="008B44B5" w:rsidP="001C71C6">
            <w:pPr>
              <w:spacing w:line="259" w:lineRule="auto"/>
              <w:rPr>
                <w:rFonts w:ascii="TH SarabunPSK" w:hAnsi="TH SarabunPSK" w:cs="TH SarabunPSK"/>
                <w:b/>
                <w:bCs/>
              </w:rPr>
            </w:pPr>
            <w:ins w:id="3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 xml:space="preserve">Invalid </w:t>
              </w:r>
            </w:ins>
          </w:p>
          <w:p w14:paraId="22BC2068" w14:textId="13E5479C" w:rsidR="008B44B5" w:rsidRPr="009F59E1" w:rsidRDefault="008B44B5" w:rsidP="001C71C6">
            <w:pPr>
              <w:spacing w:line="259" w:lineRule="auto"/>
              <w:rPr>
                <w:ins w:id="35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3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702" w:type="pct"/>
            <w:shd w:val="clear" w:color="auto" w:fill="D0CECE" w:themeFill="background2" w:themeFillShade="E6"/>
          </w:tcPr>
          <w:p w14:paraId="5D737FB0" w14:textId="77777777" w:rsidR="008B44B5" w:rsidRPr="009F59E1" w:rsidRDefault="008B44B5" w:rsidP="008B44B5">
            <w:pPr>
              <w:spacing w:line="259" w:lineRule="auto"/>
              <w:rPr>
                <w:rFonts w:ascii="TH SarabunPSK" w:hAnsi="TH SarabunPSK" w:cs="TH SarabunPSK"/>
                <w:b/>
                <w:bCs/>
              </w:rPr>
            </w:pPr>
            <w:ins w:id="3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 xml:space="preserve">Invalid </w:t>
              </w:r>
            </w:ins>
          </w:p>
          <w:p w14:paraId="748FEA67" w14:textId="32F677C0" w:rsidR="008B44B5" w:rsidRPr="009F59E1" w:rsidRDefault="008B44B5" w:rsidP="008B44B5">
            <w:pPr>
              <w:spacing w:line="259" w:lineRule="auto"/>
              <w:rPr>
                <w:rFonts w:ascii="TH SarabunPSK" w:hAnsi="TH SarabunPSK" w:cs="TH SarabunPSK"/>
                <w:b/>
                <w:bCs/>
              </w:rPr>
            </w:pPr>
            <w:ins w:id="3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750" w:type="pct"/>
            <w:shd w:val="clear" w:color="auto" w:fill="D0CECE" w:themeFill="background2" w:themeFillShade="E6"/>
            <w:vAlign w:val="center"/>
          </w:tcPr>
          <w:p w14:paraId="2633F446" w14:textId="7486DB17" w:rsidR="008B44B5" w:rsidRPr="009F59E1" w:rsidRDefault="008B44B5" w:rsidP="001C71C6">
            <w:pPr>
              <w:spacing w:line="259" w:lineRule="auto"/>
              <w:rPr>
                <w:ins w:id="36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3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322EE7A3" w14:textId="77777777" w:rsidR="008B44B5" w:rsidRPr="009F59E1" w:rsidRDefault="008B44B5" w:rsidP="001C71C6">
            <w:pPr>
              <w:spacing w:line="259" w:lineRule="auto"/>
              <w:rPr>
                <w:ins w:id="36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36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750" w:type="pct"/>
            <w:shd w:val="clear" w:color="auto" w:fill="D0CECE" w:themeFill="background2" w:themeFillShade="E6"/>
            <w:vAlign w:val="center"/>
          </w:tcPr>
          <w:p w14:paraId="4C79399F" w14:textId="77777777" w:rsidR="008B44B5" w:rsidRPr="009F59E1" w:rsidRDefault="008B44B5" w:rsidP="001C71C6">
            <w:pPr>
              <w:spacing w:line="259" w:lineRule="auto"/>
              <w:rPr>
                <w:ins w:id="36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3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61A467B2" w14:textId="77777777" w:rsidR="008B44B5" w:rsidRPr="009F59E1" w:rsidRDefault="008B44B5" w:rsidP="001C71C6">
            <w:pPr>
              <w:spacing w:line="259" w:lineRule="auto"/>
              <w:rPr>
                <w:ins w:id="36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3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8B44B5" w:rsidRPr="009F59E1" w14:paraId="04A4902F" w14:textId="77777777" w:rsidTr="008B44B5">
        <w:trPr>
          <w:jc w:val="center"/>
          <w:ins w:id="368" w:author="วันวิสา ประดิษฐอุกฤษฎ์" w:date="2021-10-11T19:31:00Z"/>
        </w:trPr>
        <w:tc>
          <w:tcPr>
            <w:tcW w:w="855" w:type="pct"/>
            <w:vAlign w:val="center"/>
          </w:tcPr>
          <w:p w14:paraId="3A4BCA5B" w14:textId="77777777" w:rsidR="008B44B5" w:rsidRPr="009F59E1" w:rsidRDefault="008B44B5" w:rsidP="001C71C6">
            <w:pPr>
              <w:spacing w:after="160" w:line="259" w:lineRule="auto"/>
              <w:rPr>
                <w:ins w:id="369" w:author="วันวิสา ประดิษฐอุกฤษฎ์" w:date="2021-10-11T19:31:00Z"/>
                <w:rFonts w:ascii="TH SarabunPSK" w:hAnsi="TH SarabunPSK" w:cs="TH SarabunPSK"/>
              </w:rPr>
            </w:pPr>
            <w:ins w:id="37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974" w:type="pct"/>
            <w:vAlign w:val="center"/>
          </w:tcPr>
          <w:p w14:paraId="089EC67A" w14:textId="453E00DC" w:rsidR="008B44B5" w:rsidRPr="009F59E1" w:rsidRDefault="008B44B5" w:rsidP="001C71C6">
            <w:pPr>
              <w:spacing w:after="160" w:line="259" w:lineRule="auto"/>
              <w:rPr>
                <w:ins w:id="371" w:author="วันวิสา ประดิษฐอุกฤษฎ์" w:date="2021-10-11T19:31:00Z"/>
                <w:rFonts w:ascii="TH SarabunPSK" w:hAnsi="TH SarabunPSK" w:cs="TH SarabunPSK"/>
              </w:rPr>
            </w:pPr>
            <w:ins w:id="3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ins w:id="3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– </w:t>
              </w:r>
            </w:ins>
            <w:r w:rsidRPr="00677741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ตัวเลขอารบิก หรือตัวอักษรพิเศษ</w:t>
            </w:r>
          </w:p>
        </w:tc>
        <w:tc>
          <w:tcPr>
            <w:tcW w:w="969" w:type="pct"/>
            <w:vAlign w:val="center"/>
          </w:tcPr>
          <w:p w14:paraId="4E30D963" w14:textId="6ABF804E" w:rsidR="008B44B5" w:rsidRPr="009F59E1" w:rsidRDefault="008B44B5" w:rsidP="001C71C6">
            <w:pPr>
              <w:spacing w:after="160" w:line="259" w:lineRule="auto"/>
              <w:rPr>
                <w:ins w:id="37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3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ins w:id="3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ประกอบด้วยตัวอักษรภาษาอื่น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ๆ</w:t>
            </w:r>
            <w:ins w:id="3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นอกเหนือจากภาษาอังกฤษ</w:t>
              </w:r>
            </w:ins>
          </w:p>
        </w:tc>
        <w:tc>
          <w:tcPr>
            <w:tcW w:w="702" w:type="pct"/>
          </w:tcPr>
          <w:p w14:paraId="05C548C2" w14:textId="77777777" w:rsidR="008B44B5" w:rsidRPr="009F59E1" w:rsidRDefault="008B44B5" w:rsidP="001C71C6">
            <w:pPr>
              <w:spacing w:after="160" w:line="259" w:lineRule="auto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750" w:type="pct"/>
            <w:vAlign w:val="center"/>
          </w:tcPr>
          <w:p w14:paraId="4310851B" w14:textId="502064BB" w:rsidR="008B44B5" w:rsidRPr="009F59E1" w:rsidRDefault="008B44B5" w:rsidP="001C71C6">
            <w:pPr>
              <w:spacing w:after="160" w:line="259" w:lineRule="auto"/>
              <w:rPr>
                <w:ins w:id="37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750" w:type="pct"/>
            <w:vAlign w:val="center"/>
          </w:tcPr>
          <w:p w14:paraId="6BCF23FD" w14:textId="77777777" w:rsidR="008B44B5" w:rsidRPr="009F59E1" w:rsidRDefault="008B44B5" w:rsidP="001C71C6">
            <w:pPr>
              <w:spacing w:after="160" w:line="259" w:lineRule="auto"/>
              <w:rPr>
                <w:ins w:id="37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</w:tr>
      <w:tr w:rsidR="008B44B5" w:rsidRPr="009F59E1" w14:paraId="413A5DF8" w14:textId="77777777" w:rsidTr="008B44B5">
        <w:trPr>
          <w:jc w:val="center"/>
          <w:ins w:id="380" w:author="วันวิสา ประดิษฐอุกฤษฎ์" w:date="2021-10-11T19:31:00Z"/>
        </w:trPr>
        <w:tc>
          <w:tcPr>
            <w:tcW w:w="855" w:type="pct"/>
            <w:vAlign w:val="center"/>
          </w:tcPr>
          <w:p w14:paraId="383C0483" w14:textId="77777777" w:rsidR="008B44B5" w:rsidRPr="009F59E1" w:rsidRDefault="008B44B5" w:rsidP="001C71C6">
            <w:pPr>
              <w:spacing w:after="160" w:line="259" w:lineRule="auto"/>
              <w:rPr>
                <w:ins w:id="381" w:author="วันวิสา ประดิษฐอุกฤษฎ์" w:date="2021-10-11T19:31:00Z"/>
                <w:rFonts w:ascii="TH SarabunPSK" w:hAnsi="TH SarabunPSK" w:cs="TH SarabunPSK"/>
              </w:rPr>
            </w:pPr>
            <w:ins w:id="3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เว้นวรรค</w:t>
              </w:r>
            </w:ins>
          </w:p>
        </w:tc>
        <w:tc>
          <w:tcPr>
            <w:tcW w:w="974" w:type="pct"/>
            <w:vAlign w:val="center"/>
          </w:tcPr>
          <w:p w14:paraId="7185DA39" w14:textId="01A17614" w:rsidR="008B44B5" w:rsidRPr="009F59E1" w:rsidRDefault="008B44B5" w:rsidP="001C71C6">
            <w:pPr>
              <w:spacing w:after="160" w:line="259" w:lineRule="auto"/>
              <w:rPr>
                <w:ins w:id="38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3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38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ต้องไม่มีช่องว่าง</w:t>
              </w:r>
            </w:ins>
          </w:p>
        </w:tc>
        <w:tc>
          <w:tcPr>
            <w:tcW w:w="969" w:type="pct"/>
            <w:vAlign w:val="center"/>
          </w:tcPr>
          <w:p w14:paraId="3711A53C" w14:textId="4704DF09" w:rsidR="008B44B5" w:rsidRPr="009F59E1" w:rsidRDefault="008B44B5" w:rsidP="001C71C6">
            <w:pPr>
              <w:spacing w:after="160" w:line="259" w:lineRule="auto"/>
              <w:rPr>
                <w:ins w:id="386" w:author="วันวิสา ประดิษฐอุกฤษฎ์" w:date="2021-10-11T19:31:00Z"/>
                <w:rFonts w:ascii="TH SarabunPSK" w:hAnsi="TH SarabunPSK" w:cs="TH SarabunPSK"/>
              </w:rPr>
            </w:pPr>
            <w:ins w:id="3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3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มีช่องว่าง</w:t>
              </w:r>
            </w:ins>
          </w:p>
        </w:tc>
        <w:tc>
          <w:tcPr>
            <w:tcW w:w="702" w:type="pct"/>
          </w:tcPr>
          <w:p w14:paraId="10A132B9" w14:textId="77777777" w:rsidR="008B44B5" w:rsidRPr="009F59E1" w:rsidRDefault="008B44B5" w:rsidP="001C71C6">
            <w:pPr>
              <w:spacing w:after="160" w:line="259" w:lineRule="auto"/>
              <w:rPr>
                <w:rFonts w:ascii="TH SarabunPSK" w:hAnsi="TH SarabunPSK" w:cs="TH SarabunPSK"/>
              </w:rPr>
            </w:pPr>
          </w:p>
        </w:tc>
        <w:tc>
          <w:tcPr>
            <w:tcW w:w="750" w:type="pct"/>
            <w:vAlign w:val="center"/>
          </w:tcPr>
          <w:p w14:paraId="3AFCB142" w14:textId="7C84E063" w:rsidR="008B44B5" w:rsidRPr="009F59E1" w:rsidRDefault="008B44B5" w:rsidP="001C71C6">
            <w:pPr>
              <w:spacing w:after="160" w:line="259" w:lineRule="auto"/>
              <w:rPr>
                <w:ins w:id="389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50" w:type="pct"/>
            <w:vAlign w:val="center"/>
          </w:tcPr>
          <w:p w14:paraId="0B290F3D" w14:textId="77777777" w:rsidR="008B44B5" w:rsidRPr="009F59E1" w:rsidRDefault="008B44B5" w:rsidP="001C71C6">
            <w:pPr>
              <w:spacing w:after="160" w:line="259" w:lineRule="auto"/>
              <w:rPr>
                <w:ins w:id="39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8B44B5" w:rsidRPr="009F59E1" w14:paraId="16A48193" w14:textId="77777777" w:rsidTr="00A12DD4">
        <w:trPr>
          <w:jc w:val="center"/>
          <w:ins w:id="391" w:author="วันวิสา ประดิษฐอุกฤษฎ์" w:date="2021-10-11T19:31:00Z"/>
        </w:trPr>
        <w:tc>
          <w:tcPr>
            <w:tcW w:w="855" w:type="pct"/>
            <w:vAlign w:val="center"/>
          </w:tcPr>
          <w:p w14:paraId="7733BF84" w14:textId="77777777" w:rsidR="008B44B5" w:rsidRPr="009F59E1" w:rsidRDefault="008B44B5" w:rsidP="001C71C6">
            <w:pPr>
              <w:spacing w:after="160" w:line="259" w:lineRule="auto"/>
              <w:rPr>
                <w:ins w:id="39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3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ขนาด</w:t>
              </w:r>
            </w:ins>
          </w:p>
        </w:tc>
        <w:tc>
          <w:tcPr>
            <w:tcW w:w="974" w:type="pct"/>
            <w:vAlign w:val="center"/>
          </w:tcPr>
          <w:p w14:paraId="174735A6" w14:textId="240E2D0F" w:rsidR="008B44B5" w:rsidRPr="009F59E1" w:rsidRDefault="008B44B5" w:rsidP="001C71C6">
            <w:pPr>
              <w:spacing w:after="160" w:line="259" w:lineRule="auto"/>
              <w:rPr>
                <w:ins w:id="39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3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ins w:id="3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="00A12DD4"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 w:rsidR="00A12DD4" w:rsidRPr="00A12DD4">
              <w:rPr>
                <w:rFonts w:ascii="TH SarabunPSK" w:hAnsi="TH SarabunPSK" w:cs="TH SarabunPSK"/>
                <w:cs/>
                <w:lang w:bidi="th-TH"/>
              </w:rPr>
              <w:t xml:space="preserve">ตัวอักษรอย่างน้อย </w:t>
            </w:r>
            <w:r w:rsidR="00A12DD4">
              <w:rPr>
                <w:rFonts w:ascii="TH SarabunPSK" w:hAnsi="TH SarabunPSK" w:cs="TH SarabunPSK"/>
              </w:rPr>
              <w:t>8</w:t>
            </w:r>
            <w:r w:rsidR="00A12DD4" w:rsidRPr="00A12DD4">
              <w:rPr>
                <w:rFonts w:ascii="TH SarabunPSK" w:hAnsi="TH SarabunPSK" w:cs="TH SarabunPSK"/>
              </w:rPr>
              <w:t xml:space="preserve"> </w:t>
            </w:r>
            <w:r w:rsidR="00A12DD4" w:rsidRPr="00A12DD4">
              <w:rPr>
                <w:rFonts w:ascii="TH SarabunPSK" w:hAnsi="TH SarabunPSK" w:cs="TH SarabunPSK"/>
                <w:cs/>
                <w:lang w:bidi="th-TH"/>
              </w:rPr>
              <w:t xml:space="preserve">ตัวอักษรและไม่เกิน </w:t>
            </w:r>
            <w:r w:rsidR="00A12DD4" w:rsidRPr="00A12DD4">
              <w:rPr>
                <w:rFonts w:ascii="TH SarabunPSK" w:hAnsi="TH SarabunPSK" w:cs="TH SarabunPSK"/>
              </w:rPr>
              <w:t xml:space="preserve">30  </w:t>
            </w:r>
            <w:r w:rsidR="00A12DD4" w:rsidRPr="00A12DD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969" w:type="pct"/>
            <w:vAlign w:val="center"/>
          </w:tcPr>
          <w:p w14:paraId="21E1DD2D" w14:textId="060359CD" w:rsidR="008B44B5" w:rsidRPr="009F59E1" w:rsidRDefault="008B44B5" w:rsidP="001C71C6">
            <w:pPr>
              <w:spacing w:after="160" w:line="259" w:lineRule="auto"/>
              <w:rPr>
                <w:ins w:id="39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3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ins w:id="3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มีความยาวตัวอักษรน้อยกว่า </w:t>
              </w:r>
            </w:ins>
            <w:r w:rsidR="00A12DD4">
              <w:rPr>
                <w:rFonts w:ascii="TH SarabunPSK" w:hAnsi="TH SarabunPSK" w:cs="TH SarabunPSK"/>
              </w:rPr>
              <w:t>8</w:t>
            </w:r>
            <w:ins w:id="4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702" w:type="pct"/>
            <w:vAlign w:val="center"/>
          </w:tcPr>
          <w:p w14:paraId="59D6AC89" w14:textId="176AB34F" w:rsidR="008B44B5" w:rsidRPr="009F59E1" w:rsidRDefault="00A12DD4" w:rsidP="00A12DD4">
            <w:pPr>
              <w:spacing w:after="160" w:line="259" w:lineRule="auto"/>
              <w:jc w:val="center"/>
              <w:rPr>
                <w:rFonts w:ascii="TH SarabunPSK" w:hAnsi="TH SarabunPSK" w:cs="TH SarabunPSK"/>
              </w:rPr>
            </w:pPr>
            <w:ins w:id="4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ins w:id="4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</w:t>
              </w:r>
            </w:ins>
            <w:r>
              <w:rPr>
                <w:rFonts w:ascii="TH SarabunPSK" w:hAnsi="TH SarabunPSK" w:cs="TH SarabunPSK"/>
              </w:rPr>
              <w:t>2</w:t>
            </w:r>
            <w:ins w:id="4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>
              <w:rPr>
                <w:rFonts w:ascii="TH SarabunPSK" w:hAnsi="TH SarabunPSK" w:cs="TH SarabunPSK"/>
              </w:rPr>
              <w:t>–</w:t>
            </w:r>
            <w:ins w:id="4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มีความยาวตัวอักษร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มาก</w:t>
            </w:r>
            <w:ins w:id="4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กว่า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40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750" w:type="pct"/>
            <w:vAlign w:val="center"/>
          </w:tcPr>
          <w:p w14:paraId="70EEBFD7" w14:textId="1323A752" w:rsidR="008B44B5" w:rsidRDefault="008B44B5" w:rsidP="001C71C6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4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ins w:id="4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  <w:r w:rsidRPr="009F59E1">
                <w:rPr>
                  <w:rFonts w:ascii="TH SarabunPSK" w:hAnsi="TH SarabunPSK" w:cs="TH SarabunPSK" w:hint="cs"/>
                </w:rPr>
                <w:t xml:space="preserve">8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0E946AA1" w14:textId="66D4F40C" w:rsidR="008B44B5" w:rsidRPr="009F59E1" w:rsidRDefault="008B44B5" w:rsidP="001C71C6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4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41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41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72A1BDF1" w14:textId="6948B32B" w:rsidR="008B44B5" w:rsidRDefault="008B44B5" w:rsidP="001C71C6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4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ins w:id="4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A12DD4">
              <w:rPr>
                <w:rFonts w:ascii="TH SarabunPSK" w:hAnsi="TH SarabunPSK" w:cs="TH SarabunPSK" w:hint="cs"/>
                <w:cs/>
                <w:lang w:bidi="th-TH"/>
              </w:rPr>
              <w:t>29</w:t>
            </w:r>
            <w:ins w:id="4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124299AA" w14:textId="7C2040C2" w:rsidR="008B44B5" w:rsidRPr="009F59E1" w:rsidRDefault="008B44B5" w:rsidP="001C71C6">
            <w:pPr>
              <w:spacing w:after="160" w:line="259" w:lineRule="auto"/>
              <w:rPr>
                <w:ins w:id="415" w:author="วันวิสา ประดิษฐอุกฤษฎ์" w:date="2021-10-11T19:31:00Z"/>
                <w:rFonts w:ascii="TH SarabunPSK" w:hAnsi="TH SarabunPSK" w:cs="TH SarabunPSK"/>
              </w:rPr>
            </w:pPr>
            <w:ins w:id="4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ins w:id="4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A12DD4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4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750" w:type="pct"/>
            <w:vAlign w:val="center"/>
          </w:tcPr>
          <w:p w14:paraId="200DBA4B" w14:textId="7937A467" w:rsidR="008B44B5" w:rsidRPr="009F59E1" w:rsidRDefault="008B44B5" w:rsidP="001C71C6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4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ins w:id="4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  <w:r w:rsidRPr="009F59E1">
                <w:rPr>
                  <w:rFonts w:ascii="TH SarabunPSK" w:hAnsi="TH SarabunPSK" w:cs="TH SarabunPSK" w:hint="cs"/>
                </w:rPr>
                <w:t xml:space="preserve">7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49B0972D" w14:textId="60511C8F" w:rsidR="008B44B5" w:rsidRPr="009F59E1" w:rsidRDefault="008B44B5" w:rsidP="001C71C6">
            <w:pPr>
              <w:spacing w:after="160" w:line="259" w:lineRule="auto"/>
              <w:rPr>
                <w:ins w:id="421" w:author="วันวิสา ประดิษฐอุกฤษฎ์" w:date="2021-10-11T19:31:00Z"/>
                <w:rFonts w:ascii="TH SarabunPSK" w:hAnsi="TH SarabunPSK" w:cs="TH SarabunPSK"/>
              </w:rPr>
            </w:pPr>
            <w:ins w:id="4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ins w:id="4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A12DD4">
              <w:rPr>
                <w:rFonts w:ascii="TH SarabunPSK" w:hAnsi="TH SarabunPSK" w:cs="TH SarabunPSK" w:hint="cs"/>
                <w:cs/>
                <w:lang w:bidi="th-TH"/>
              </w:rPr>
              <w:t>31</w:t>
            </w:r>
            <w:ins w:id="4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</w:tr>
      <w:tr w:rsidR="008B44B5" w:rsidRPr="009F59E1" w14:paraId="66FC4575" w14:textId="77777777" w:rsidTr="008B44B5">
        <w:trPr>
          <w:jc w:val="center"/>
          <w:ins w:id="425" w:author="วันวิสา ประดิษฐอุกฤษฎ์" w:date="2021-10-11T19:31:00Z"/>
        </w:trPr>
        <w:tc>
          <w:tcPr>
            <w:tcW w:w="855" w:type="pct"/>
            <w:vAlign w:val="center"/>
          </w:tcPr>
          <w:p w14:paraId="400BB147" w14:textId="77777777" w:rsidR="008B44B5" w:rsidRPr="009F59E1" w:rsidRDefault="008B44B5" w:rsidP="001C71C6">
            <w:pPr>
              <w:spacing w:after="160" w:line="259" w:lineRule="auto"/>
              <w:rPr>
                <w:ins w:id="42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4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ค่าว่าง</w:t>
              </w:r>
            </w:ins>
          </w:p>
        </w:tc>
        <w:tc>
          <w:tcPr>
            <w:tcW w:w="974" w:type="pct"/>
            <w:vAlign w:val="center"/>
          </w:tcPr>
          <w:p w14:paraId="1B9CD892" w14:textId="0149920F" w:rsidR="008B44B5" w:rsidRPr="009F59E1" w:rsidRDefault="008B44B5" w:rsidP="001C71C6">
            <w:pPr>
              <w:spacing w:after="160" w:line="259" w:lineRule="auto"/>
              <w:rPr>
                <w:ins w:id="42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4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ins w:id="4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ต้องไม่เป็นค่าว่าง</w:t>
              </w:r>
            </w:ins>
          </w:p>
        </w:tc>
        <w:tc>
          <w:tcPr>
            <w:tcW w:w="969" w:type="pct"/>
            <w:vAlign w:val="center"/>
          </w:tcPr>
          <w:p w14:paraId="6B2D2277" w14:textId="27E3A921" w:rsidR="008B44B5" w:rsidRPr="009F59E1" w:rsidRDefault="008B44B5" w:rsidP="001C71C6">
            <w:pPr>
              <w:spacing w:after="160" w:line="259" w:lineRule="auto"/>
              <w:rPr>
                <w:ins w:id="43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4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ins w:id="4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702" w:type="pct"/>
          </w:tcPr>
          <w:p w14:paraId="46027208" w14:textId="77777777" w:rsidR="008B44B5" w:rsidRPr="009F59E1" w:rsidRDefault="008B44B5" w:rsidP="001C71C6">
            <w:pPr>
              <w:spacing w:after="160" w:line="259" w:lineRule="auto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750" w:type="pct"/>
            <w:vAlign w:val="center"/>
          </w:tcPr>
          <w:p w14:paraId="3D902FBC" w14:textId="1BA5E302" w:rsidR="008B44B5" w:rsidRPr="009F59E1" w:rsidRDefault="008B44B5" w:rsidP="001C71C6">
            <w:pPr>
              <w:spacing w:after="160" w:line="259" w:lineRule="auto"/>
              <w:rPr>
                <w:ins w:id="43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750" w:type="pct"/>
            <w:vAlign w:val="center"/>
          </w:tcPr>
          <w:p w14:paraId="5F84068D" w14:textId="77777777" w:rsidR="008B44B5" w:rsidRPr="009F59E1" w:rsidRDefault="008B44B5" w:rsidP="001C71C6">
            <w:pPr>
              <w:spacing w:after="160" w:line="259" w:lineRule="auto"/>
              <w:rPr>
                <w:ins w:id="43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</w:tr>
    </w:tbl>
    <w:p w14:paraId="44A5A687" w14:textId="77777777" w:rsidR="001E211C" w:rsidRPr="009F59E1" w:rsidRDefault="001E211C" w:rsidP="0094376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6F8BAA6" w14:textId="1292FC57" w:rsidR="00943761" w:rsidRPr="009F59E1" w:rsidRDefault="00943761" w:rsidP="00943761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1E211C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1E211C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รหัสผ่านผู้ใช้งาน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9090" w:type="dxa"/>
        <w:jc w:val="center"/>
        <w:tblLayout w:type="fixed"/>
        <w:tblLook w:val="04A0" w:firstRow="1" w:lastRow="0" w:firstColumn="1" w:lastColumn="0" w:noHBand="0" w:noVBand="1"/>
      </w:tblPr>
      <w:tblGrid>
        <w:gridCol w:w="715"/>
        <w:gridCol w:w="3695"/>
        <w:gridCol w:w="1885"/>
        <w:gridCol w:w="2795"/>
      </w:tblGrid>
      <w:tr w:rsidR="001E211C" w:rsidRPr="009F59E1" w14:paraId="6CF51944" w14:textId="77777777" w:rsidTr="002C59D3">
        <w:trPr>
          <w:jc w:val="center"/>
          <w:ins w:id="436" w:author="วันวิสา ประดิษฐอุกฤษฎ์" w:date="2021-10-11T19:31:00Z"/>
        </w:trPr>
        <w:tc>
          <w:tcPr>
            <w:tcW w:w="715" w:type="dxa"/>
            <w:shd w:val="clear" w:color="auto" w:fill="D0CECE" w:themeFill="background2" w:themeFillShade="E6"/>
            <w:vAlign w:val="center"/>
          </w:tcPr>
          <w:p w14:paraId="3B0464D5" w14:textId="77777777" w:rsidR="001E211C" w:rsidRPr="009F59E1" w:rsidRDefault="001E211C" w:rsidP="002C59D3">
            <w:pPr>
              <w:spacing w:after="160" w:line="259" w:lineRule="auto"/>
              <w:rPr>
                <w:ins w:id="43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4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3695" w:type="dxa"/>
            <w:shd w:val="clear" w:color="auto" w:fill="D0CECE" w:themeFill="background2" w:themeFillShade="E6"/>
            <w:vAlign w:val="center"/>
          </w:tcPr>
          <w:p w14:paraId="329D1326" w14:textId="77777777" w:rsidR="001E211C" w:rsidRPr="009F59E1" w:rsidRDefault="001E211C" w:rsidP="002C59D3">
            <w:pPr>
              <w:spacing w:after="160" w:line="259" w:lineRule="auto"/>
              <w:rPr>
                <w:ins w:id="43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44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885" w:type="dxa"/>
            <w:shd w:val="clear" w:color="auto" w:fill="D0CECE" w:themeFill="background2" w:themeFillShade="E6"/>
            <w:vAlign w:val="center"/>
          </w:tcPr>
          <w:p w14:paraId="4EF4757E" w14:textId="77777777" w:rsidR="001E211C" w:rsidRPr="009F59E1" w:rsidRDefault="001E211C" w:rsidP="002C59D3">
            <w:pPr>
              <w:spacing w:after="160" w:line="259" w:lineRule="auto"/>
              <w:rPr>
                <w:ins w:id="44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4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2795" w:type="dxa"/>
            <w:shd w:val="clear" w:color="auto" w:fill="D0CECE" w:themeFill="background2" w:themeFillShade="E6"/>
            <w:vAlign w:val="center"/>
          </w:tcPr>
          <w:p w14:paraId="134C30B4" w14:textId="77777777" w:rsidR="001E211C" w:rsidRPr="009F59E1" w:rsidRDefault="001E211C" w:rsidP="002C59D3">
            <w:pPr>
              <w:spacing w:after="160" w:line="259" w:lineRule="auto"/>
              <w:rPr>
                <w:ins w:id="44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4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1E211C" w:rsidRPr="009F59E1" w14:paraId="2DCACB6D" w14:textId="77777777" w:rsidTr="002C59D3">
        <w:trPr>
          <w:jc w:val="center"/>
          <w:ins w:id="445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11D74888" w14:textId="42295AE4" w:rsidR="001E211C" w:rsidRPr="009F59E1" w:rsidRDefault="008B44B5" w:rsidP="002C59D3">
            <w:pPr>
              <w:spacing w:after="160" w:line="259" w:lineRule="auto"/>
              <w:rPr>
                <w:ins w:id="446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12</w:t>
            </w:r>
          </w:p>
        </w:tc>
        <w:tc>
          <w:tcPr>
            <w:tcW w:w="3695" w:type="dxa"/>
            <w:vAlign w:val="center"/>
          </w:tcPr>
          <w:p w14:paraId="0B064295" w14:textId="12B46623" w:rsidR="001E211C" w:rsidRPr="009F59E1" w:rsidRDefault="0081031E" w:rsidP="002C59D3">
            <w:pPr>
              <w:spacing w:after="160" w:line="259" w:lineRule="auto"/>
              <w:rPr>
                <w:ins w:id="447" w:author="วันวิสา ประดิษฐอุกฤษฎ์" w:date="2021-10-11T19:31:00Z"/>
                <w:rFonts w:ascii="TH SarabunPSK" w:hAnsi="TH SarabunPSK" w:cs="TH SarabunPSK"/>
              </w:rPr>
            </w:pPr>
            <w:ins w:id="44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ins w:id="4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– </w:t>
              </w:r>
            </w:ins>
            <w:r w:rsidRPr="00677741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ตัวเลขอารบิก หรือตัวอักษรพิเศษ</w:t>
            </w:r>
          </w:p>
        </w:tc>
        <w:tc>
          <w:tcPr>
            <w:tcW w:w="1885" w:type="dxa"/>
            <w:vAlign w:val="center"/>
          </w:tcPr>
          <w:p w14:paraId="0A34F1F3" w14:textId="532ACE96" w:rsidR="001E211C" w:rsidRPr="009F59E1" w:rsidRDefault="0081031E" w:rsidP="002C59D3">
            <w:pPr>
              <w:spacing w:after="160" w:line="259" w:lineRule="auto"/>
              <w:rPr>
                <w:ins w:id="450" w:author="วันวิสา ประดิษฐอุกฤษฎ์" w:date="2021-10-11T19:31:00Z"/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Boo_</w:t>
            </w:r>
            <w:r w:rsidR="001E211C" w:rsidRPr="009F59E1">
              <w:rPr>
                <w:rFonts w:ascii="TH SarabunPSK" w:hAnsi="TH SarabunPSK" w:cs="TH SarabunPSK" w:hint="cs"/>
                <w:cs/>
              </w:rPr>
              <w:t>123456</w:t>
            </w:r>
          </w:p>
        </w:tc>
        <w:tc>
          <w:tcPr>
            <w:tcW w:w="2795" w:type="dxa"/>
            <w:vAlign w:val="center"/>
          </w:tcPr>
          <w:p w14:paraId="2C32A403" w14:textId="77777777" w:rsidR="001E211C" w:rsidRPr="009F59E1" w:rsidRDefault="001E211C" w:rsidP="002C59D3">
            <w:pPr>
              <w:spacing w:after="160" w:line="259" w:lineRule="auto"/>
              <w:rPr>
                <w:ins w:id="45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1E211C" w:rsidRPr="009F59E1" w14:paraId="7969A81D" w14:textId="77777777" w:rsidTr="002C59D3">
        <w:trPr>
          <w:jc w:val="center"/>
          <w:ins w:id="452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43068FD0" w14:textId="16046C90" w:rsidR="001E211C" w:rsidRPr="009F59E1" w:rsidRDefault="008B44B5" w:rsidP="002C59D3">
            <w:pPr>
              <w:spacing w:after="160" w:line="259" w:lineRule="auto"/>
              <w:rPr>
                <w:ins w:id="453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</w:t>
            </w:r>
          </w:p>
        </w:tc>
        <w:tc>
          <w:tcPr>
            <w:tcW w:w="3695" w:type="dxa"/>
            <w:vAlign w:val="center"/>
          </w:tcPr>
          <w:p w14:paraId="6DC8024A" w14:textId="0F947C21" w:rsidR="001E211C" w:rsidRPr="009F59E1" w:rsidRDefault="00255C57" w:rsidP="002C59D3">
            <w:pPr>
              <w:spacing w:after="160" w:line="259" w:lineRule="auto"/>
              <w:rPr>
                <w:ins w:id="454" w:author="วันวิสา ประดิษฐอุกฤษฎ์" w:date="2021-10-11T19:31:00Z"/>
                <w:rFonts w:ascii="TH SarabunPSK" w:hAnsi="TH SarabunPSK" w:cs="TH SarabunPSK"/>
              </w:rPr>
            </w:pPr>
            <w:ins w:id="4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ins w:id="45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ประกอบด้วยตัวอักษรภาษาอื่น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ๆ</w:t>
            </w:r>
            <w:ins w:id="4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นอกเหนือจากภาษาอังกฤษ</w:t>
              </w:r>
            </w:ins>
          </w:p>
        </w:tc>
        <w:tc>
          <w:tcPr>
            <w:tcW w:w="1885" w:type="dxa"/>
            <w:vAlign w:val="center"/>
          </w:tcPr>
          <w:p w14:paraId="2D0CC805" w14:textId="09AD2EEA" w:rsidR="001E211C" w:rsidRPr="009F59E1" w:rsidRDefault="00255C57" w:rsidP="002C59D3">
            <w:pPr>
              <w:spacing w:after="160" w:line="259" w:lineRule="auto"/>
              <w:rPr>
                <w:ins w:id="458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บูบีมจ้า</w:t>
            </w:r>
            <w:r w:rsidR="001E211C" w:rsidRPr="009F59E1">
              <w:rPr>
                <w:rFonts w:ascii="TH SarabunPSK" w:hAnsi="TH SarabunPSK" w:cs="TH SarabunPSK" w:hint="cs"/>
                <w:color w:val="FF0000"/>
              </w:rPr>
              <w:t>1234</w:t>
            </w:r>
            <w:ins w:id="459" w:author="วันวิสา ประดิษฐอุกฤษฎ์" w:date="2021-10-11T19:31:00Z">
              <w:r w:rsidR="001E211C" w:rsidRPr="009F59E1">
                <w:rPr>
                  <w:rFonts w:ascii="TH SarabunPSK" w:hAnsi="TH SarabunPSK" w:cs="TH SarabunPSK" w:hint="cs"/>
                  <w:color w:val="FF0000"/>
                </w:rPr>
                <w:t>@_</w:t>
              </w:r>
            </w:ins>
          </w:p>
        </w:tc>
        <w:tc>
          <w:tcPr>
            <w:tcW w:w="2795" w:type="dxa"/>
            <w:vAlign w:val="center"/>
          </w:tcPr>
          <w:p w14:paraId="5E623A76" w14:textId="77777777" w:rsidR="001E211C" w:rsidRPr="009F59E1" w:rsidRDefault="001E211C" w:rsidP="002C59D3">
            <w:pPr>
              <w:spacing w:after="160" w:line="259" w:lineRule="auto"/>
              <w:rPr>
                <w:ins w:id="46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4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รูปแบบ </w:t>
              </w:r>
              <w:r w:rsidRPr="009F59E1">
                <w:rPr>
                  <w:rFonts w:ascii="TH SarabunPSK" w:hAnsi="TH SarabunPSK" w:cs="TH SarabunPSK" w:hint="cs"/>
                </w:rPr>
                <w:t xml:space="preserve">Password </w:t>
              </w:r>
              <w:r w:rsidRPr="009F59E1">
                <w:rPr>
                  <w:rFonts w:ascii="TH SarabunPSK" w:hAnsi="TH SarabunPSK" w:cs="TH SarabunPSK" w:hint="cs"/>
                  <w:cs/>
                </w:rPr>
                <w:t>ไม่ถูกต้อง</w:t>
              </w:r>
            </w:ins>
          </w:p>
        </w:tc>
      </w:tr>
      <w:tr w:rsidR="001E211C" w:rsidRPr="009F59E1" w14:paraId="10903308" w14:textId="77777777" w:rsidTr="002C59D3">
        <w:trPr>
          <w:jc w:val="center"/>
          <w:ins w:id="462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65636C46" w14:textId="301B3A03" w:rsidR="001E211C" w:rsidRPr="009F59E1" w:rsidRDefault="008B44B5" w:rsidP="002C59D3">
            <w:pPr>
              <w:spacing w:after="160" w:line="259" w:lineRule="auto"/>
              <w:rPr>
                <w:ins w:id="463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</w:t>
            </w:r>
          </w:p>
        </w:tc>
        <w:tc>
          <w:tcPr>
            <w:tcW w:w="3695" w:type="dxa"/>
            <w:vAlign w:val="center"/>
          </w:tcPr>
          <w:p w14:paraId="323DB07E" w14:textId="77AA8F7F" w:rsidR="001E211C" w:rsidRPr="009F59E1" w:rsidRDefault="001E211C" w:rsidP="002C59D3">
            <w:pPr>
              <w:spacing w:after="160" w:line="259" w:lineRule="auto"/>
              <w:rPr>
                <w:ins w:id="46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4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F77E4E" w:rsidRPr="009F59E1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4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มีช่องว่าง</w:t>
              </w:r>
            </w:ins>
          </w:p>
        </w:tc>
        <w:tc>
          <w:tcPr>
            <w:tcW w:w="1885" w:type="dxa"/>
            <w:vAlign w:val="center"/>
          </w:tcPr>
          <w:p w14:paraId="03A89D4E" w14:textId="77777777" w:rsidR="001E211C" w:rsidRPr="009F59E1" w:rsidRDefault="001E211C" w:rsidP="002C59D3">
            <w:pPr>
              <w:spacing w:after="160" w:line="259" w:lineRule="auto"/>
              <w:rPr>
                <w:ins w:id="467" w:author="วันวิสา ประดิษฐอุกฤษฎ์" w:date="2021-10-11T19:31:00Z"/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Boo   beam</w:t>
            </w:r>
          </w:p>
        </w:tc>
        <w:tc>
          <w:tcPr>
            <w:tcW w:w="2795" w:type="dxa"/>
            <w:vAlign w:val="center"/>
          </w:tcPr>
          <w:p w14:paraId="76A77068" w14:textId="77777777" w:rsidR="001E211C" w:rsidRPr="009F59E1" w:rsidRDefault="001E211C" w:rsidP="002C59D3">
            <w:pPr>
              <w:spacing w:after="160" w:line="259" w:lineRule="auto"/>
              <w:rPr>
                <w:ins w:id="468" w:author="วันวิสา ประดิษฐอุกฤษฎ์" w:date="2021-10-11T19:31:00Z"/>
                <w:rFonts w:ascii="TH SarabunPSK" w:hAnsi="TH SarabunPSK" w:cs="TH SarabunPSK"/>
              </w:rPr>
            </w:pPr>
            <w:ins w:id="46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รูปแบบ </w:t>
              </w:r>
              <w:r w:rsidRPr="009F59E1">
                <w:rPr>
                  <w:rFonts w:ascii="TH SarabunPSK" w:hAnsi="TH SarabunPSK" w:cs="TH SarabunPSK" w:hint="cs"/>
                </w:rPr>
                <w:t xml:space="preserve">Password </w:t>
              </w:r>
              <w:r w:rsidRPr="009F59E1">
                <w:rPr>
                  <w:rFonts w:ascii="TH SarabunPSK" w:hAnsi="TH SarabunPSK" w:cs="TH SarabunPSK" w:hint="cs"/>
                  <w:cs/>
                </w:rPr>
                <w:t>ไม่ถูกต้อง</w:t>
              </w:r>
            </w:ins>
          </w:p>
        </w:tc>
      </w:tr>
      <w:tr w:rsidR="001E211C" w:rsidRPr="009F59E1" w14:paraId="70DF54C6" w14:textId="77777777" w:rsidTr="002C59D3">
        <w:trPr>
          <w:jc w:val="center"/>
          <w:ins w:id="470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1F7294C3" w14:textId="09B12DFA" w:rsidR="001E211C" w:rsidRPr="009F59E1" w:rsidRDefault="008B44B5" w:rsidP="002C59D3">
            <w:pPr>
              <w:spacing w:after="160" w:line="259" w:lineRule="auto"/>
              <w:rPr>
                <w:ins w:id="47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</w:p>
        </w:tc>
        <w:tc>
          <w:tcPr>
            <w:tcW w:w="3695" w:type="dxa"/>
            <w:vAlign w:val="center"/>
          </w:tcPr>
          <w:p w14:paraId="09C1B02B" w14:textId="3F0C5172" w:rsidR="001E211C" w:rsidRPr="009F59E1" w:rsidRDefault="008B44B5" w:rsidP="002C59D3">
            <w:pPr>
              <w:spacing w:after="160" w:line="259" w:lineRule="auto"/>
              <w:rPr>
                <w:ins w:id="472" w:author="วันวิสา ประดิษฐอุกฤษฎ์" w:date="2021-10-11T19:31:00Z"/>
                <w:rFonts w:ascii="TH SarabunPSK" w:hAnsi="TH SarabunPSK" w:cs="TH SarabunPSK"/>
              </w:rPr>
            </w:pPr>
            <w:ins w:id="4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ins w:id="4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  <w:r w:rsidRPr="009F59E1">
                <w:rPr>
                  <w:rFonts w:ascii="TH SarabunPSK" w:hAnsi="TH SarabunPSK" w:cs="TH SarabunPSK" w:hint="cs"/>
                </w:rPr>
                <w:t xml:space="preserve">8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6690255B" w14:textId="77777777" w:rsidR="001E211C" w:rsidRPr="009F59E1" w:rsidRDefault="001E211C" w:rsidP="002C59D3">
            <w:pPr>
              <w:spacing w:after="160" w:line="259" w:lineRule="auto"/>
              <w:rPr>
                <w:ins w:id="47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Beam1234</w:t>
            </w:r>
          </w:p>
        </w:tc>
        <w:tc>
          <w:tcPr>
            <w:tcW w:w="2795" w:type="dxa"/>
            <w:vAlign w:val="center"/>
          </w:tcPr>
          <w:p w14:paraId="42F5F5B1" w14:textId="77777777" w:rsidR="001E211C" w:rsidRPr="009F59E1" w:rsidRDefault="001E211C" w:rsidP="002C59D3">
            <w:pPr>
              <w:spacing w:after="160" w:line="259" w:lineRule="auto"/>
              <w:rPr>
                <w:ins w:id="47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1E211C" w:rsidRPr="009F59E1" w14:paraId="6B5A83F8" w14:textId="77777777" w:rsidTr="002C59D3">
        <w:trPr>
          <w:jc w:val="center"/>
        </w:trPr>
        <w:tc>
          <w:tcPr>
            <w:tcW w:w="715" w:type="dxa"/>
            <w:vAlign w:val="center"/>
          </w:tcPr>
          <w:p w14:paraId="42C42917" w14:textId="6E35D182" w:rsidR="001E211C" w:rsidRPr="009F59E1" w:rsidRDefault="008B44B5" w:rsidP="002C59D3">
            <w:pPr>
              <w:spacing w:after="160" w:line="259" w:lineRule="auto"/>
              <w:rPr>
                <w:ins w:id="477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</w:p>
        </w:tc>
        <w:tc>
          <w:tcPr>
            <w:tcW w:w="3695" w:type="dxa"/>
            <w:vAlign w:val="center"/>
          </w:tcPr>
          <w:p w14:paraId="7A692640" w14:textId="12693A33" w:rsidR="001E211C" w:rsidRPr="009F59E1" w:rsidRDefault="008B44B5" w:rsidP="002C59D3">
            <w:pPr>
              <w:spacing w:after="160" w:line="259" w:lineRule="auto"/>
              <w:rPr>
                <w:ins w:id="478" w:author="วันวิสา ประดิษฐอุกฤษฎ์" w:date="2021-10-11T19:31:00Z"/>
                <w:rFonts w:ascii="TH SarabunPSK" w:hAnsi="TH SarabunPSK" w:cs="TH SarabunPSK"/>
              </w:rPr>
            </w:pPr>
            <w:ins w:id="4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4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48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2EED6FB8" w14:textId="77777777" w:rsidR="001E211C" w:rsidRPr="009F59E1" w:rsidRDefault="001E211C" w:rsidP="002C59D3">
            <w:pPr>
              <w:spacing w:after="160" w:line="259" w:lineRule="auto"/>
              <w:rPr>
                <w:ins w:id="48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Beam12345</w:t>
            </w:r>
          </w:p>
        </w:tc>
        <w:tc>
          <w:tcPr>
            <w:tcW w:w="2795" w:type="dxa"/>
            <w:vAlign w:val="center"/>
          </w:tcPr>
          <w:p w14:paraId="65E3B318" w14:textId="77777777" w:rsidR="001E211C" w:rsidRPr="009F59E1" w:rsidRDefault="001E211C" w:rsidP="002C59D3">
            <w:pPr>
              <w:spacing w:after="160" w:line="259" w:lineRule="auto"/>
              <w:rPr>
                <w:ins w:id="48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1E211C" w:rsidRPr="009F59E1" w14:paraId="72682696" w14:textId="77777777" w:rsidTr="002C59D3">
        <w:trPr>
          <w:jc w:val="center"/>
          <w:ins w:id="484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0A85C2A6" w14:textId="794FE600" w:rsidR="001E211C" w:rsidRPr="009F59E1" w:rsidRDefault="008B44B5" w:rsidP="002C59D3">
            <w:pPr>
              <w:spacing w:after="160" w:line="259" w:lineRule="auto"/>
              <w:rPr>
                <w:ins w:id="485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17</w:t>
            </w:r>
          </w:p>
        </w:tc>
        <w:tc>
          <w:tcPr>
            <w:tcW w:w="3695" w:type="dxa"/>
            <w:vAlign w:val="center"/>
          </w:tcPr>
          <w:p w14:paraId="48891007" w14:textId="065C52B5" w:rsidR="001E211C" w:rsidRPr="009F59E1" w:rsidRDefault="008B44B5" w:rsidP="002C59D3">
            <w:pPr>
              <w:spacing w:after="160" w:line="259" w:lineRule="auto"/>
              <w:rPr>
                <w:ins w:id="48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4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ins w:id="4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  <w:r w:rsidRPr="009F59E1">
                <w:rPr>
                  <w:rFonts w:ascii="TH SarabunPSK" w:hAnsi="TH SarabunPSK" w:cs="TH SarabunPSK" w:hint="cs"/>
                </w:rPr>
                <w:t xml:space="preserve">7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4D38BF73" w14:textId="77777777" w:rsidR="001E211C" w:rsidRPr="009F59E1" w:rsidRDefault="001E211C" w:rsidP="002C59D3">
            <w:pPr>
              <w:spacing w:after="160" w:line="259" w:lineRule="auto"/>
              <w:rPr>
                <w:ins w:id="48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Beam123</w:t>
            </w:r>
          </w:p>
        </w:tc>
        <w:tc>
          <w:tcPr>
            <w:tcW w:w="2795" w:type="dxa"/>
            <w:vAlign w:val="center"/>
          </w:tcPr>
          <w:p w14:paraId="15156FA1" w14:textId="77777777" w:rsidR="001E211C" w:rsidRPr="009F59E1" w:rsidRDefault="001E211C" w:rsidP="002C59D3">
            <w:pPr>
              <w:spacing w:after="160" w:line="259" w:lineRule="auto"/>
              <w:rPr>
                <w:ins w:id="49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4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รูปแบบ </w:t>
              </w:r>
              <w:r w:rsidRPr="009F59E1">
                <w:rPr>
                  <w:rFonts w:ascii="TH SarabunPSK" w:hAnsi="TH SarabunPSK" w:cs="TH SarabunPSK" w:hint="cs"/>
                </w:rPr>
                <w:t xml:space="preserve">Password </w:t>
              </w:r>
              <w:r w:rsidRPr="009F59E1">
                <w:rPr>
                  <w:rFonts w:ascii="TH SarabunPSK" w:hAnsi="TH SarabunPSK" w:cs="TH SarabunPSK" w:hint="cs"/>
                  <w:cs/>
                </w:rPr>
                <w:t>ไม่ถูกต้อง</w:t>
              </w:r>
            </w:ins>
          </w:p>
        </w:tc>
      </w:tr>
      <w:tr w:rsidR="001E211C" w:rsidRPr="009F59E1" w14:paraId="10946D59" w14:textId="77777777" w:rsidTr="002C59D3">
        <w:trPr>
          <w:jc w:val="center"/>
        </w:trPr>
        <w:tc>
          <w:tcPr>
            <w:tcW w:w="715" w:type="dxa"/>
            <w:vAlign w:val="center"/>
          </w:tcPr>
          <w:p w14:paraId="209D440D" w14:textId="31A52618" w:rsidR="001E211C" w:rsidRPr="009F59E1" w:rsidDel="00CB0919" w:rsidRDefault="008B44B5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18</w:t>
            </w:r>
          </w:p>
        </w:tc>
        <w:tc>
          <w:tcPr>
            <w:tcW w:w="3695" w:type="dxa"/>
            <w:vAlign w:val="center"/>
          </w:tcPr>
          <w:p w14:paraId="4C486E6E" w14:textId="299086EA" w:rsidR="001E211C" w:rsidRPr="009F59E1" w:rsidRDefault="008B44B5" w:rsidP="002C59D3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49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ins w:id="4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A12DD4">
              <w:rPr>
                <w:rFonts w:ascii="TH SarabunPSK" w:hAnsi="TH SarabunPSK" w:cs="TH SarabunPSK" w:hint="cs"/>
                <w:cs/>
                <w:lang w:bidi="th-TH"/>
              </w:rPr>
              <w:t>29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ins w:id="4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11C14549" w14:textId="0503771C" w:rsidR="001E211C" w:rsidRPr="009F59E1" w:rsidRDefault="00070054" w:rsidP="002C59D3">
            <w:pPr>
              <w:rPr>
                <w:rFonts w:ascii="TH SarabunPSK" w:hAnsi="TH SarabunPSK" w:cs="TH SarabunPSK"/>
              </w:rPr>
            </w:pPr>
            <w:r w:rsidRPr="00070054">
              <w:rPr>
                <w:rFonts w:ascii="TH SarabunPSK" w:hAnsi="TH SarabunPSK" w:cs="TH SarabunPSK"/>
              </w:rPr>
              <w:t>Boobeam1234567890123456789000</w:t>
            </w:r>
          </w:p>
        </w:tc>
        <w:tc>
          <w:tcPr>
            <w:tcW w:w="2795" w:type="dxa"/>
            <w:vAlign w:val="center"/>
          </w:tcPr>
          <w:p w14:paraId="3E8BB465" w14:textId="77777777" w:rsidR="001E211C" w:rsidRPr="009F59E1" w:rsidRDefault="001E211C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1E211C" w:rsidRPr="009F59E1" w14:paraId="2E5BE3EA" w14:textId="77777777" w:rsidTr="002C59D3">
        <w:trPr>
          <w:jc w:val="center"/>
        </w:trPr>
        <w:tc>
          <w:tcPr>
            <w:tcW w:w="715" w:type="dxa"/>
            <w:vAlign w:val="center"/>
          </w:tcPr>
          <w:p w14:paraId="29339CF7" w14:textId="1E345400" w:rsidR="001E211C" w:rsidRPr="009F59E1" w:rsidRDefault="008B44B5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19</w:t>
            </w:r>
          </w:p>
        </w:tc>
        <w:tc>
          <w:tcPr>
            <w:tcW w:w="3695" w:type="dxa"/>
            <w:vAlign w:val="center"/>
          </w:tcPr>
          <w:p w14:paraId="3C197AF6" w14:textId="1E8C2F51" w:rsidR="001E211C" w:rsidRPr="009F59E1" w:rsidRDefault="008B44B5" w:rsidP="002C59D3">
            <w:pPr>
              <w:rPr>
                <w:rFonts w:ascii="TH SarabunPSK" w:hAnsi="TH SarabunPSK" w:cs="TH SarabunPSK"/>
              </w:rPr>
            </w:pPr>
            <w:ins w:id="4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ins w:id="4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A12DD4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ins w:id="4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388EF0EE" w14:textId="26E9D8DF" w:rsidR="001E211C" w:rsidRPr="009F59E1" w:rsidRDefault="00070054" w:rsidP="002C59D3">
            <w:pPr>
              <w:rPr>
                <w:rFonts w:ascii="TH SarabunPSK" w:hAnsi="TH SarabunPSK" w:cs="TH SarabunPSK"/>
              </w:rPr>
            </w:pPr>
            <w:r w:rsidRPr="00070054">
              <w:rPr>
                <w:rFonts w:ascii="TH SarabunPSK" w:hAnsi="TH SarabunPSK" w:cs="TH SarabunPSK"/>
              </w:rPr>
              <w:t>Boobeam12345678901234567890000</w:t>
            </w:r>
          </w:p>
        </w:tc>
        <w:tc>
          <w:tcPr>
            <w:tcW w:w="2795" w:type="dxa"/>
            <w:vAlign w:val="center"/>
          </w:tcPr>
          <w:p w14:paraId="5EBDB1D3" w14:textId="77777777" w:rsidR="001E211C" w:rsidRPr="009F59E1" w:rsidRDefault="001E211C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1E211C" w:rsidRPr="009F59E1" w14:paraId="392C6EAB" w14:textId="77777777" w:rsidTr="002C59D3">
        <w:trPr>
          <w:jc w:val="center"/>
        </w:trPr>
        <w:tc>
          <w:tcPr>
            <w:tcW w:w="715" w:type="dxa"/>
            <w:vAlign w:val="center"/>
          </w:tcPr>
          <w:p w14:paraId="16434FF1" w14:textId="593F5446" w:rsidR="001E211C" w:rsidRPr="009F59E1" w:rsidRDefault="008B44B5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20</w:t>
            </w:r>
          </w:p>
        </w:tc>
        <w:tc>
          <w:tcPr>
            <w:tcW w:w="3695" w:type="dxa"/>
            <w:vAlign w:val="center"/>
          </w:tcPr>
          <w:p w14:paraId="2F5E926A" w14:textId="3CFE581E" w:rsidR="001E211C" w:rsidRPr="009F59E1" w:rsidRDefault="008B44B5" w:rsidP="002C59D3">
            <w:pPr>
              <w:rPr>
                <w:rFonts w:ascii="TH SarabunPSK" w:hAnsi="TH SarabunPSK" w:cs="TH SarabunPSK"/>
              </w:rPr>
            </w:pPr>
            <w:ins w:id="4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ins w:id="4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A12DD4">
              <w:rPr>
                <w:rFonts w:ascii="TH SarabunPSK" w:hAnsi="TH SarabunPSK" w:cs="TH SarabunPSK" w:hint="cs"/>
                <w:cs/>
                <w:lang w:bidi="th-TH"/>
              </w:rPr>
              <w:t xml:space="preserve">31 </w:t>
            </w:r>
            <w:ins w:id="5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5A23B962" w14:textId="4662E8E6" w:rsidR="001E211C" w:rsidRPr="009F59E1" w:rsidRDefault="00070054" w:rsidP="002C59D3">
            <w:pPr>
              <w:rPr>
                <w:rFonts w:ascii="TH SarabunPSK" w:hAnsi="TH SarabunPSK" w:cs="TH SarabunPSK"/>
                <w:lang w:bidi="th-TH"/>
              </w:rPr>
            </w:pPr>
            <w:r w:rsidRPr="00070054">
              <w:rPr>
                <w:rFonts w:ascii="TH SarabunPSK" w:hAnsi="TH SarabunPSK" w:cs="TH SarabunPSK"/>
                <w:color w:val="FF0000"/>
              </w:rPr>
              <w:t>Boobeam12345678901234567890000</w:t>
            </w: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1</w:t>
            </w:r>
          </w:p>
        </w:tc>
        <w:tc>
          <w:tcPr>
            <w:tcW w:w="2795" w:type="dxa"/>
            <w:vAlign w:val="center"/>
          </w:tcPr>
          <w:p w14:paraId="278BCC61" w14:textId="77777777" w:rsidR="001E211C" w:rsidRPr="009F59E1" w:rsidRDefault="001E211C" w:rsidP="002C59D3">
            <w:pPr>
              <w:rPr>
                <w:rFonts w:ascii="TH SarabunPSK" w:hAnsi="TH SarabunPSK" w:cs="TH SarabunPSK"/>
                <w:cs/>
              </w:rPr>
            </w:pPr>
            <w:ins w:id="5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รูปแบบ </w:t>
              </w:r>
              <w:r w:rsidRPr="009F59E1">
                <w:rPr>
                  <w:rFonts w:ascii="TH SarabunPSK" w:hAnsi="TH SarabunPSK" w:cs="TH SarabunPSK" w:hint="cs"/>
                </w:rPr>
                <w:t xml:space="preserve">Password </w:t>
              </w:r>
              <w:r w:rsidRPr="009F59E1">
                <w:rPr>
                  <w:rFonts w:ascii="TH SarabunPSK" w:hAnsi="TH SarabunPSK" w:cs="TH SarabunPSK" w:hint="cs"/>
                  <w:cs/>
                </w:rPr>
                <w:t>ไม่ถูกต้อง</w:t>
              </w:r>
            </w:ins>
          </w:p>
        </w:tc>
      </w:tr>
      <w:tr w:rsidR="001E211C" w:rsidRPr="009F59E1" w14:paraId="598CC1A9" w14:textId="77777777" w:rsidTr="002C59D3">
        <w:trPr>
          <w:jc w:val="center"/>
          <w:ins w:id="502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789E7042" w14:textId="6821E448" w:rsidR="001E211C" w:rsidRPr="009F59E1" w:rsidRDefault="008B44B5" w:rsidP="002C59D3">
            <w:pPr>
              <w:spacing w:after="160" w:line="259" w:lineRule="auto"/>
              <w:rPr>
                <w:ins w:id="503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21</w:t>
            </w:r>
          </w:p>
        </w:tc>
        <w:tc>
          <w:tcPr>
            <w:tcW w:w="3695" w:type="dxa"/>
            <w:vAlign w:val="center"/>
          </w:tcPr>
          <w:p w14:paraId="71458185" w14:textId="1DC80FA7" w:rsidR="001E211C" w:rsidRPr="009F59E1" w:rsidRDefault="001E211C" w:rsidP="002C59D3">
            <w:pPr>
              <w:spacing w:after="160" w:line="259" w:lineRule="auto"/>
              <w:rPr>
                <w:ins w:id="504" w:author="วันวิสา ประดิษฐอุกฤษฎ์" w:date="2021-10-11T19:31:00Z"/>
                <w:rFonts w:ascii="TH SarabunPSK" w:hAnsi="TH SarabunPSK" w:cs="TH SarabunPSK"/>
              </w:rPr>
            </w:pPr>
            <w:ins w:id="5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F77E4E"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ins w:id="50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1885" w:type="dxa"/>
            <w:shd w:val="clear" w:color="auto" w:fill="FFFF00"/>
            <w:vAlign w:val="center"/>
          </w:tcPr>
          <w:p w14:paraId="1286BABD" w14:textId="77777777" w:rsidR="001E211C" w:rsidRPr="009F59E1" w:rsidRDefault="001E211C" w:rsidP="002C59D3">
            <w:pPr>
              <w:spacing w:after="160" w:line="259" w:lineRule="auto"/>
              <w:rPr>
                <w:ins w:id="507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2795" w:type="dxa"/>
            <w:vAlign w:val="center"/>
          </w:tcPr>
          <w:p w14:paraId="55B69C08" w14:textId="77777777" w:rsidR="001E211C" w:rsidRPr="009F59E1" w:rsidRDefault="001E211C" w:rsidP="002C59D3">
            <w:pPr>
              <w:spacing w:after="160" w:line="259" w:lineRule="auto"/>
              <w:rPr>
                <w:ins w:id="50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5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กรุณากรอก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 </w:t>
            </w:r>
            <w:ins w:id="51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Password</w:t>
              </w:r>
            </w:ins>
          </w:p>
        </w:tc>
      </w:tr>
    </w:tbl>
    <w:p w14:paraId="0A6695D3" w14:textId="03335202" w:rsidR="00943761" w:rsidRPr="009F59E1" w:rsidRDefault="00F958C3" w:rsidP="00DB7768">
      <w:pPr>
        <w:rPr>
          <w:rFonts w:ascii="TH SarabunPSK" w:hAnsi="TH SarabunPSK" w:cs="TH SarabunPSK"/>
          <w:b/>
          <w:bCs/>
          <w:u w:val="single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  <w:lang w:bidi="th-TH"/>
        </w:rPr>
        <w:t xml:space="preserve">หมายเหตุ </w:t>
      </w:r>
      <w:r w:rsidRPr="009F59E1">
        <w:rPr>
          <w:rFonts w:ascii="TH SarabunPSK" w:hAnsi="TH SarabunPSK" w:cs="TH SarabunPSK" w:hint="cs"/>
          <w:cs/>
          <w:lang w:bidi="th-TH"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7745C2" w:rsidRPr="009F59E1">
        <w:rPr>
          <w:rFonts w:ascii="TH SarabunPSK" w:hAnsi="TH SarabunPSK" w:cs="TH SarabunPSK" w:hint="cs"/>
          <w:cs/>
          <w:lang w:bidi="th-TH"/>
        </w:rPr>
        <w:t>6</w:t>
      </w:r>
      <w:r w:rsidRPr="009F59E1">
        <w:rPr>
          <w:rFonts w:ascii="TH SarabunPSK" w:hAnsi="TH SarabunPSK" w:cs="TH SarabunPSK" w:hint="cs"/>
        </w:rPr>
        <w:t xml:space="preserve"> VEc</w:t>
      </w:r>
      <w:r w:rsidR="007745C2" w:rsidRPr="009F59E1">
        <w:rPr>
          <w:rFonts w:ascii="TH SarabunPSK" w:hAnsi="TH SarabunPSK" w:cs="TH SarabunPSK" w:hint="cs"/>
          <w:cs/>
          <w:lang w:bidi="th-TH"/>
        </w:rPr>
        <w:t>7</w:t>
      </w:r>
      <w:r w:rsidRPr="009F59E1">
        <w:rPr>
          <w:rFonts w:ascii="TH SarabunPSK" w:hAnsi="TH SarabunPSK" w:cs="TH SarabunPSK" w:hint="cs"/>
        </w:rPr>
        <w:t xml:space="preserve"> VEc</w:t>
      </w:r>
      <w:r w:rsidR="007745C2" w:rsidRPr="009F59E1">
        <w:rPr>
          <w:rFonts w:ascii="TH SarabunPSK" w:hAnsi="TH SarabunPSK" w:cs="TH SarabunPSK" w:hint="cs"/>
          <w:cs/>
          <w:lang w:bidi="th-TH"/>
        </w:rPr>
        <w:t>8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  <w:lang w:bidi="th-TH"/>
        </w:rPr>
        <w:t>ที่</w:t>
      </w:r>
      <w:r w:rsidR="008B44B5">
        <w:rPr>
          <w:rFonts w:ascii="TH SarabunPSK" w:hAnsi="TH SarabunPSK" w:cs="TH SarabunPSK"/>
          <w:lang w:bidi="th-TH"/>
        </w:rPr>
        <w:t xml:space="preserve"> </w:t>
      </w:r>
      <w:r w:rsidR="007745C2" w:rsidRPr="009F59E1">
        <w:rPr>
          <w:rFonts w:ascii="TH SarabunPSK" w:hAnsi="TH SarabunPSK" w:cs="TH SarabunPSK" w:hint="cs"/>
          <w:cs/>
          <w:lang w:bidi="th-TH"/>
        </w:rPr>
        <w:t xml:space="preserve"> 12 </w:t>
      </w:r>
      <w:ins w:id="511" w:author="วันวิสา ประดิษฐอุกฤษฎ์" w:date="2021-10-11T19:31:00Z">
        <w:r w:rsidR="00070054" w:rsidRPr="009F59E1">
          <w:rPr>
            <w:rFonts w:ascii="TH SarabunPSK" w:hAnsi="TH SarabunPSK" w:cs="TH SarabunPSK" w:hint="cs"/>
          </w:rPr>
          <w:t>IVEc</w:t>
        </w:r>
      </w:ins>
      <w:r w:rsidR="00070054" w:rsidRPr="009F59E1">
        <w:rPr>
          <w:rFonts w:ascii="TH SarabunPSK" w:hAnsi="TH SarabunPSK" w:cs="TH SarabunPSK" w:hint="cs"/>
          <w:cs/>
          <w:lang w:bidi="th-TH"/>
        </w:rPr>
        <w:t>7</w:t>
      </w:r>
      <w:ins w:id="512" w:author="วันวิสา ประดิษฐอุกฤษฎ์" w:date="2021-10-11T19:31:00Z">
        <w:r w:rsidR="00070054" w:rsidRPr="009F59E1">
          <w:rPr>
            <w:rFonts w:ascii="TH SarabunPSK" w:hAnsi="TH SarabunPSK" w:cs="TH SarabunPSK" w:hint="cs"/>
          </w:rPr>
          <w:t>.1</w:t>
        </w:r>
      </w:ins>
      <w:r w:rsidR="00070054">
        <w:rPr>
          <w:rFonts w:ascii="TH SarabunPSK" w:hAnsi="TH SarabunPSK" w:cs="TH SarabunPSK" w:hint="cs"/>
          <w:cs/>
          <w:lang w:bidi="th-TH"/>
        </w:rPr>
        <w:t xml:space="preserve"> </w:t>
      </w:r>
      <w:r w:rsidR="00070054" w:rsidRPr="009F59E1">
        <w:rPr>
          <w:rFonts w:ascii="TH SarabunPSK" w:hAnsi="TH SarabunPSK" w:cs="TH SarabunPSK" w:hint="cs"/>
          <w:cs/>
          <w:lang w:bidi="th-TH"/>
        </w:rPr>
        <w:t xml:space="preserve">ไม่จำเป็นต้องทดสอบ เนื่องจากถูกครอบคลุมอยู่ใน </w:t>
      </w:r>
      <w:r w:rsidR="00070054" w:rsidRPr="009F59E1">
        <w:rPr>
          <w:rFonts w:ascii="TH SarabunPSK" w:hAnsi="TH SarabunPSK" w:cs="TH SarabunPSK" w:hint="cs"/>
        </w:rPr>
        <w:t xml:space="preserve">Test Case </w:t>
      </w:r>
      <w:r w:rsidR="00070054" w:rsidRPr="009F59E1">
        <w:rPr>
          <w:rFonts w:ascii="TH SarabunPSK" w:hAnsi="TH SarabunPSK" w:cs="TH SarabunPSK" w:hint="cs"/>
          <w:cs/>
          <w:lang w:bidi="th-TH"/>
        </w:rPr>
        <w:t>ที่</w:t>
      </w:r>
      <w:r w:rsidR="00070054">
        <w:rPr>
          <w:rFonts w:ascii="TH SarabunPSK" w:hAnsi="TH SarabunPSK" w:cs="TH SarabunPSK"/>
          <w:lang w:bidi="th-TH"/>
        </w:rPr>
        <w:t xml:space="preserve"> </w:t>
      </w:r>
      <w:r w:rsidR="00070054">
        <w:rPr>
          <w:rFonts w:ascii="TH SarabunPSK" w:hAnsi="TH SarabunPSK" w:cs="TH SarabunPSK" w:hint="cs"/>
          <w:cs/>
          <w:lang w:bidi="th-TH"/>
        </w:rPr>
        <w:t xml:space="preserve">17 และ </w:t>
      </w:r>
      <w:ins w:id="513" w:author="วันวิสา ประดิษฐอุกฤษฎ์" w:date="2021-10-11T19:31:00Z">
        <w:r w:rsidR="00070054" w:rsidRPr="009F59E1">
          <w:rPr>
            <w:rFonts w:ascii="TH SarabunPSK" w:hAnsi="TH SarabunPSK" w:cs="TH SarabunPSK" w:hint="cs"/>
          </w:rPr>
          <w:t>IVEc</w:t>
        </w:r>
      </w:ins>
      <w:r w:rsidR="00070054" w:rsidRPr="009F59E1">
        <w:rPr>
          <w:rFonts w:ascii="TH SarabunPSK" w:hAnsi="TH SarabunPSK" w:cs="TH SarabunPSK" w:hint="cs"/>
          <w:cs/>
          <w:lang w:bidi="th-TH"/>
        </w:rPr>
        <w:t>7</w:t>
      </w:r>
      <w:ins w:id="514" w:author="วันวิสา ประดิษฐอุกฤษฎ์" w:date="2021-10-11T19:31:00Z">
        <w:r w:rsidR="00070054" w:rsidRPr="009F59E1">
          <w:rPr>
            <w:rFonts w:ascii="TH SarabunPSK" w:hAnsi="TH SarabunPSK" w:cs="TH SarabunPSK" w:hint="cs"/>
          </w:rPr>
          <w:t>.</w:t>
        </w:r>
      </w:ins>
      <w:r w:rsidR="00070054">
        <w:rPr>
          <w:rFonts w:ascii="TH SarabunPSK" w:hAnsi="TH SarabunPSK" w:cs="TH SarabunPSK"/>
        </w:rPr>
        <w:t>2</w:t>
      </w:r>
      <w:r w:rsidR="00070054">
        <w:rPr>
          <w:rFonts w:ascii="TH SarabunPSK" w:hAnsi="TH SarabunPSK" w:cs="TH SarabunPSK" w:hint="cs"/>
          <w:cs/>
          <w:lang w:bidi="th-TH"/>
        </w:rPr>
        <w:t xml:space="preserve"> </w:t>
      </w:r>
      <w:r w:rsidR="00070054" w:rsidRPr="009F59E1">
        <w:rPr>
          <w:rFonts w:ascii="TH SarabunPSK" w:hAnsi="TH SarabunPSK" w:cs="TH SarabunPSK" w:hint="cs"/>
          <w:cs/>
          <w:lang w:bidi="th-TH"/>
        </w:rPr>
        <w:t xml:space="preserve">ไม่จำเป็นต้องทดสอบ เนื่องจากถูกครอบคลุมอยู่ใน </w:t>
      </w:r>
      <w:r w:rsidR="00070054" w:rsidRPr="009F59E1">
        <w:rPr>
          <w:rFonts w:ascii="TH SarabunPSK" w:hAnsi="TH SarabunPSK" w:cs="TH SarabunPSK" w:hint="cs"/>
        </w:rPr>
        <w:t>Test Case</w:t>
      </w:r>
      <w:r w:rsidR="00070054">
        <w:rPr>
          <w:rFonts w:ascii="TH SarabunPSK" w:hAnsi="TH SarabunPSK" w:cs="TH SarabunPSK" w:hint="cs"/>
          <w:cs/>
          <w:lang w:bidi="th-TH"/>
        </w:rPr>
        <w:t xml:space="preserve"> ที่ 20</w:t>
      </w:r>
    </w:p>
    <w:p w14:paraId="294F3FD1" w14:textId="77777777" w:rsidR="00A3765F" w:rsidRPr="009F59E1" w:rsidRDefault="00A3765F" w:rsidP="00DB7768">
      <w:pPr>
        <w:spacing w:after="160" w:line="259" w:lineRule="auto"/>
        <w:rPr>
          <w:rFonts w:ascii="TH SarabunPSK" w:hAnsi="TH SarabunPSK" w:cs="TH SarabunPSK"/>
        </w:rPr>
      </w:pPr>
    </w:p>
    <w:p w14:paraId="1269EAD1" w14:textId="6F775481" w:rsidR="00591491" w:rsidRPr="009F59E1" w:rsidRDefault="00591491" w:rsidP="0059149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7745C2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] </w:t>
      </w:r>
      <w:r w:rsidR="00452F13" w:rsidRPr="009F59E1">
        <w:rPr>
          <w:rFonts w:ascii="TH SarabunPSK" w:hAnsi="TH SarabunPSK" w:cs="TH SarabunPSK" w:hint="cs"/>
          <w:b/>
          <w:bCs/>
          <w:lang w:bidi="th-TH"/>
        </w:rPr>
        <w:t>Register</w:t>
      </w:r>
    </w:p>
    <w:p w14:paraId="046217F7" w14:textId="073E727A" w:rsidR="00591491" w:rsidRPr="009F59E1" w:rsidRDefault="00591491" w:rsidP="0059149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7.2.1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7A2C0792" w14:textId="77777777" w:rsidR="00452F13" w:rsidRPr="009F59E1" w:rsidRDefault="00452F13" w:rsidP="00452F13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  <w:bookmarkStart w:id="515" w:name="_Hlk97980434"/>
      <w:r w:rsidRPr="009F59E1">
        <w:rPr>
          <w:rFonts w:ascii="TH SarabunPSK" w:hAnsi="TH SarabunPSK" w:cs="TH SarabunPSK" w:hint="cs"/>
          <w:cs/>
          <w:lang w:bidi="th-TH"/>
        </w:rPr>
        <w:t xml:space="preserve">ระบบสมัครสมาชิกที่ผู้ใช้กรอกรายละเอียดข้อมูลส่วนตัว โดยที่ระบบจะแสดงแบบฟอร์มการสมัครสมาชิกให้ผู้ใช้ทั่วไปกรอกข้อมูลต่างๆ </w:t>
      </w:r>
      <w:bookmarkEnd w:id="515"/>
      <w:r w:rsidRPr="009F59E1">
        <w:rPr>
          <w:rFonts w:ascii="TH SarabunPSK" w:hAnsi="TH SarabunPSK" w:cs="TH SarabunPSK" w:hint="cs"/>
          <w:cs/>
          <w:lang w:bidi="th-TH"/>
        </w:rPr>
        <w:t>ซึ่งประกอบไปด้วย ชื่อ (</w:t>
      </w:r>
      <w:r w:rsidRPr="009F59E1">
        <w:rPr>
          <w:rFonts w:ascii="TH SarabunPSK" w:hAnsi="TH SarabunPSK" w:cs="TH SarabunPSK" w:hint="cs"/>
        </w:rPr>
        <w:t xml:space="preserve">name) </w:t>
      </w:r>
      <w:r w:rsidRPr="009F59E1">
        <w:rPr>
          <w:rFonts w:ascii="TH SarabunPSK" w:hAnsi="TH SarabunPSK" w:cs="TH SarabunPSK" w:hint="cs"/>
          <w:cs/>
          <w:lang w:bidi="th-TH"/>
        </w:rPr>
        <w:t>เบอร์โทรศัพท์ (</w:t>
      </w:r>
      <w:r w:rsidRPr="009F59E1">
        <w:rPr>
          <w:rFonts w:ascii="TH SarabunPSK" w:hAnsi="TH SarabunPSK" w:cs="TH SarabunPSK" w:hint="cs"/>
        </w:rPr>
        <w:t xml:space="preserve">tel) </w:t>
      </w:r>
      <w:r w:rsidRPr="009F59E1">
        <w:rPr>
          <w:rFonts w:ascii="TH SarabunPSK" w:hAnsi="TH SarabunPSK" w:cs="TH SarabunPSK" w:hint="cs"/>
          <w:cs/>
          <w:lang w:bidi="th-TH"/>
        </w:rPr>
        <w:t>อีเมล์แอดเดรส(</w:t>
      </w:r>
      <w:r w:rsidRPr="009F59E1">
        <w:rPr>
          <w:rFonts w:ascii="TH SarabunPSK" w:hAnsi="TH SarabunPSK" w:cs="TH SarabunPSK" w:hint="cs"/>
        </w:rPr>
        <w:t xml:space="preserve">email) </w:t>
      </w:r>
      <w:r w:rsidRPr="009F59E1">
        <w:rPr>
          <w:rFonts w:ascii="TH SarabunPSK" w:hAnsi="TH SarabunPSK" w:cs="TH SarabunPSK" w:hint="cs"/>
          <w:cs/>
          <w:lang w:bidi="th-TH"/>
        </w:rPr>
        <w:t>ที่อยู่ (</w:t>
      </w:r>
      <w:r w:rsidRPr="009F59E1">
        <w:rPr>
          <w:rFonts w:ascii="TH SarabunPSK" w:hAnsi="TH SarabunPSK" w:cs="TH SarabunPSK" w:hint="cs"/>
        </w:rPr>
        <w:t xml:space="preserve">address) </w:t>
      </w:r>
      <w:r w:rsidRPr="009F59E1">
        <w:rPr>
          <w:rFonts w:ascii="TH SarabunPSK" w:hAnsi="TH SarabunPSK" w:cs="TH SarabunPSK" w:hint="cs"/>
          <w:cs/>
          <w:lang w:bidi="th-TH"/>
        </w:rPr>
        <w:t>วันเกิด (</w:t>
      </w:r>
      <w:r w:rsidRPr="009F59E1">
        <w:rPr>
          <w:rFonts w:ascii="TH SarabunPSK" w:hAnsi="TH SarabunPSK" w:cs="TH SarabunPSK" w:hint="cs"/>
        </w:rPr>
        <w:t xml:space="preserve">birthday) </w:t>
      </w:r>
      <w:r w:rsidRPr="009F59E1">
        <w:rPr>
          <w:rFonts w:ascii="TH SarabunPSK" w:hAnsi="TH SarabunPSK" w:cs="TH SarabunPSK" w:hint="cs"/>
          <w:cs/>
          <w:lang w:bidi="th-TH"/>
        </w:rPr>
        <w:t>รูปภาพ (</w:t>
      </w:r>
      <w:r w:rsidRPr="009F59E1">
        <w:rPr>
          <w:rFonts w:ascii="TH SarabunPSK" w:hAnsi="TH SarabunPSK" w:cs="TH SarabunPSK" w:hint="cs"/>
        </w:rPr>
        <w:t xml:space="preserve">memberImg) </w:t>
      </w:r>
      <w:r w:rsidRPr="009F59E1">
        <w:rPr>
          <w:rFonts w:ascii="TH SarabunPSK" w:hAnsi="TH SarabunPSK" w:cs="TH SarabunPSK" w:hint="cs"/>
          <w:cs/>
          <w:lang w:bidi="th-TH"/>
        </w:rPr>
        <w:t>ชื่อผู้ใช้ (</w:t>
      </w:r>
      <w:r w:rsidRPr="009F59E1">
        <w:rPr>
          <w:rFonts w:ascii="TH SarabunPSK" w:hAnsi="TH SarabunPSK" w:cs="TH SarabunPSK" w:hint="cs"/>
        </w:rPr>
        <w:t xml:space="preserve">username) </w:t>
      </w:r>
      <w:r w:rsidRPr="009F59E1">
        <w:rPr>
          <w:rFonts w:ascii="TH SarabunPSK" w:hAnsi="TH SarabunPSK" w:cs="TH SarabunPSK" w:hint="cs"/>
          <w:cs/>
          <w:lang w:bidi="th-TH"/>
        </w:rPr>
        <w:t>รหัสผ่าน (</w:t>
      </w:r>
      <w:r w:rsidRPr="009F59E1">
        <w:rPr>
          <w:rFonts w:ascii="TH SarabunPSK" w:hAnsi="TH SarabunPSK" w:cs="TH SarabunPSK" w:hint="cs"/>
        </w:rPr>
        <w:t xml:space="preserve">password) </w:t>
      </w:r>
      <w:r w:rsidRPr="009F59E1">
        <w:rPr>
          <w:rFonts w:ascii="TH SarabunPSK" w:hAnsi="TH SarabunPSK" w:cs="TH SarabunPSK" w:hint="cs"/>
          <w:cs/>
          <w:lang w:bidi="th-TH"/>
        </w:rPr>
        <w:t>เพื่อใช้ในการลอกอินเข้าสู่ระบบในภายหลัง</w:t>
      </w:r>
    </w:p>
    <w:p w14:paraId="61E5D194" w14:textId="0921B562" w:rsidR="00591491" w:rsidRPr="009F59E1" w:rsidRDefault="00591491" w:rsidP="00452F13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7745C2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3E692174" w14:textId="77777777" w:rsidR="00452F13" w:rsidRPr="009F59E1" w:rsidRDefault="00452F13" w:rsidP="00452F13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สมาชิกจะสามารถล็อคอินได้</w:t>
      </w:r>
    </w:p>
    <w:p w14:paraId="754BD9DC" w14:textId="1BE71ACC" w:rsidR="00591491" w:rsidRPr="009F59E1" w:rsidRDefault="00591491" w:rsidP="0059149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7745C2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79F1B598" w14:textId="1D9738EF" w:rsidR="00591491" w:rsidRPr="009F59E1" w:rsidRDefault="00591491" w:rsidP="00452F13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TC0</w:t>
      </w:r>
      <w:r w:rsidR="00452F13" w:rsidRPr="009F59E1">
        <w:rPr>
          <w:rFonts w:ascii="TH SarabunPSK" w:hAnsi="TH SarabunPSK" w:cs="TH SarabunPSK" w:hint="cs"/>
          <w:cs/>
          <w:lang w:bidi="th-TH"/>
        </w:rPr>
        <w:t>2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รายละเอียดการทำงานของยูสเคส </w:t>
      </w:r>
      <w:r w:rsidR="00452F13" w:rsidRPr="009F59E1">
        <w:rPr>
          <w:rFonts w:ascii="TH SarabunPSK" w:hAnsi="TH SarabunPSK" w:cs="TH SarabunPSK" w:hint="cs"/>
        </w:rPr>
        <w:t>Register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2605"/>
        <w:gridCol w:w="6390"/>
      </w:tblGrid>
      <w:tr w:rsidR="00452F13" w:rsidRPr="009F59E1" w14:paraId="5D82E777" w14:textId="77777777" w:rsidTr="00F5461B">
        <w:trPr>
          <w:jc w:val="center"/>
          <w:ins w:id="516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724CC60" w14:textId="77777777" w:rsidR="00452F13" w:rsidRPr="009F59E1" w:rsidRDefault="00452F13" w:rsidP="00F5461B">
            <w:pPr>
              <w:spacing w:after="160" w:line="259" w:lineRule="auto"/>
              <w:rPr>
                <w:ins w:id="51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6390" w:type="dxa"/>
          </w:tcPr>
          <w:p w14:paraId="09C173C4" w14:textId="77777777" w:rsidR="00452F13" w:rsidRPr="009F59E1" w:rsidRDefault="00452F13" w:rsidP="00F5461B">
            <w:pPr>
              <w:spacing w:after="160" w:line="259" w:lineRule="auto"/>
              <w:rPr>
                <w:ins w:id="51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แอปพลิเคชันสำหรับหาคู่สุนัข</w:t>
            </w:r>
          </w:p>
        </w:tc>
      </w:tr>
      <w:tr w:rsidR="00452F13" w:rsidRPr="009F59E1" w14:paraId="550F114F" w14:textId="77777777" w:rsidTr="00F5461B">
        <w:trPr>
          <w:jc w:val="center"/>
          <w:ins w:id="520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1F6A217" w14:textId="77777777" w:rsidR="00452F13" w:rsidRPr="009F59E1" w:rsidRDefault="00452F13" w:rsidP="00F5461B">
            <w:pPr>
              <w:spacing w:after="160" w:line="259" w:lineRule="auto"/>
              <w:rPr>
                <w:ins w:id="52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6390" w:type="dxa"/>
          </w:tcPr>
          <w:p w14:paraId="6DB5085F" w14:textId="77777777" w:rsidR="00452F13" w:rsidRPr="009F59E1" w:rsidRDefault="00452F13" w:rsidP="00F5461B">
            <w:pPr>
              <w:spacing w:after="160" w:line="259" w:lineRule="auto"/>
              <w:rPr>
                <w:ins w:id="52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Register</w:t>
            </w:r>
          </w:p>
        </w:tc>
      </w:tr>
      <w:tr w:rsidR="00452F13" w:rsidRPr="009F59E1" w14:paraId="017F2CFC" w14:textId="77777777" w:rsidTr="00F5461B">
        <w:trPr>
          <w:jc w:val="center"/>
          <w:ins w:id="524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3E17EABA" w14:textId="77777777" w:rsidR="00452F13" w:rsidRPr="009F59E1" w:rsidRDefault="00452F13" w:rsidP="00F5461B">
            <w:pPr>
              <w:spacing w:after="160" w:line="259" w:lineRule="auto"/>
              <w:rPr>
                <w:ins w:id="52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6390" w:type="dxa"/>
          </w:tcPr>
          <w:p w14:paraId="3694B20B" w14:textId="77777777" w:rsidR="00452F13" w:rsidRPr="009F59E1" w:rsidRDefault="00452F13" w:rsidP="00F5461B">
            <w:pPr>
              <w:spacing w:after="160" w:line="259" w:lineRule="auto"/>
              <w:rPr>
                <w:ins w:id="52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452F13" w:rsidRPr="009F59E1" w14:paraId="443F70CC" w14:textId="77777777" w:rsidTr="00F5461B">
        <w:trPr>
          <w:jc w:val="center"/>
          <w:ins w:id="528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6ED82FC" w14:textId="77777777" w:rsidR="00452F13" w:rsidRPr="009F59E1" w:rsidRDefault="00452F13" w:rsidP="00F5461B">
            <w:pPr>
              <w:spacing w:after="160" w:line="259" w:lineRule="auto"/>
              <w:rPr>
                <w:ins w:id="52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6390" w:type="dxa"/>
          </w:tcPr>
          <w:p w14:paraId="60C6C34E" w14:textId="77777777" w:rsidR="00452F13" w:rsidRPr="009F59E1" w:rsidRDefault="00452F13" w:rsidP="00F5461B">
            <w:pPr>
              <w:spacing w:after="160" w:line="259" w:lineRule="auto"/>
              <w:rPr>
                <w:ins w:id="53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Login</w:t>
            </w:r>
          </w:p>
        </w:tc>
      </w:tr>
      <w:tr w:rsidR="00452F13" w:rsidRPr="009F59E1" w14:paraId="573314E5" w14:textId="77777777" w:rsidTr="00F5461B">
        <w:trPr>
          <w:jc w:val="center"/>
          <w:ins w:id="532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50D72204" w14:textId="77777777" w:rsidR="00452F13" w:rsidRPr="009F59E1" w:rsidRDefault="00452F13" w:rsidP="00F5461B">
            <w:pPr>
              <w:spacing w:after="160" w:line="259" w:lineRule="auto"/>
              <w:rPr>
                <w:ins w:id="53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6390" w:type="dxa"/>
          </w:tcPr>
          <w:p w14:paraId="6840E079" w14:textId="77777777" w:rsidR="00452F13" w:rsidRPr="009F59E1" w:rsidRDefault="00452F1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ยูสเคสเริ่มต้นเมื่อผู้ใช้เลือกฟังก์ชัน </w:t>
            </w:r>
            <w:r w:rsidRPr="009F59E1">
              <w:rPr>
                <w:rFonts w:ascii="TH SarabunPSK" w:hAnsi="TH SarabunPSK" w:cs="TH SarabunPSK" w:hint="cs"/>
              </w:rPr>
              <w:t>Register</w:t>
            </w:r>
          </w:p>
          <w:p w14:paraId="1BF066D0" w14:textId="77777777" w:rsidR="00452F13" w:rsidRPr="009F59E1" w:rsidRDefault="00452F1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ผู้ใช้กรอกข้อมูลการสมัครสมาชิกในแบบฟอร์มการสมัครสมาชิก</w:t>
            </w:r>
          </w:p>
          <w:p w14:paraId="70A4FFC5" w14:textId="77777777" w:rsidR="00452F13" w:rsidRPr="009F59E1" w:rsidRDefault="00452F1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>ระบบตรวจสอบความครบถ้วนของข้อมูลจากสคริปต์</w:t>
            </w:r>
          </w:p>
          <w:p w14:paraId="04F509FA" w14:textId="77777777" w:rsidR="00452F13" w:rsidRPr="009F59E1" w:rsidRDefault="00452F1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4. </w:t>
            </w:r>
            <w:r w:rsidRPr="009F59E1">
              <w:rPr>
                <w:rFonts w:ascii="TH SarabunPSK" w:hAnsi="TH SarabunPSK" w:cs="TH SarabunPSK" w:hint="cs"/>
                <w:cs/>
              </w:rPr>
              <w:t>ระบบรับค่าข้อมูลการสมัครสมาชิกจากผู้ใช้</w:t>
            </w:r>
          </w:p>
          <w:p w14:paraId="478C7464" w14:textId="77777777" w:rsidR="00452F13" w:rsidRPr="009F59E1" w:rsidRDefault="00452F1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5. </w:t>
            </w:r>
            <w:r w:rsidRPr="009F59E1">
              <w:rPr>
                <w:rFonts w:ascii="TH SarabunPSK" w:hAnsi="TH SarabunPSK" w:cs="TH SarabunPSK" w:hint="cs"/>
                <w:cs/>
              </w:rPr>
              <w:t>ระบบตรวจสอบสถานะการบันทึกข้อมูลโดย</w:t>
            </w:r>
          </w:p>
          <w:p w14:paraId="7259FF7C" w14:textId="77777777" w:rsidR="00452F13" w:rsidRPr="009F59E1" w:rsidRDefault="00452F1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5.1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ระบบบันทึกข้อมูลการสมัครสมาชิกลงในฐานข้อมูล</w:t>
            </w:r>
          </w:p>
          <w:p w14:paraId="01AB2C1D" w14:textId="77777777" w:rsidR="00452F13" w:rsidRPr="009F59E1" w:rsidRDefault="00452F1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5.2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ระบบคืนค่าสถานการณ์บันทึกข้อมูลการสมัครสมาชิก</w:t>
            </w:r>
          </w:p>
          <w:p w14:paraId="1EC815F3" w14:textId="77777777" w:rsidR="00452F13" w:rsidRPr="009F59E1" w:rsidRDefault="00452F1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6. </w:t>
            </w:r>
            <w:r w:rsidRPr="009F59E1">
              <w:rPr>
                <w:rFonts w:ascii="TH SarabunPSK" w:hAnsi="TH SarabunPSK" w:cs="TH SarabunPSK" w:hint="cs"/>
                <w:cs/>
              </w:rPr>
              <w:t>ระบบแสดงผลการสมัครสมาชิกที่สมบูรณ์</w:t>
            </w:r>
          </w:p>
          <w:p w14:paraId="7CFED4B5" w14:textId="77777777" w:rsidR="00452F13" w:rsidRPr="009F59E1" w:rsidRDefault="00452F13" w:rsidP="00F5461B">
            <w:pPr>
              <w:spacing w:after="160" w:line="259" w:lineRule="auto"/>
              <w:rPr>
                <w:ins w:id="53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 </w:t>
            </w:r>
            <w:r w:rsidRPr="009F59E1">
              <w:rPr>
                <w:rFonts w:ascii="TH SarabunPSK" w:hAnsi="TH SarabunPSK" w:cs="TH SarabunPSK" w:hint="cs"/>
                <w:cs/>
              </w:rPr>
              <w:t>ยูสเคสสิ้นสุดการทำงาน</w:t>
            </w:r>
          </w:p>
        </w:tc>
      </w:tr>
      <w:tr w:rsidR="00452F13" w:rsidRPr="009F59E1" w14:paraId="27FBC3F5" w14:textId="77777777" w:rsidTr="00F5461B">
        <w:trPr>
          <w:jc w:val="center"/>
          <w:ins w:id="536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5DB579D2" w14:textId="77777777" w:rsidR="00452F13" w:rsidRPr="009F59E1" w:rsidRDefault="00452F13" w:rsidP="00F5461B">
            <w:pPr>
              <w:spacing w:after="160" w:line="259" w:lineRule="auto"/>
              <w:rPr>
                <w:ins w:id="53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6390" w:type="dxa"/>
          </w:tcPr>
          <w:p w14:paraId="160F44F5" w14:textId="77777777" w:rsidR="00452F13" w:rsidRPr="009F59E1" w:rsidRDefault="00452F1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3.1- ในกรณีที่ผู้ใช้กรอกข้อมูลไม่ครบระบบจะแสดงข้อความ “กรุณากรอกข้อมูลให้ครบถ้วน”</w:t>
            </w:r>
          </w:p>
          <w:p w14:paraId="62D53269" w14:textId="77777777" w:rsidR="00452F13" w:rsidRPr="009F59E1" w:rsidRDefault="00452F13" w:rsidP="00F5461B">
            <w:pPr>
              <w:rPr>
                <w:ins w:id="53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5.1.1 – ในกรณีที่การตรวจสอบชื่อผู้ใช้และรหัสผ่านไม่ถูกต้องระบบจะแสดงข้อความ “ไม่พบข้อมูลผู้ใช้ กรุณาตรวจสอบอีกครั้ง” และกลับสู่หน้าจอล็อคอิน</w:t>
            </w:r>
          </w:p>
        </w:tc>
      </w:tr>
      <w:tr w:rsidR="00452F13" w:rsidRPr="009F59E1" w14:paraId="07957646" w14:textId="77777777" w:rsidTr="00F5461B">
        <w:trPr>
          <w:jc w:val="center"/>
          <w:ins w:id="540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099515E" w14:textId="77777777" w:rsidR="00452F13" w:rsidRPr="009F59E1" w:rsidRDefault="00452F13" w:rsidP="00F5461B">
            <w:pPr>
              <w:spacing w:after="160" w:line="259" w:lineRule="auto"/>
              <w:rPr>
                <w:ins w:id="54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6390" w:type="dxa"/>
          </w:tcPr>
          <w:p w14:paraId="14D341F1" w14:textId="77777777" w:rsidR="00452F13" w:rsidRPr="009F59E1" w:rsidRDefault="00452F13" w:rsidP="00F5461B">
            <w:pPr>
              <w:spacing w:after="160" w:line="259" w:lineRule="auto"/>
              <w:rPr>
                <w:ins w:id="543" w:author="วันวิสา ประดิษฐอุกฤษฎ์" w:date="2021-10-11T19:31:00Z"/>
                <w:rFonts w:ascii="TH SarabunPSK" w:hAnsi="TH SarabunPSK" w:cs="TH SarabunPSK"/>
              </w:rPr>
            </w:pPr>
            <w:ins w:id="5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452F13" w:rsidRPr="009F59E1" w14:paraId="47D5CE42" w14:textId="77777777" w:rsidTr="00F5461B">
        <w:trPr>
          <w:jc w:val="center"/>
          <w:ins w:id="54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BE7117E" w14:textId="77777777" w:rsidR="00452F13" w:rsidRPr="009F59E1" w:rsidRDefault="00452F13" w:rsidP="00F5461B">
            <w:pPr>
              <w:spacing w:after="160" w:line="259" w:lineRule="auto"/>
              <w:rPr>
                <w:ins w:id="54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6390" w:type="dxa"/>
          </w:tcPr>
          <w:p w14:paraId="3A96D77E" w14:textId="77777777" w:rsidR="00452F13" w:rsidRPr="009F59E1" w:rsidRDefault="00452F13" w:rsidP="00F5461B">
            <w:pPr>
              <w:spacing w:after="160" w:line="259" w:lineRule="auto"/>
              <w:rPr>
                <w:ins w:id="54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สมาชิกจะสามารถล็อคอินได้</w:t>
            </w:r>
          </w:p>
        </w:tc>
      </w:tr>
    </w:tbl>
    <w:p w14:paraId="4D6FE524" w14:textId="77777777" w:rsidR="00452F13" w:rsidRPr="009F59E1" w:rsidRDefault="00452F13" w:rsidP="00591491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</w:p>
    <w:p w14:paraId="4CD57935" w14:textId="06C58306" w:rsidR="00591491" w:rsidRPr="009F59E1" w:rsidRDefault="00591491" w:rsidP="0059149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EF1BBA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3497CC88" w14:textId="0891B706" w:rsidR="00591491" w:rsidRPr="009F59E1" w:rsidRDefault="00591491" w:rsidP="0059149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927049F" w14:textId="48E91E61" w:rsidR="004227A7" w:rsidRPr="009F59E1" w:rsidRDefault="004227A7" w:rsidP="0059149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23F482E" w14:textId="77777777" w:rsidR="004227A7" w:rsidRPr="009F59E1" w:rsidRDefault="004227A7" w:rsidP="0059149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056EAC9" w14:textId="77777777" w:rsidR="004227A7" w:rsidRPr="009F59E1" w:rsidRDefault="004227A7" w:rsidP="004227A7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noProof/>
          <w:shd w:val="clear" w:color="auto" w:fill="FFFFFF"/>
          <w:cs/>
        </w:rPr>
        <w:drawing>
          <wp:inline distT="0" distB="0" distL="0" distR="0" wp14:anchorId="30153609" wp14:editId="38C6B8E8">
            <wp:extent cx="1823719" cy="3315402"/>
            <wp:effectExtent l="0" t="0" r="5715" b="0"/>
            <wp:docPr id="4" name="Picture 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1086" cy="33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FE15" w14:textId="52FDB125" w:rsidR="004227A7" w:rsidRPr="009F59E1" w:rsidRDefault="004227A7" w:rsidP="004227A7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</w:rPr>
        <w:t>2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.1 หน้าจอการสมัครสมาชิก ส่วนที่ 1 </w:t>
      </w:r>
    </w:p>
    <w:p w14:paraId="6981C22A" w14:textId="3202AA6A" w:rsidR="004227A7" w:rsidRPr="009F59E1" w:rsidRDefault="004227A7" w:rsidP="004227A7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5C933902" w14:textId="77777777" w:rsidR="004227A7" w:rsidRPr="009F59E1" w:rsidRDefault="004227A7" w:rsidP="004227A7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noProof/>
          <w:shd w:val="clear" w:color="auto" w:fill="FFFFFF"/>
          <w:cs/>
        </w:rPr>
        <w:drawing>
          <wp:inline distT="0" distB="0" distL="0" distR="0" wp14:anchorId="4D6A769E" wp14:editId="085577AC">
            <wp:extent cx="1829921" cy="336589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1936"/>
                    <a:stretch/>
                  </pic:blipFill>
                  <pic:spPr bwMode="auto">
                    <a:xfrm>
                      <a:off x="0" y="0"/>
                      <a:ext cx="1835542" cy="337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EF0D9" w14:textId="37A4BA0E" w:rsidR="004227A7" w:rsidRPr="009F59E1" w:rsidRDefault="004227A7" w:rsidP="004227A7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</w:rPr>
        <w:t>2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>.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</w:rPr>
        <w:t>2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หน้าจอการสมัครสมาชิก ส่วนที่ 2</w:t>
      </w:r>
    </w:p>
    <w:p w14:paraId="2B50603A" w14:textId="77777777" w:rsidR="004227A7" w:rsidRPr="009F59E1" w:rsidRDefault="004227A7" w:rsidP="004227A7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39CD71B2" w14:textId="54832419" w:rsidR="00591491" w:rsidRPr="009F59E1" w:rsidRDefault="00591491" w:rsidP="0059149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="00EF1BBA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6E00CF6F" w14:textId="77777777" w:rsidR="004227A7" w:rsidRPr="009F59E1" w:rsidRDefault="004227A7" w:rsidP="004227A7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เงื่อนไขของกลุ่มข้อมูลทดสอบฟังก์ชัน </w:t>
      </w:r>
      <w:r w:rsidRPr="009F59E1">
        <w:rPr>
          <w:rFonts w:ascii="TH SarabunPSK" w:hAnsi="TH SarabunPSK" w:cs="TH SarabunPSK" w:hint="cs"/>
        </w:rPr>
        <w:t xml:space="preserve">Register </w:t>
      </w:r>
      <w:r w:rsidRPr="009F59E1">
        <w:rPr>
          <w:rFonts w:ascii="TH SarabunPSK" w:hAnsi="TH SarabunPSK" w:cs="TH SarabunPSK" w:hint="cs"/>
          <w:cs/>
          <w:lang w:bidi="th-TH"/>
        </w:rPr>
        <w:t>มีข้อมูลรายละเอียดดังต่อไปนี้</w:t>
      </w:r>
    </w:p>
    <w:p w14:paraId="3331CF04" w14:textId="705B1F81" w:rsidR="00591491" w:rsidRPr="009F59E1" w:rsidRDefault="00591491" w:rsidP="004227A7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="00EF1BBA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.5.1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="000F181B" w:rsidRPr="009F59E1">
        <w:rPr>
          <w:rFonts w:ascii="TH SarabunPSK" w:hAnsi="TH SarabunPSK" w:cs="TH SarabunPSK" w:hint="cs"/>
          <w:b/>
          <w:bCs/>
          <w:cs/>
          <w:lang w:bidi="th-TH"/>
        </w:rPr>
        <w:t>ชื่อ (</w:t>
      </w:r>
      <w:r w:rsidR="000F181B" w:rsidRPr="009F59E1">
        <w:rPr>
          <w:rFonts w:ascii="TH SarabunPSK" w:hAnsi="TH SarabunPSK" w:cs="TH SarabunPSK" w:hint="cs"/>
          <w:b/>
          <w:bCs/>
          <w:lang w:bidi="th-TH"/>
        </w:rPr>
        <w:t>Name) : TextInput</w:t>
      </w:r>
    </w:p>
    <w:p w14:paraId="18DF9151" w14:textId="02808ACB" w:rsidR="00591491" w:rsidRPr="009F59E1" w:rsidRDefault="00591491" w:rsidP="00591491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ความต้องการของระบบในส่วนของชื่อ มีคุณลักษณะดังนี้</w:t>
      </w:r>
    </w:p>
    <w:p w14:paraId="3D5B9838" w14:textId="77777777" w:rsidR="000F181B" w:rsidRPr="009F59E1" w:rsidRDefault="000F181B" w:rsidP="000F181B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1. </w:t>
      </w:r>
      <w:r w:rsidRPr="009F59E1">
        <w:rPr>
          <w:rFonts w:ascii="TH SarabunPSK" w:hAnsi="TH SarabunPSK" w:cs="TH SarabunPSK" w:hint="cs"/>
          <w:cs/>
          <w:lang w:bidi="th-TH"/>
        </w:rPr>
        <w:t>ต้องเป็นตัวอักษรไทยหรือภาษาอังกฤษเท่านั้น</w:t>
      </w:r>
    </w:p>
    <w:p w14:paraId="7DEB609A" w14:textId="0F5F4559" w:rsidR="000F181B" w:rsidRDefault="000F181B" w:rsidP="000F181B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 xml:space="preserve">2. </w:t>
      </w:r>
      <w:r w:rsidRPr="009F59E1">
        <w:rPr>
          <w:rFonts w:ascii="TH SarabunPSK" w:hAnsi="TH SarabunPSK" w:cs="TH SarabunPSK" w:hint="cs"/>
          <w:cs/>
          <w:lang w:bidi="th-TH"/>
        </w:rPr>
        <w:t xml:space="preserve">มีจำนวนตัวอักษรเป็นจำนวนไม่น้อยกว่า </w:t>
      </w:r>
      <w:r w:rsidRPr="009F59E1">
        <w:rPr>
          <w:rFonts w:ascii="TH SarabunPSK" w:hAnsi="TH SarabunPSK" w:cs="TH SarabunPSK" w:hint="cs"/>
        </w:rPr>
        <w:t>2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ตัวอักษรและไม่เกิน </w:t>
      </w:r>
      <w:r w:rsidR="00F33D10">
        <w:rPr>
          <w:rFonts w:ascii="TH SarabunPSK" w:hAnsi="TH SarabunPSK" w:cs="TH SarabunPSK" w:hint="cs"/>
          <w:cs/>
          <w:lang w:bidi="th-TH"/>
        </w:rPr>
        <w:t>100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</w:t>
      </w:r>
    </w:p>
    <w:p w14:paraId="54F40DFE" w14:textId="5F676AAB" w:rsidR="006C44E7" w:rsidRPr="009F59E1" w:rsidRDefault="006C44E7" w:rsidP="000F181B">
      <w:pPr>
        <w:ind w:firstLine="720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lang w:bidi="th-TH"/>
        </w:rPr>
        <w:t xml:space="preserve">3. </w:t>
      </w:r>
      <w:r>
        <w:rPr>
          <w:rFonts w:ascii="TH SarabunPSK" w:hAnsi="TH SarabunPSK" w:cs="TH SarabunPSK" w:hint="cs"/>
          <w:cs/>
          <w:lang w:bidi="th-TH"/>
        </w:rPr>
        <w:t>มีช่องว่างได้</w:t>
      </w:r>
    </w:p>
    <w:p w14:paraId="2703C7DD" w14:textId="097E310A" w:rsidR="000F181B" w:rsidRPr="009F59E1" w:rsidRDefault="006C44E7" w:rsidP="000F181B">
      <w:pPr>
        <w:ind w:firstLine="720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4</w:t>
      </w:r>
      <w:r w:rsidR="000F181B" w:rsidRPr="009F59E1">
        <w:rPr>
          <w:rFonts w:ascii="TH SarabunPSK" w:hAnsi="TH SarabunPSK" w:cs="TH SarabunPSK" w:hint="cs"/>
        </w:rPr>
        <w:t xml:space="preserve">. </w:t>
      </w:r>
      <w:r w:rsidR="000F181B" w:rsidRPr="009F59E1">
        <w:rPr>
          <w:rFonts w:ascii="TH SarabunPSK" w:hAnsi="TH SarabunPSK" w:cs="TH SarabunPSK" w:hint="cs"/>
          <w:cs/>
          <w:lang w:bidi="th-TH"/>
        </w:rPr>
        <w:t>ต้องไม่เป็นค่าว่าง</w:t>
      </w:r>
    </w:p>
    <w:p w14:paraId="04A8CEA4" w14:textId="12CEEA6B" w:rsidR="00591491" w:rsidRPr="009F59E1" w:rsidRDefault="00591491" w:rsidP="000F181B">
      <w:pPr>
        <w:ind w:firstLine="720"/>
        <w:rPr>
          <w:ins w:id="549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55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ชื่อผู้ใช้งาน</w:t>
      </w:r>
    </w:p>
    <w:p w14:paraId="4BE3E8A1" w14:textId="77777777" w:rsidR="000F181B" w:rsidRPr="009F59E1" w:rsidRDefault="000F181B" w:rsidP="000F181B">
      <w:pPr>
        <w:numPr>
          <w:ilvl w:val="0"/>
          <w:numId w:val="10"/>
        </w:numPr>
        <w:spacing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ในกรณีที่ไม่กรอกชื่อ ระบบจะแสดงข้อความ “กรุณากรอกชื่อ”  </w:t>
      </w:r>
    </w:p>
    <w:p w14:paraId="77F4D416" w14:textId="5947CDE4" w:rsidR="00591491" w:rsidRPr="009F59E1" w:rsidRDefault="000F181B" w:rsidP="000F181B">
      <w:pPr>
        <w:numPr>
          <w:ilvl w:val="0"/>
          <w:numId w:val="10"/>
        </w:numPr>
        <w:spacing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ในกรณีที่กรอกชื่อสุนัขไม่ตรงตามรูปแบบ ระบบจะแสดงข้อความ “กรุณากรอกชื่อใหม่อีกครั้ง”</w:t>
      </w:r>
    </w:p>
    <w:p w14:paraId="76206A41" w14:textId="1E5DACA3" w:rsidR="00591491" w:rsidRPr="009F59E1" w:rsidRDefault="003C0BC3" w:rsidP="003C0BC3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0AB4BC17" w14:textId="3F1A1B42" w:rsidR="00010E3E" w:rsidRPr="009F59E1" w:rsidRDefault="00010E3E" w:rsidP="00323191">
      <w:pPr>
        <w:rPr>
          <w:rFonts w:ascii="TH SarabunPSK" w:hAnsi="TH SarabunPSK" w:cs="TH SarabunPSK"/>
        </w:rPr>
      </w:pPr>
    </w:p>
    <w:p w14:paraId="67949AFA" w14:textId="77777777" w:rsidR="00323191" w:rsidRPr="009F59E1" w:rsidRDefault="00323191" w:rsidP="00323191">
      <w:pPr>
        <w:rPr>
          <w:rFonts w:ascii="TH SarabunPSK" w:hAnsi="TH SarabunPSK" w:cs="TH SarabunPSK"/>
        </w:rPr>
      </w:pPr>
    </w:p>
    <w:p w14:paraId="549936C0" w14:textId="36F84967" w:rsidR="00591491" w:rsidRPr="009F59E1" w:rsidRDefault="00591491" w:rsidP="0059149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="000F181B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 xml:space="preserve">-EC01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ชื่อ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0F181B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2055"/>
        <w:gridCol w:w="1479"/>
        <w:gridCol w:w="1462"/>
        <w:gridCol w:w="1352"/>
        <w:gridCol w:w="1352"/>
      </w:tblGrid>
      <w:tr w:rsidR="000F181B" w:rsidRPr="009F59E1" w14:paraId="425137FE" w14:textId="77777777" w:rsidTr="00B07474">
        <w:trPr>
          <w:ins w:id="551" w:author="วันวิสา ประดิษฐอุกฤษฎ์" w:date="2021-10-11T19:31:00Z"/>
        </w:trPr>
        <w:tc>
          <w:tcPr>
            <w:tcW w:w="614" w:type="pct"/>
            <w:shd w:val="clear" w:color="auto" w:fill="D0CECE" w:themeFill="background2" w:themeFillShade="E6"/>
            <w:vAlign w:val="center"/>
          </w:tcPr>
          <w:p w14:paraId="32805B1E" w14:textId="77777777" w:rsidR="000F181B" w:rsidRPr="009F59E1" w:rsidRDefault="000F181B" w:rsidP="002C59D3">
            <w:pPr>
              <w:spacing w:after="160" w:line="259" w:lineRule="auto"/>
              <w:rPr>
                <w:ins w:id="55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311" w:type="pct"/>
            <w:shd w:val="clear" w:color="auto" w:fill="D0CECE" w:themeFill="background2" w:themeFillShade="E6"/>
            <w:vAlign w:val="center"/>
          </w:tcPr>
          <w:p w14:paraId="5051C84B" w14:textId="41E09C00" w:rsidR="000F181B" w:rsidRPr="009F59E1" w:rsidRDefault="000F181B" w:rsidP="002C59D3">
            <w:pPr>
              <w:spacing w:after="160" w:line="259" w:lineRule="auto"/>
              <w:rPr>
                <w:ins w:id="55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ins w:id="55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999" w:type="pct"/>
            <w:shd w:val="clear" w:color="auto" w:fill="D0CECE" w:themeFill="background2" w:themeFillShade="E6"/>
            <w:vAlign w:val="center"/>
          </w:tcPr>
          <w:p w14:paraId="6C7DB45F" w14:textId="6F214B07" w:rsidR="000F181B" w:rsidRPr="009F59E1" w:rsidRDefault="000F181B" w:rsidP="002C59D3">
            <w:pPr>
              <w:spacing w:after="160" w:line="259" w:lineRule="auto"/>
              <w:rPr>
                <w:ins w:id="55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990" w:type="pct"/>
            <w:shd w:val="clear" w:color="auto" w:fill="D0CECE" w:themeFill="background2" w:themeFillShade="E6"/>
            <w:vAlign w:val="center"/>
          </w:tcPr>
          <w:p w14:paraId="2D7D7EA0" w14:textId="77777777" w:rsidR="000F181B" w:rsidRPr="009F59E1" w:rsidRDefault="000F181B" w:rsidP="002C59D3">
            <w:pPr>
              <w:spacing w:after="160" w:line="259" w:lineRule="auto"/>
              <w:rPr>
                <w:ins w:id="55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543" w:type="pct"/>
            <w:shd w:val="clear" w:color="auto" w:fill="D0CECE" w:themeFill="background2" w:themeFillShade="E6"/>
            <w:vAlign w:val="center"/>
          </w:tcPr>
          <w:p w14:paraId="426F78FF" w14:textId="77777777" w:rsidR="000F181B" w:rsidRPr="009F59E1" w:rsidRDefault="000F181B" w:rsidP="002C59D3">
            <w:pPr>
              <w:spacing w:after="160" w:line="259" w:lineRule="auto"/>
              <w:rPr>
                <w:ins w:id="56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6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4981A34E" w14:textId="77777777" w:rsidR="000F181B" w:rsidRPr="009F59E1" w:rsidRDefault="000F181B" w:rsidP="002C59D3">
            <w:pPr>
              <w:spacing w:after="160" w:line="259" w:lineRule="auto"/>
              <w:rPr>
                <w:ins w:id="56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6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543" w:type="pct"/>
            <w:shd w:val="clear" w:color="auto" w:fill="D0CECE" w:themeFill="background2" w:themeFillShade="E6"/>
            <w:vAlign w:val="center"/>
          </w:tcPr>
          <w:p w14:paraId="0D62CAEB" w14:textId="77777777" w:rsidR="000F181B" w:rsidRPr="009F59E1" w:rsidRDefault="000F181B" w:rsidP="002C59D3">
            <w:pPr>
              <w:spacing w:after="160" w:line="259" w:lineRule="auto"/>
              <w:rPr>
                <w:ins w:id="56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220F5C36" w14:textId="77777777" w:rsidR="000F181B" w:rsidRPr="009F59E1" w:rsidRDefault="000F181B" w:rsidP="002C59D3">
            <w:pPr>
              <w:spacing w:after="160" w:line="259" w:lineRule="auto"/>
              <w:rPr>
                <w:ins w:id="56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56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0F181B" w:rsidRPr="009F59E1" w14:paraId="435BF531" w14:textId="77777777" w:rsidTr="00B07474">
        <w:trPr>
          <w:ins w:id="569" w:author="วันวิสา ประดิษฐอุกฤษฎ์" w:date="2021-10-11T19:31:00Z"/>
        </w:trPr>
        <w:tc>
          <w:tcPr>
            <w:tcW w:w="614" w:type="pct"/>
            <w:vAlign w:val="center"/>
          </w:tcPr>
          <w:p w14:paraId="40DDE3D7" w14:textId="77777777" w:rsidR="000F181B" w:rsidRPr="009F59E1" w:rsidRDefault="000F181B" w:rsidP="002C59D3">
            <w:pPr>
              <w:spacing w:after="160" w:line="259" w:lineRule="auto"/>
              <w:rPr>
                <w:ins w:id="570" w:author="วันวิสา ประดิษฐอุกฤษฎ์" w:date="2021-10-11T19:31:00Z"/>
                <w:rFonts w:ascii="TH SarabunPSK" w:hAnsi="TH SarabunPSK" w:cs="TH SarabunPSK"/>
              </w:rPr>
            </w:pPr>
            <w:ins w:id="57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311" w:type="pct"/>
            <w:vAlign w:val="center"/>
          </w:tcPr>
          <w:p w14:paraId="1B7A7D68" w14:textId="6175CEF0" w:rsidR="000F181B" w:rsidRPr="009F59E1" w:rsidRDefault="000F181B" w:rsidP="002C59D3">
            <w:pPr>
              <w:spacing w:after="160" w:line="259" w:lineRule="auto"/>
              <w:rPr>
                <w:ins w:id="57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5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5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ต้องเป็นตัวอักษรไทยหรือภาษาอังกฤษ</w:t>
            </w:r>
          </w:p>
        </w:tc>
        <w:tc>
          <w:tcPr>
            <w:tcW w:w="999" w:type="pct"/>
            <w:vAlign w:val="center"/>
          </w:tcPr>
          <w:p w14:paraId="4529D181" w14:textId="14780552" w:rsidR="000F181B" w:rsidRPr="009F59E1" w:rsidRDefault="000F181B" w:rsidP="002C59D3">
            <w:pPr>
              <w:spacing w:after="160" w:line="259" w:lineRule="auto"/>
              <w:rPr>
                <w:ins w:id="57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5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5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5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มี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ตัวเลข ตัวอักษรภาษาอื่นๆ หรือ</w:t>
            </w:r>
            <w:ins w:id="5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ตัวอักษรพิเศษ</w:t>
              </w:r>
            </w:ins>
          </w:p>
        </w:tc>
        <w:tc>
          <w:tcPr>
            <w:tcW w:w="990" w:type="pct"/>
            <w:vAlign w:val="center"/>
          </w:tcPr>
          <w:p w14:paraId="705709B8" w14:textId="77777777" w:rsidR="000F181B" w:rsidRPr="009F59E1" w:rsidRDefault="000F181B" w:rsidP="002C59D3">
            <w:pPr>
              <w:spacing w:after="160" w:line="259" w:lineRule="auto"/>
              <w:rPr>
                <w:ins w:id="58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43" w:type="pct"/>
            <w:vAlign w:val="center"/>
          </w:tcPr>
          <w:p w14:paraId="561CB91A" w14:textId="77777777" w:rsidR="000F181B" w:rsidRPr="009F59E1" w:rsidRDefault="000F181B" w:rsidP="002C59D3">
            <w:pPr>
              <w:spacing w:after="160" w:line="259" w:lineRule="auto"/>
              <w:rPr>
                <w:ins w:id="58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43" w:type="pct"/>
            <w:vAlign w:val="center"/>
          </w:tcPr>
          <w:p w14:paraId="26F5EB98" w14:textId="77777777" w:rsidR="000F181B" w:rsidRPr="009F59E1" w:rsidRDefault="000F181B" w:rsidP="002C59D3">
            <w:pPr>
              <w:spacing w:after="160" w:line="259" w:lineRule="auto"/>
              <w:rPr>
                <w:ins w:id="582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0F181B" w:rsidRPr="009F59E1" w14:paraId="2F1FDDCA" w14:textId="77777777" w:rsidTr="00B07474">
        <w:trPr>
          <w:ins w:id="583" w:author="วันวิสา ประดิษฐอุกฤษฎ์" w:date="2021-10-11T19:31:00Z"/>
        </w:trPr>
        <w:tc>
          <w:tcPr>
            <w:tcW w:w="614" w:type="pct"/>
            <w:vAlign w:val="center"/>
          </w:tcPr>
          <w:p w14:paraId="39DA43E0" w14:textId="77777777" w:rsidR="000F181B" w:rsidRPr="009F59E1" w:rsidRDefault="000F181B" w:rsidP="002C59D3">
            <w:pPr>
              <w:spacing w:after="160" w:line="259" w:lineRule="auto"/>
              <w:rPr>
                <w:ins w:id="584" w:author="วันวิสา ประดิษฐอุกฤษฎ์" w:date="2021-10-11T19:31:00Z"/>
                <w:rFonts w:ascii="TH SarabunPSK" w:hAnsi="TH SarabunPSK" w:cs="TH SarabunPSK"/>
              </w:rPr>
            </w:pPr>
            <w:ins w:id="58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เว้นวรรค</w:t>
              </w:r>
            </w:ins>
          </w:p>
        </w:tc>
        <w:tc>
          <w:tcPr>
            <w:tcW w:w="1311" w:type="pct"/>
            <w:vAlign w:val="center"/>
          </w:tcPr>
          <w:p w14:paraId="056AB182" w14:textId="63337398" w:rsidR="000F181B" w:rsidRPr="009F59E1" w:rsidRDefault="000F181B" w:rsidP="002C59D3">
            <w:pPr>
              <w:spacing w:after="160" w:line="259" w:lineRule="auto"/>
              <w:rPr>
                <w:ins w:id="58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5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ins w:id="5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มีช่องว่าง</w:t>
              </w:r>
            </w:ins>
          </w:p>
        </w:tc>
        <w:tc>
          <w:tcPr>
            <w:tcW w:w="999" w:type="pct"/>
            <w:vAlign w:val="center"/>
          </w:tcPr>
          <w:p w14:paraId="6928867D" w14:textId="77777777" w:rsidR="000F181B" w:rsidRPr="009F59E1" w:rsidRDefault="000F181B" w:rsidP="002C59D3">
            <w:pPr>
              <w:spacing w:after="160" w:line="259" w:lineRule="auto"/>
              <w:rPr>
                <w:ins w:id="589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990" w:type="pct"/>
            <w:vAlign w:val="center"/>
          </w:tcPr>
          <w:p w14:paraId="52BC6770" w14:textId="77777777" w:rsidR="000F181B" w:rsidRPr="009F59E1" w:rsidRDefault="000F181B" w:rsidP="002C59D3">
            <w:pPr>
              <w:spacing w:after="160" w:line="259" w:lineRule="auto"/>
              <w:rPr>
                <w:ins w:id="59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43" w:type="pct"/>
            <w:vAlign w:val="center"/>
          </w:tcPr>
          <w:p w14:paraId="20D92176" w14:textId="77777777" w:rsidR="000F181B" w:rsidRPr="009F59E1" w:rsidRDefault="000F181B" w:rsidP="002C59D3">
            <w:pPr>
              <w:spacing w:after="160" w:line="259" w:lineRule="auto"/>
              <w:rPr>
                <w:ins w:id="59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43" w:type="pct"/>
            <w:vAlign w:val="center"/>
          </w:tcPr>
          <w:p w14:paraId="44E56350" w14:textId="77777777" w:rsidR="000F181B" w:rsidRPr="009F59E1" w:rsidRDefault="000F181B" w:rsidP="002C59D3">
            <w:pPr>
              <w:spacing w:after="160" w:line="259" w:lineRule="auto"/>
              <w:rPr>
                <w:ins w:id="592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0F181B" w:rsidRPr="009F59E1" w14:paraId="752E1B68" w14:textId="77777777" w:rsidTr="00B07474">
        <w:trPr>
          <w:ins w:id="593" w:author="วันวิสา ประดิษฐอุกฤษฎ์" w:date="2021-10-11T19:31:00Z"/>
        </w:trPr>
        <w:tc>
          <w:tcPr>
            <w:tcW w:w="614" w:type="pct"/>
            <w:vAlign w:val="center"/>
          </w:tcPr>
          <w:p w14:paraId="748C4D2B" w14:textId="77777777" w:rsidR="000F181B" w:rsidRPr="009F59E1" w:rsidRDefault="000F181B" w:rsidP="002C59D3">
            <w:pPr>
              <w:spacing w:after="160" w:line="259" w:lineRule="auto"/>
              <w:rPr>
                <w:ins w:id="59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5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ขนาด</w:t>
              </w:r>
            </w:ins>
          </w:p>
        </w:tc>
        <w:tc>
          <w:tcPr>
            <w:tcW w:w="1311" w:type="pct"/>
            <w:vAlign w:val="center"/>
          </w:tcPr>
          <w:p w14:paraId="45797311" w14:textId="716CE47A" w:rsidR="000F181B" w:rsidRPr="009F59E1" w:rsidRDefault="000F181B" w:rsidP="002C59D3">
            <w:pPr>
              <w:spacing w:after="160" w:line="259" w:lineRule="auto"/>
              <w:rPr>
                <w:ins w:id="59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5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11</w:t>
            </w:r>
            <w:ins w:id="5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="00F33D10">
              <w:rPr>
                <w:rFonts w:ascii="TH SarabunPSK" w:hAnsi="TH SarabunPSK" w:cs="TH SarabunPSK"/>
              </w:rPr>
              <w:t>–</w:t>
            </w:r>
            <w:ins w:id="5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ต้องมีความยาว</w:t>
              </w:r>
            </w:ins>
            <w:r w:rsidR="00F33D10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F33D10" w:rsidRPr="009F59E1">
              <w:rPr>
                <w:rFonts w:ascii="TH SarabunPSK" w:hAnsi="TH SarabunPSK" w:cs="TH SarabunPSK" w:hint="cs"/>
              </w:rPr>
              <w:t>2</w:t>
            </w:r>
            <w:r w:rsidR="00F33D10"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ตัวอักษรและไม่เกิน </w:t>
            </w:r>
            <w:r w:rsidR="00F33D10"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r w:rsidR="00F33D10"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</w:t>
            </w:r>
          </w:p>
        </w:tc>
        <w:tc>
          <w:tcPr>
            <w:tcW w:w="999" w:type="pct"/>
            <w:vAlign w:val="center"/>
          </w:tcPr>
          <w:p w14:paraId="5F40242C" w14:textId="4DB7AAF4" w:rsidR="000F181B" w:rsidRPr="009F59E1" w:rsidRDefault="000F181B" w:rsidP="002C59D3">
            <w:pPr>
              <w:spacing w:after="160" w:line="259" w:lineRule="auto"/>
              <w:rPr>
                <w:ins w:id="60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6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11</w:t>
            </w:r>
            <w:ins w:id="6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.1 -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มีความยาวตัวอักษรน้อยกว่า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ins w:id="6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990" w:type="pct"/>
            <w:vAlign w:val="center"/>
          </w:tcPr>
          <w:p w14:paraId="3AB89363" w14:textId="77C23970" w:rsidR="000F181B" w:rsidRPr="009F59E1" w:rsidRDefault="000F181B" w:rsidP="002C59D3">
            <w:pPr>
              <w:spacing w:after="160" w:line="259" w:lineRule="auto"/>
              <w:rPr>
                <w:ins w:id="604" w:author="วันวิสา ประดิษฐอุกฤษฎ์" w:date="2021-10-11T19:31:00Z"/>
                <w:rFonts w:ascii="TH SarabunPSK" w:hAnsi="TH SarabunPSK" w:cs="TH SarabunPSK"/>
              </w:rPr>
            </w:pPr>
            <w:ins w:id="6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11</w:t>
            </w:r>
            <w:ins w:id="60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.2 -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มีความยาวตัวอักษรมากกว่า </w:t>
              </w:r>
            </w:ins>
            <w:r w:rsidR="008B1A9A">
              <w:rPr>
                <w:rFonts w:ascii="TH SarabunPSK" w:hAnsi="TH SarabunPSK" w:cs="TH SarabunPSK" w:hint="cs"/>
                <w:cs/>
                <w:lang w:bidi="th-TH"/>
              </w:rPr>
              <w:t xml:space="preserve">100 </w:t>
            </w:r>
            <w:ins w:id="6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543" w:type="pct"/>
            <w:vAlign w:val="center"/>
          </w:tcPr>
          <w:p w14:paraId="55FB09EA" w14:textId="4A897313" w:rsidR="000F181B" w:rsidRDefault="000F181B" w:rsidP="002C59D3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6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6C44E7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6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 w:rsidR="008B1A9A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ins w:id="61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7086E3BC" w14:textId="068F4178" w:rsidR="008B1A9A" w:rsidRPr="009F59E1" w:rsidRDefault="008B1A9A" w:rsidP="002C59D3">
            <w:pPr>
              <w:spacing w:after="160" w:line="259" w:lineRule="auto"/>
              <w:rPr>
                <w:ins w:id="611" w:author="วันวิสา ประดิษฐอุกฤษฎ์" w:date="2021-10-11T19:31:00Z"/>
                <w:rFonts w:ascii="TH SarabunPSK" w:hAnsi="TH SarabunPSK" w:cs="TH SarabunPSK"/>
              </w:rPr>
            </w:pPr>
            <w:ins w:id="6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6C44E7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ins w:id="6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6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036CB4E2" w14:textId="5B7FE5FC" w:rsidR="000F181B" w:rsidRDefault="000F181B" w:rsidP="002C59D3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6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6C44E7">
              <w:rPr>
                <w:rFonts w:ascii="TH SarabunPSK" w:hAnsi="TH SarabunPSK" w:cs="TH SarabunPSK" w:hint="cs"/>
                <w:cs/>
                <w:lang w:bidi="th-TH"/>
              </w:rPr>
              <w:t>11</w:t>
            </w:r>
            <w:ins w:id="6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6C44E7">
              <w:rPr>
                <w:rFonts w:ascii="TH SarabunPSK" w:hAnsi="TH SarabunPSK" w:cs="TH SarabunPSK" w:hint="cs"/>
                <w:cs/>
                <w:lang w:bidi="th-TH"/>
              </w:rPr>
              <w:t>99</w:t>
            </w:r>
            <w:ins w:id="6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  <w:p w14:paraId="1AB844C1" w14:textId="20A4CB7D" w:rsidR="008B1A9A" w:rsidRPr="009F59E1" w:rsidRDefault="008B1A9A" w:rsidP="002C59D3">
            <w:pPr>
              <w:spacing w:after="160" w:line="259" w:lineRule="auto"/>
              <w:rPr>
                <w:ins w:id="618" w:author="วันวิสา ประดิษฐอุกฤษฎ์" w:date="2021-10-11T19:31:00Z"/>
                <w:rFonts w:ascii="TH SarabunPSK" w:hAnsi="TH SarabunPSK" w:cs="TH SarabunPSK"/>
              </w:rPr>
            </w:pPr>
            <w:ins w:id="6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6C44E7"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ins w:id="6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="006C44E7"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ins w:id="6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543" w:type="pct"/>
            <w:vAlign w:val="center"/>
          </w:tcPr>
          <w:p w14:paraId="2A32656C" w14:textId="2F23D185" w:rsidR="000F181B" w:rsidRPr="009F59E1" w:rsidRDefault="000F181B" w:rsidP="002C59D3">
            <w:pPr>
              <w:spacing w:after="160" w:line="259" w:lineRule="auto"/>
              <w:rPr>
                <w:ins w:id="622" w:author="วันวิสา ประดิษฐอุกฤษฎ์" w:date="2021-10-11T19:31:00Z"/>
                <w:rFonts w:ascii="TH SarabunPSK" w:hAnsi="TH SarabunPSK" w:cs="TH SarabunPSK"/>
              </w:rPr>
            </w:pPr>
            <w:ins w:id="6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="006C44E7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ins w:id="6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1</w:t>
            </w:r>
            <w:ins w:id="6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  <w:p w14:paraId="6A69BABF" w14:textId="0C299C35" w:rsidR="000F181B" w:rsidRPr="009F59E1" w:rsidRDefault="000F181B" w:rsidP="002C59D3">
            <w:pPr>
              <w:spacing w:after="160" w:line="259" w:lineRule="auto"/>
              <w:rPr>
                <w:ins w:id="626" w:author="วันวิสา ประดิษฐอุกฤษฎ์" w:date="2021-10-11T19:31:00Z"/>
                <w:rFonts w:ascii="TH SarabunPSK" w:hAnsi="TH SarabunPSK" w:cs="TH SarabunPSK"/>
              </w:rPr>
            </w:pPr>
            <w:ins w:id="6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6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6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="008B1A9A">
              <w:rPr>
                <w:rFonts w:ascii="TH SarabunPSK" w:hAnsi="TH SarabunPSK" w:cs="TH SarabunPSK" w:hint="cs"/>
                <w:cs/>
                <w:lang w:bidi="th-TH"/>
              </w:rPr>
              <w:t>101</w:t>
            </w:r>
            <w:ins w:id="6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</w:tr>
      <w:tr w:rsidR="000F181B" w:rsidRPr="009F59E1" w14:paraId="79346C5D" w14:textId="77777777" w:rsidTr="00B07474">
        <w:trPr>
          <w:ins w:id="631" w:author="วันวิสา ประดิษฐอุกฤษฎ์" w:date="2021-10-11T19:31:00Z"/>
        </w:trPr>
        <w:tc>
          <w:tcPr>
            <w:tcW w:w="614" w:type="pct"/>
            <w:vAlign w:val="center"/>
          </w:tcPr>
          <w:p w14:paraId="04DE65D0" w14:textId="77777777" w:rsidR="000F181B" w:rsidRPr="009F59E1" w:rsidRDefault="000F181B" w:rsidP="002C59D3">
            <w:pPr>
              <w:spacing w:after="160" w:line="259" w:lineRule="auto"/>
              <w:rPr>
                <w:ins w:id="63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6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ค่าว่าง</w:t>
              </w:r>
            </w:ins>
          </w:p>
        </w:tc>
        <w:tc>
          <w:tcPr>
            <w:tcW w:w="1311" w:type="pct"/>
            <w:vAlign w:val="center"/>
          </w:tcPr>
          <w:p w14:paraId="62F487F2" w14:textId="6AFFF235" w:rsidR="000F181B" w:rsidRPr="009F59E1" w:rsidRDefault="000F181B" w:rsidP="002C59D3">
            <w:pPr>
              <w:spacing w:after="160" w:line="259" w:lineRule="auto"/>
              <w:rPr>
                <w:ins w:id="63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63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ins w:id="6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ต้องไม่เป็นค่าว่าง</w:t>
              </w:r>
            </w:ins>
          </w:p>
        </w:tc>
        <w:tc>
          <w:tcPr>
            <w:tcW w:w="999" w:type="pct"/>
            <w:vAlign w:val="center"/>
          </w:tcPr>
          <w:p w14:paraId="5A102F45" w14:textId="3747FCD6" w:rsidR="000F181B" w:rsidRPr="009F59E1" w:rsidRDefault="000F181B" w:rsidP="002C59D3">
            <w:pPr>
              <w:spacing w:after="160" w:line="259" w:lineRule="auto"/>
              <w:rPr>
                <w:ins w:id="63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6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ins w:id="6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990" w:type="pct"/>
            <w:vAlign w:val="center"/>
          </w:tcPr>
          <w:p w14:paraId="39F25A89" w14:textId="77777777" w:rsidR="000F181B" w:rsidRPr="009F59E1" w:rsidRDefault="000F181B" w:rsidP="002C59D3">
            <w:pPr>
              <w:spacing w:after="160" w:line="259" w:lineRule="auto"/>
              <w:rPr>
                <w:ins w:id="64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543" w:type="pct"/>
            <w:vAlign w:val="center"/>
          </w:tcPr>
          <w:p w14:paraId="218805E6" w14:textId="77777777" w:rsidR="000F181B" w:rsidRPr="009F59E1" w:rsidRDefault="000F181B" w:rsidP="002C59D3">
            <w:pPr>
              <w:spacing w:after="160" w:line="259" w:lineRule="auto"/>
              <w:rPr>
                <w:ins w:id="64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543" w:type="pct"/>
            <w:vAlign w:val="center"/>
          </w:tcPr>
          <w:p w14:paraId="7A571102" w14:textId="77777777" w:rsidR="000F181B" w:rsidRPr="009F59E1" w:rsidRDefault="000F181B" w:rsidP="002C59D3">
            <w:pPr>
              <w:spacing w:after="160" w:line="259" w:lineRule="auto"/>
              <w:rPr>
                <w:ins w:id="64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</w:tr>
    </w:tbl>
    <w:p w14:paraId="6F2B00EF" w14:textId="6C7173A6" w:rsidR="00591491" w:rsidRPr="009F59E1" w:rsidRDefault="00591491" w:rsidP="00591491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0F181B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แสดงข้อมูลของการทดสอบชื่อ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0F181B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88"/>
        <w:gridCol w:w="1869"/>
        <w:gridCol w:w="5244"/>
        <w:gridCol w:w="1441"/>
      </w:tblGrid>
      <w:tr w:rsidR="000F181B" w:rsidRPr="009F59E1" w14:paraId="67F9E142" w14:textId="77777777" w:rsidTr="00B07474">
        <w:trPr>
          <w:jc w:val="center"/>
          <w:ins w:id="643" w:author="วันวิสา ประดิษฐอุกฤษฎ์" w:date="2021-10-11T19:31:00Z"/>
        </w:trPr>
        <w:tc>
          <w:tcPr>
            <w:tcW w:w="271" w:type="pct"/>
            <w:shd w:val="clear" w:color="auto" w:fill="D0CECE" w:themeFill="background2" w:themeFillShade="E6"/>
          </w:tcPr>
          <w:p w14:paraId="4817BAD6" w14:textId="77777777" w:rsidR="000F181B" w:rsidRPr="009F59E1" w:rsidRDefault="000F181B" w:rsidP="00F5461B">
            <w:pPr>
              <w:spacing w:after="160" w:line="259" w:lineRule="auto"/>
              <w:rPr>
                <w:ins w:id="64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64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045" w:type="pct"/>
            <w:shd w:val="clear" w:color="auto" w:fill="D0CECE" w:themeFill="background2" w:themeFillShade="E6"/>
          </w:tcPr>
          <w:p w14:paraId="51678719" w14:textId="77777777" w:rsidR="000F181B" w:rsidRPr="009F59E1" w:rsidRDefault="000F181B" w:rsidP="00F5461B">
            <w:pPr>
              <w:spacing w:after="160" w:line="259" w:lineRule="auto"/>
              <w:rPr>
                <w:ins w:id="64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6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2871" w:type="pct"/>
            <w:shd w:val="clear" w:color="auto" w:fill="D0CECE" w:themeFill="background2" w:themeFillShade="E6"/>
          </w:tcPr>
          <w:p w14:paraId="0BB69E61" w14:textId="77777777" w:rsidR="000F181B" w:rsidRPr="009F59E1" w:rsidRDefault="000F181B" w:rsidP="00F5461B">
            <w:pPr>
              <w:spacing w:after="160" w:line="259" w:lineRule="auto"/>
              <w:rPr>
                <w:ins w:id="64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6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814" w:type="pct"/>
            <w:shd w:val="clear" w:color="auto" w:fill="D0CECE" w:themeFill="background2" w:themeFillShade="E6"/>
          </w:tcPr>
          <w:p w14:paraId="77E6AFF9" w14:textId="77777777" w:rsidR="000F181B" w:rsidRPr="009F59E1" w:rsidRDefault="000F181B" w:rsidP="00F5461B">
            <w:pPr>
              <w:spacing w:after="160" w:line="259" w:lineRule="auto"/>
              <w:rPr>
                <w:ins w:id="65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6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0F181B" w:rsidRPr="009F59E1" w14:paraId="1F27229C" w14:textId="77777777" w:rsidTr="00B07474">
        <w:trPr>
          <w:jc w:val="center"/>
          <w:ins w:id="652" w:author="วันวิสา ประดิษฐอุกฤษฎ์" w:date="2021-10-11T19:31:00Z"/>
        </w:trPr>
        <w:tc>
          <w:tcPr>
            <w:tcW w:w="271" w:type="pct"/>
          </w:tcPr>
          <w:p w14:paraId="7843A047" w14:textId="7DF6DADF" w:rsidR="000F181B" w:rsidRPr="009F59E1" w:rsidRDefault="00CE235D" w:rsidP="00F5461B">
            <w:pPr>
              <w:spacing w:after="160" w:line="259" w:lineRule="auto"/>
              <w:rPr>
                <w:ins w:id="653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</w:t>
            </w:r>
          </w:p>
        </w:tc>
        <w:tc>
          <w:tcPr>
            <w:tcW w:w="1045" w:type="pct"/>
          </w:tcPr>
          <w:p w14:paraId="5568B4EF" w14:textId="4FF5F253" w:rsidR="000F181B" w:rsidRPr="009F59E1" w:rsidRDefault="000F181B" w:rsidP="00F5461B">
            <w:pPr>
              <w:spacing w:after="160" w:line="259" w:lineRule="auto"/>
              <w:rPr>
                <w:ins w:id="654" w:author="วันวิสา ประดิษฐอุกฤษฎ์" w:date="2021-10-11T19:31:00Z"/>
                <w:rFonts w:ascii="TH SarabunPSK" w:hAnsi="TH SarabunPSK" w:cs="TH SarabunPSK"/>
              </w:rPr>
            </w:pPr>
            <w:ins w:id="6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65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เป็นตัวอักษรไทยหรือภาษาอังกฤษ</w:t>
            </w:r>
          </w:p>
        </w:tc>
        <w:tc>
          <w:tcPr>
            <w:tcW w:w="2871" w:type="pct"/>
          </w:tcPr>
          <w:p w14:paraId="2CF21974" w14:textId="77777777" w:rsidR="000F181B" w:rsidRPr="009F59E1" w:rsidRDefault="000F181B" w:rsidP="00F5461B">
            <w:pPr>
              <w:spacing w:after="160" w:line="259" w:lineRule="auto"/>
              <w:rPr>
                <w:ins w:id="65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มานะ ใจดี</w:t>
            </w:r>
          </w:p>
        </w:tc>
        <w:tc>
          <w:tcPr>
            <w:tcW w:w="814" w:type="pct"/>
          </w:tcPr>
          <w:p w14:paraId="5EC74ECE" w14:textId="77777777" w:rsidR="000F181B" w:rsidRPr="009F59E1" w:rsidRDefault="000F181B" w:rsidP="00F5461B">
            <w:pPr>
              <w:spacing w:after="160" w:line="259" w:lineRule="auto"/>
              <w:rPr>
                <w:ins w:id="65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0F181B" w:rsidRPr="009F59E1" w14:paraId="04231C48" w14:textId="77777777" w:rsidTr="00B07474">
        <w:trPr>
          <w:jc w:val="center"/>
        </w:trPr>
        <w:tc>
          <w:tcPr>
            <w:tcW w:w="271" w:type="pct"/>
          </w:tcPr>
          <w:p w14:paraId="3B67721F" w14:textId="28863086" w:rsidR="000F181B" w:rsidRPr="009F59E1" w:rsidRDefault="00CE235D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</w:t>
            </w:r>
          </w:p>
        </w:tc>
        <w:tc>
          <w:tcPr>
            <w:tcW w:w="1045" w:type="pct"/>
          </w:tcPr>
          <w:p w14:paraId="0A91D2A0" w14:textId="4BA82890" w:rsidR="000F181B" w:rsidRPr="009F59E1" w:rsidRDefault="000F181B" w:rsidP="00F5461B">
            <w:pPr>
              <w:rPr>
                <w:rFonts w:ascii="TH SarabunPSK" w:hAnsi="TH SarabunPSK" w:cs="TH SarabunPSK"/>
              </w:rPr>
            </w:pPr>
            <w:ins w:id="6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6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เป็นตัวอักษรไทยหรือภาษาอังกฤษ</w:t>
            </w:r>
          </w:p>
        </w:tc>
        <w:tc>
          <w:tcPr>
            <w:tcW w:w="2871" w:type="pct"/>
          </w:tcPr>
          <w:p w14:paraId="174A02EB" w14:textId="77777777" w:rsidR="000F181B" w:rsidRPr="009F59E1" w:rsidRDefault="000F181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Mana Jaidee</w:t>
            </w:r>
          </w:p>
        </w:tc>
        <w:tc>
          <w:tcPr>
            <w:tcW w:w="814" w:type="pct"/>
          </w:tcPr>
          <w:p w14:paraId="0D5EAD18" w14:textId="77777777" w:rsidR="000F181B" w:rsidRPr="009F59E1" w:rsidRDefault="000F181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0F181B" w:rsidRPr="009F59E1" w14:paraId="53ABE24C" w14:textId="77777777" w:rsidTr="00B07474">
        <w:trPr>
          <w:jc w:val="center"/>
          <w:ins w:id="661" w:author="วันวิสา ประดิษฐอุกฤษฎ์" w:date="2021-10-11T19:31:00Z"/>
        </w:trPr>
        <w:tc>
          <w:tcPr>
            <w:tcW w:w="271" w:type="pct"/>
          </w:tcPr>
          <w:p w14:paraId="5200B03A" w14:textId="0BD82143" w:rsidR="000F181B" w:rsidRPr="009F59E1" w:rsidRDefault="00CE235D" w:rsidP="00F5461B">
            <w:pPr>
              <w:spacing w:after="160" w:line="259" w:lineRule="auto"/>
              <w:rPr>
                <w:ins w:id="66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</w:t>
            </w:r>
          </w:p>
        </w:tc>
        <w:tc>
          <w:tcPr>
            <w:tcW w:w="1045" w:type="pct"/>
          </w:tcPr>
          <w:p w14:paraId="7F757224" w14:textId="760AF843" w:rsidR="000F181B" w:rsidRPr="009F59E1" w:rsidRDefault="000F181B" w:rsidP="00F5461B">
            <w:pPr>
              <w:spacing w:after="160" w:line="259" w:lineRule="auto"/>
              <w:rPr>
                <w:ins w:id="663" w:author="วันวิสา ประดิษฐอุกฤษฎ์" w:date="2021-10-11T19:31:00Z"/>
                <w:rFonts w:ascii="TH SarabunPSK" w:hAnsi="TH SarabunPSK" w:cs="TH SarabunPSK"/>
              </w:rPr>
            </w:pPr>
            <w:ins w:id="66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EF1BBA"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6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6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มี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ตัวเลข ตัวอักษรภาษาอื่นๆ หรือ</w:t>
            </w:r>
            <w:ins w:id="6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ตัวอักษรพิเศษ</w:t>
              </w:r>
            </w:ins>
          </w:p>
        </w:tc>
        <w:tc>
          <w:tcPr>
            <w:tcW w:w="2871" w:type="pct"/>
          </w:tcPr>
          <w:p w14:paraId="57A8BD72" w14:textId="77777777" w:rsidR="000F181B" w:rsidRPr="009F59E1" w:rsidRDefault="000F181B" w:rsidP="00F5461B">
            <w:pPr>
              <w:spacing w:after="160" w:line="259" w:lineRule="auto"/>
              <w:rPr>
                <w:ins w:id="668" w:author="วันวิสา ประดิษฐอุกฤษฎ์" w:date="2021-10-11T19:31:00Z"/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@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มานะ ใจดี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11</w:t>
            </w:r>
          </w:p>
        </w:tc>
        <w:tc>
          <w:tcPr>
            <w:tcW w:w="814" w:type="pct"/>
          </w:tcPr>
          <w:p w14:paraId="7F78ADAE" w14:textId="77777777" w:rsidR="000F181B" w:rsidRPr="009F59E1" w:rsidRDefault="000F181B" w:rsidP="00F5461B">
            <w:pPr>
              <w:spacing w:after="160" w:line="259" w:lineRule="auto"/>
              <w:rPr>
                <w:ins w:id="66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กรุณากรอกชื่อใหม่อีกครั้ง</w:t>
            </w:r>
          </w:p>
        </w:tc>
      </w:tr>
      <w:tr w:rsidR="000F181B" w:rsidRPr="009F59E1" w14:paraId="014262C6" w14:textId="77777777" w:rsidTr="00B07474">
        <w:trPr>
          <w:jc w:val="center"/>
        </w:trPr>
        <w:tc>
          <w:tcPr>
            <w:tcW w:w="271" w:type="pct"/>
          </w:tcPr>
          <w:p w14:paraId="041561A5" w14:textId="5040A1F0" w:rsidR="000F181B" w:rsidRPr="009F59E1" w:rsidRDefault="00CE235D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</w:t>
            </w:r>
          </w:p>
        </w:tc>
        <w:tc>
          <w:tcPr>
            <w:tcW w:w="1045" w:type="pct"/>
          </w:tcPr>
          <w:p w14:paraId="434F96DC" w14:textId="22E045B8" w:rsidR="000F181B" w:rsidRPr="009F59E1" w:rsidRDefault="006C44E7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67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67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ins w:id="6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2871" w:type="pct"/>
          </w:tcPr>
          <w:p w14:paraId="5F5B5E4C" w14:textId="77777777" w:rsidR="000F181B" w:rsidRPr="009F59E1" w:rsidRDefault="000F181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ดำ</w:t>
            </w:r>
          </w:p>
        </w:tc>
        <w:tc>
          <w:tcPr>
            <w:tcW w:w="814" w:type="pct"/>
          </w:tcPr>
          <w:p w14:paraId="4F3D646C" w14:textId="77777777" w:rsidR="000F181B" w:rsidRPr="009F59E1" w:rsidRDefault="000F181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0F181B" w:rsidRPr="009F59E1" w14:paraId="1D0E0D8A" w14:textId="77777777" w:rsidTr="00B07474">
        <w:trPr>
          <w:jc w:val="center"/>
        </w:trPr>
        <w:tc>
          <w:tcPr>
            <w:tcW w:w="271" w:type="pct"/>
          </w:tcPr>
          <w:p w14:paraId="6AD3E9BE" w14:textId="173C883F" w:rsidR="000F181B" w:rsidRPr="009F59E1" w:rsidRDefault="00CE235D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26</w:t>
            </w:r>
          </w:p>
        </w:tc>
        <w:tc>
          <w:tcPr>
            <w:tcW w:w="1045" w:type="pct"/>
          </w:tcPr>
          <w:p w14:paraId="5EBB177B" w14:textId="583B737B" w:rsidR="000F181B" w:rsidRPr="009F59E1" w:rsidRDefault="006C44E7" w:rsidP="006C44E7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6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ins w:id="6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6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2871" w:type="pct"/>
          </w:tcPr>
          <w:p w14:paraId="4A80BFFF" w14:textId="77777777" w:rsidR="000F181B" w:rsidRPr="009F59E1" w:rsidRDefault="000F181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แดง</w:t>
            </w:r>
          </w:p>
        </w:tc>
        <w:tc>
          <w:tcPr>
            <w:tcW w:w="814" w:type="pct"/>
          </w:tcPr>
          <w:p w14:paraId="48526C35" w14:textId="77777777" w:rsidR="000F181B" w:rsidRPr="009F59E1" w:rsidRDefault="000F181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0F181B" w:rsidRPr="009F59E1" w14:paraId="4D38A040" w14:textId="77777777" w:rsidTr="00B07474">
        <w:trPr>
          <w:jc w:val="center"/>
        </w:trPr>
        <w:tc>
          <w:tcPr>
            <w:tcW w:w="271" w:type="pct"/>
          </w:tcPr>
          <w:p w14:paraId="3F2A2A45" w14:textId="2518BEAE" w:rsidR="000F181B" w:rsidRPr="009F59E1" w:rsidRDefault="00CE235D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27</w:t>
            </w:r>
          </w:p>
        </w:tc>
        <w:tc>
          <w:tcPr>
            <w:tcW w:w="1045" w:type="pct"/>
          </w:tcPr>
          <w:p w14:paraId="4FA46950" w14:textId="0855E616" w:rsidR="000F181B" w:rsidRPr="009F59E1" w:rsidRDefault="006C44E7" w:rsidP="006C44E7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6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11</w:t>
            </w:r>
            <w:ins w:id="6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99</w:t>
            </w:r>
            <w:ins w:id="6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</w:tc>
        <w:tc>
          <w:tcPr>
            <w:tcW w:w="2871" w:type="pct"/>
          </w:tcPr>
          <w:p w14:paraId="71691081" w14:textId="5D15B6EC" w:rsidR="000F181B" w:rsidRPr="009F59E1" w:rsidRDefault="00CE235D" w:rsidP="00F5461B">
            <w:pPr>
              <w:rPr>
                <w:rFonts w:ascii="TH SarabunPSK" w:hAnsi="TH SarabunPSK" w:cs="TH SarabunPSK"/>
              </w:rPr>
            </w:pPr>
            <w:r w:rsidRPr="00CE235D">
              <w:rPr>
                <w:rFonts w:ascii="TH SarabunPSK" w:hAnsi="TH SarabunPSK" w:cs="TH SarabunPSK"/>
                <w:cs/>
                <w:lang w:bidi="th-TH"/>
              </w:rPr>
              <w:t>เจนจิรา เลิศรัตนโสภาพิบูรณ์ชัยศรีรัตน์ศิริกุลศุลกากรสุริญะกานต์อัญมณีแห่งฉัตรพิทักษ์ไพศาลไพศาลไพศาล</w:t>
            </w:r>
          </w:p>
        </w:tc>
        <w:tc>
          <w:tcPr>
            <w:tcW w:w="814" w:type="pct"/>
          </w:tcPr>
          <w:p w14:paraId="66AB1B06" w14:textId="77777777" w:rsidR="000F181B" w:rsidRPr="009F59E1" w:rsidRDefault="000F181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0F181B" w:rsidRPr="009F59E1" w14:paraId="6A06251D" w14:textId="77777777" w:rsidTr="00B07474">
        <w:trPr>
          <w:jc w:val="center"/>
        </w:trPr>
        <w:tc>
          <w:tcPr>
            <w:tcW w:w="271" w:type="pct"/>
          </w:tcPr>
          <w:p w14:paraId="1068A6BF" w14:textId="62C131AC" w:rsidR="000F181B" w:rsidRPr="009F59E1" w:rsidRDefault="00CE235D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28</w:t>
            </w:r>
          </w:p>
        </w:tc>
        <w:tc>
          <w:tcPr>
            <w:tcW w:w="1045" w:type="pct"/>
          </w:tcPr>
          <w:p w14:paraId="19D1ABA8" w14:textId="10BAD5E7" w:rsidR="000F181B" w:rsidRPr="009F59E1" w:rsidRDefault="006C44E7" w:rsidP="00F5461B">
            <w:pPr>
              <w:rPr>
                <w:rFonts w:ascii="TH SarabunPSK" w:hAnsi="TH SarabunPSK" w:cs="TH SarabunPSK"/>
              </w:rPr>
            </w:pPr>
            <w:ins w:id="6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ins w:id="6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ins w:id="68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2871" w:type="pct"/>
          </w:tcPr>
          <w:p w14:paraId="1BB2FD56" w14:textId="4A2875D8" w:rsidR="000F181B" w:rsidRPr="009F59E1" w:rsidRDefault="00CE235D" w:rsidP="00F5461B">
            <w:pPr>
              <w:rPr>
                <w:rFonts w:ascii="TH SarabunPSK" w:hAnsi="TH SarabunPSK" w:cs="TH SarabunPSK"/>
              </w:rPr>
            </w:pPr>
            <w:r w:rsidRPr="00CE235D">
              <w:rPr>
                <w:rFonts w:ascii="TH SarabunPSK" w:hAnsi="TH SarabunPSK" w:cs="TH SarabunPSK"/>
                <w:cs/>
                <w:lang w:bidi="th-TH"/>
              </w:rPr>
              <w:t>เจนจิรา เลิศรัตนโสภาพิบูรณ์ชัยศรีรัตน์ศิริกุลศุลกากรสุริญะกานต์อัญมณีแห่งฉัตรพิทักษ์ไพศาลไพศาลไพศาล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ล</w:t>
            </w:r>
          </w:p>
        </w:tc>
        <w:tc>
          <w:tcPr>
            <w:tcW w:w="814" w:type="pct"/>
          </w:tcPr>
          <w:p w14:paraId="3CAD93A6" w14:textId="77777777" w:rsidR="000F181B" w:rsidRPr="009F59E1" w:rsidRDefault="000F181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0F181B" w:rsidRPr="009F59E1" w14:paraId="6EB1AA4C" w14:textId="77777777" w:rsidTr="00B07474">
        <w:trPr>
          <w:jc w:val="center"/>
          <w:ins w:id="682" w:author="วันวิสา ประดิษฐอุกฤษฎ์" w:date="2021-10-11T19:31:00Z"/>
        </w:trPr>
        <w:tc>
          <w:tcPr>
            <w:tcW w:w="271" w:type="pct"/>
          </w:tcPr>
          <w:p w14:paraId="08CAB343" w14:textId="724166D5" w:rsidR="000F181B" w:rsidRPr="009F59E1" w:rsidRDefault="00CE235D" w:rsidP="00F5461B">
            <w:pPr>
              <w:spacing w:after="160" w:line="259" w:lineRule="auto"/>
              <w:rPr>
                <w:ins w:id="683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29</w:t>
            </w:r>
          </w:p>
        </w:tc>
        <w:tc>
          <w:tcPr>
            <w:tcW w:w="1045" w:type="pct"/>
          </w:tcPr>
          <w:p w14:paraId="634BD021" w14:textId="1D6A92B1" w:rsidR="000F181B" w:rsidRPr="009F59E1" w:rsidRDefault="006C44E7" w:rsidP="00F5461B">
            <w:pPr>
              <w:spacing w:after="160" w:line="259" w:lineRule="auto"/>
              <w:rPr>
                <w:ins w:id="684" w:author="วันวิสา ประดิษฐอุกฤษฎ์" w:date="2021-10-11T19:31:00Z"/>
                <w:rFonts w:ascii="TH SarabunPSK" w:hAnsi="TH SarabunPSK" w:cs="TH SarabunPSK"/>
              </w:rPr>
            </w:pPr>
            <w:ins w:id="68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ins w:id="68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1</w:t>
            </w:r>
            <w:ins w:id="6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</w:tc>
        <w:tc>
          <w:tcPr>
            <w:tcW w:w="2871" w:type="pct"/>
          </w:tcPr>
          <w:p w14:paraId="6E7C6411" w14:textId="77777777" w:rsidR="000F181B" w:rsidRPr="009F59E1" w:rsidRDefault="000F181B" w:rsidP="00F5461B">
            <w:pPr>
              <w:spacing w:after="160" w:line="259" w:lineRule="auto"/>
              <w:rPr>
                <w:ins w:id="68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ก</w:t>
            </w:r>
          </w:p>
        </w:tc>
        <w:tc>
          <w:tcPr>
            <w:tcW w:w="814" w:type="pct"/>
          </w:tcPr>
          <w:p w14:paraId="3517D776" w14:textId="77777777" w:rsidR="000F181B" w:rsidRPr="009F59E1" w:rsidRDefault="000F181B" w:rsidP="00F5461B">
            <w:pPr>
              <w:spacing w:after="160" w:line="259" w:lineRule="auto"/>
              <w:rPr>
                <w:ins w:id="68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กรุณากรอกชื่อใหม่อีกครั้ง</w:t>
            </w:r>
          </w:p>
        </w:tc>
      </w:tr>
      <w:tr w:rsidR="000F181B" w:rsidRPr="009F59E1" w14:paraId="6FD4CF7B" w14:textId="77777777" w:rsidTr="00B07474">
        <w:trPr>
          <w:jc w:val="center"/>
          <w:ins w:id="690" w:author="วันวิสา ประดิษฐอุกฤษฎ์" w:date="2021-10-11T19:31:00Z"/>
        </w:trPr>
        <w:tc>
          <w:tcPr>
            <w:tcW w:w="271" w:type="pct"/>
          </w:tcPr>
          <w:p w14:paraId="30DF1D0C" w14:textId="3BDE27CF" w:rsidR="000F181B" w:rsidRPr="009F59E1" w:rsidRDefault="00CE235D" w:rsidP="00F5461B">
            <w:pPr>
              <w:spacing w:after="160" w:line="259" w:lineRule="auto"/>
              <w:rPr>
                <w:ins w:id="69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</w:p>
        </w:tc>
        <w:tc>
          <w:tcPr>
            <w:tcW w:w="1045" w:type="pct"/>
          </w:tcPr>
          <w:p w14:paraId="7A6A1D83" w14:textId="15801F6B" w:rsidR="000F181B" w:rsidRPr="009F59E1" w:rsidRDefault="006C44E7" w:rsidP="00F5461B">
            <w:pPr>
              <w:spacing w:after="160" w:line="259" w:lineRule="auto"/>
              <w:rPr>
                <w:ins w:id="69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6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6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6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101</w:t>
            </w:r>
            <w:ins w:id="6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2871" w:type="pct"/>
          </w:tcPr>
          <w:p w14:paraId="53FB27B8" w14:textId="3347E0C3" w:rsidR="000F181B" w:rsidRPr="009F59E1" w:rsidRDefault="00CE235D" w:rsidP="00F5461B">
            <w:pPr>
              <w:spacing w:after="160" w:line="259" w:lineRule="auto"/>
              <w:rPr>
                <w:ins w:id="69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CE235D">
              <w:rPr>
                <w:rFonts w:ascii="TH SarabunPSK" w:hAnsi="TH SarabunPSK" w:cs="TH SarabunPSK"/>
                <w:color w:val="FF0000"/>
                <w:cs/>
                <w:lang w:bidi="th-TH"/>
              </w:rPr>
              <w:t>เจนจิรา เลิศรัตนโสภาพิบูรณ์ชัยศรีรัตน์ศิริกุลศุลกากรสุริญะกานต์อัญมณีแห่งฉัตรพิทักษ์ไพศาลไพศาลไพศาลไพ</w:t>
            </w:r>
          </w:p>
        </w:tc>
        <w:tc>
          <w:tcPr>
            <w:tcW w:w="814" w:type="pct"/>
          </w:tcPr>
          <w:p w14:paraId="652FA4DE" w14:textId="77777777" w:rsidR="000F181B" w:rsidRPr="009F59E1" w:rsidRDefault="000F181B" w:rsidP="00F5461B">
            <w:pPr>
              <w:spacing w:after="160" w:line="259" w:lineRule="auto"/>
              <w:rPr>
                <w:ins w:id="69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กรุณากรอกชื่อใหม่อีกครั้ง</w:t>
            </w:r>
          </w:p>
        </w:tc>
      </w:tr>
      <w:tr w:rsidR="000F181B" w:rsidRPr="009F59E1" w14:paraId="1C3273BA" w14:textId="77777777" w:rsidTr="00B07474">
        <w:trPr>
          <w:jc w:val="center"/>
          <w:ins w:id="699" w:author="วันวิสา ประดิษฐอุกฤษฎ์" w:date="2021-10-11T19:31:00Z"/>
        </w:trPr>
        <w:tc>
          <w:tcPr>
            <w:tcW w:w="271" w:type="pct"/>
          </w:tcPr>
          <w:p w14:paraId="5228A508" w14:textId="19CE9921" w:rsidR="000F181B" w:rsidRPr="009F59E1" w:rsidRDefault="00CE235D" w:rsidP="00F5461B">
            <w:pPr>
              <w:spacing w:after="160" w:line="259" w:lineRule="auto"/>
              <w:rPr>
                <w:ins w:id="700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31</w:t>
            </w:r>
          </w:p>
        </w:tc>
        <w:tc>
          <w:tcPr>
            <w:tcW w:w="1045" w:type="pct"/>
          </w:tcPr>
          <w:p w14:paraId="7C500DC7" w14:textId="1F03B643" w:rsidR="000F181B" w:rsidRPr="009F59E1" w:rsidRDefault="000F181B" w:rsidP="00F5461B">
            <w:pPr>
              <w:spacing w:after="160" w:line="259" w:lineRule="auto"/>
              <w:rPr>
                <w:ins w:id="70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7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3C0BC3" w:rsidRPr="009F59E1"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ins w:id="7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2871" w:type="pct"/>
            <w:shd w:val="clear" w:color="auto" w:fill="FFFF00"/>
          </w:tcPr>
          <w:p w14:paraId="262D7E62" w14:textId="77777777" w:rsidR="000F181B" w:rsidRPr="009F59E1" w:rsidRDefault="000F181B" w:rsidP="00F5461B">
            <w:pPr>
              <w:spacing w:after="160" w:line="259" w:lineRule="auto"/>
              <w:rPr>
                <w:ins w:id="704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814" w:type="pct"/>
          </w:tcPr>
          <w:p w14:paraId="3A564F71" w14:textId="77777777" w:rsidR="000F181B" w:rsidRPr="009F59E1" w:rsidRDefault="000F181B" w:rsidP="00F5461B">
            <w:pPr>
              <w:spacing w:after="160" w:line="259" w:lineRule="auto"/>
              <w:rPr>
                <w:ins w:id="70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</w:t>
            </w:r>
          </w:p>
        </w:tc>
      </w:tr>
    </w:tbl>
    <w:p w14:paraId="0CCE2014" w14:textId="35B0CF46" w:rsidR="000F181B" w:rsidRPr="009F59E1" w:rsidRDefault="000F181B" w:rsidP="000F181B">
      <w:pPr>
        <w:rPr>
          <w:rFonts w:ascii="TH SarabunPSK" w:hAnsi="TH SarabunPSK" w:cs="TH SarabunPSK"/>
          <w:lang w:bidi="th-TH"/>
        </w:rPr>
      </w:pPr>
      <w:ins w:id="70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u w:val="single"/>
            <w:cs/>
          </w:rPr>
          <w:t>หมายเหตุ</w:t>
        </w:r>
        <w:r w:rsidRPr="009F59E1">
          <w:rPr>
            <w:rFonts w:ascii="TH SarabunPSK" w:hAnsi="TH SarabunPSK" w:cs="TH SarabunPSK" w:hint="cs"/>
            <w:b/>
            <w:bCs/>
            <w:cs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สำหรับ </w:t>
        </w:r>
        <w:r w:rsidRPr="009F59E1">
          <w:rPr>
            <w:rFonts w:ascii="TH SarabunPSK" w:hAnsi="TH SarabunPSK" w:cs="TH SarabunPSK" w:hint="cs"/>
          </w:rPr>
          <w:t>VEc</w:t>
        </w:r>
      </w:ins>
      <w:r w:rsidR="001778FD" w:rsidRPr="009F59E1">
        <w:rPr>
          <w:rFonts w:ascii="TH SarabunPSK" w:hAnsi="TH SarabunPSK" w:cs="TH SarabunPSK" w:hint="cs"/>
          <w:cs/>
          <w:lang w:bidi="th-TH"/>
        </w:rPr>
        <w:t>10</w:t>
      </w:r>
      <w:ins w:id="70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</w:t>
        </w:r>
        <w:r w:rsidRPr="009F59E1">
          <w:rPr>
            <w:rFonts w:ascii="TH SarabunPSK" w:hAnsi="TH SarabunPSK" w:cs="TH SarabunPSK" w:hint="cs"/>
          </w:rPr>
          <w:t>VEc</w:t>
        </w:r>
      </w:ins>
      <w:r w:rsidR="001778FD" w:rsidRPr="009F59E1">
        <w:rPr>
          <w:rFonts w:ascii="TH SarabunPSK" w:hAnsi="TH SarabunPSK" w:cs="TH SarabunPSK" w:hint="cs"/>
          <w:cs/>
          <w:lang w:bidi="th-TH"/>
        </w:rPr>
        <w:t>11</w:t>
      </w:r>
      <w:ins w:id="708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VEc</w:t>
        </w:r>
      </w:ins>
      <w:r w:rsidR="001778FD" w:rsidRPr="009F59E1">
        <w:rPr>
          <w:rFonts w:ascii="TH SarabunPSK" w:hAnsi="TH SarabunPSK" w:cs="TH SarabunPSK" w:hint="cs"/>
          <w:cs/>
          <w:lang w:bidi="th-TH"/>
        </w:rPr>
        <w:t>12</w:t>
      </w:r>
      <w:ins w:id="709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="00050F77"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CE235D">
        <w:rPr>
          <w:rFonts w:ascii="TH SarabunPSK" w:hAnsi="TH SarabunPSK" w:cs="TH SarabunPSK" w:hint="cs"/>
          <w:cs/>
          <w:lang w:bidi="th-TH"/>
        </w:rPr>
        <w:t>22</w:t>
      </w:r>
      <w:r w:rsidR="001778FD"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CE235D">
        <w:rPr>
          <w:rFonts w:ascii="TH SarabunPSK" w:hAnsi="TH SarabunPSK" w:cs="TH SarabunPSK" w:hint="cs"/>
          <w:cs/>
          <w:lang w:bidi="th-TH"/>
        </w:rPr>
        <w:t xml:space="preserve"> </w:t>
      </w:r>
      <w:ins w:id="710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IVEc</w:t>
        </w:r>
      </w:ins>
      <w:r w:rsidR="001778FD" w:rsidRPr="009F59E1">
        <w:rPr>
          <w:rFonts w:ascii="TH SarabunPSK" w:hAnsi="TH SarabunPSK" w:cs="TH SarabunPSK" w:hint="cs"/>
          <w:cs/>
          <w:lang w:bidi="th-TH"/>
        </w:rPr>
        <w:t>11</w:t>
      </w:r>
      <w:ins w:id="711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.1</w:t>
        </w:r>
      </w:ins>
      <w:r w:rsidRPr="009F59E1">
        <w:rPr>
          <w:rFonts w:ascii="TH SarabunPSK" w:hAnsi="TH SarabunPSK" w:cs="TH SarabunPSK" w:hint="cs"/>
        </w:rPr>
        <w:t xml:space="preserve"> </w:t>
      </w:r>
      <w:ins w:id="71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="00CE235D">
        <w:rPr>
          <w:rFonts w:ascii="TH SarabunPSK" w:hAnsi="TH SarabunPSK" w:cs="TH SarabunPSK" w:hint="cs"/>
          <w:cs/>
          <w:lang w:bidi="th-TH"/>
        </w:rPr>
        <w:t>29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และ</w:t>
      </w:r>
      <w:r w:rsidRPr="009F59E1">
        <w:rPr>
          <w:rFonts w:ascii="TH SarabunPSK" w:hAnsi="TH SarabunPSK" w:cs="TH SarabunPSK" w:hint="cs"/>
        </w:rPr>
        <w:t xml:space="preserve"> </w:t>
      </w:r>
      <w:ins w:id="713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IVEc</w:t>
        </w:r>
      </w:ins>
      <w:r w:rsidR="00EA7338" w:rsidRPr="009F59E1">
        <w:rPr>
          <w:rFonts w:ascii="TH SarabunPSK" w:hAnsi="TH SarabunPSK" w:cs="TH SarabunPSK" w:hint="cs"/>
          <w:cs/>
          <w:lang w:bidi="th-TH"/>
        </w:rPr>
        <w:t>11</w:t>
      </w:r>
      <w:ins w:id="714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.</w:t>
        </w:r>
      </w:ins>
      <w:r w:rsidRPr="009F59E1">
        <w:rPr>
          <w:rFonts w:ascii="TH SarabunPSK" w:hAnsi="TH SarabunPSK" w:cs="TH SarabunPSK" w:hint="cs"/>
          <w:cs/>
        </w:rPr>
        <w:t>2</w:t>
      </w:r>
      <w:r w:rsidRPr="009F59E1">
        <w:rPr>
          <w:rFonts w:ascii="TH SarabunPSK" w:hAnsi="TH SarabunPSK" w:cs="TH SarabunPSK" w:hint="cs"/>
        </w:rPr>
        <w:t xml:space="preserve"> </w:t>
      </w:r>
      <w:ins w:id="71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="00CE235D">
        <w:rPr>
          <w:rFonts w:ascii="TH SarabunPSK" w:hAnsi="TH SarabunPSK" w:cs="TH SarabunPSK" w:hint="cs"/>
          <w:cs/>
          <w:lang w:bidi="th-TH"/>
        </w:rPr>
        <w:t>30</w:t>
      </w:r>
    </w:p>
    <w:p w14:paraId="74A25D10" w14:textId="77777777" w:rsidR="00323191" w:rsidRPr="009F59E1" w:rsidRDefault="00323191" w:rsidP="003C0BC3">
      <w:pPr>
        <w:rPr>
          <w:rFonts w:ascii="TH SarabunPSK" w:hAnsi="TH SarabunPSK" w:cs="TH SarabunPSK"/>
          <w:b/>
          <w:bCs/>
          <w:lang w:bidi="th-TH"/>
        </w:rPr>
      </w:pPr>
    </w:p>
    <w:p w14:paraId="631CA411" w14:textId="35B17A02" w:rsidR="003C0BC3" w:rsidRPr="009F59E1" w:rsidRDefault="003C0BC3" w:rsidP="003C0BC3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อีเมลผู้ใช้งาน (</w:t>
      </w:r>
      <w:r w:rsidRPr="009F59E1">
        <w:rPr>
          <w:rFonts w:ascii="TH SarabunPSK" w:hAnsi="TH SarabunPSK" w:cs="TH SarabunPSK" w:hint="cs"/>
          <w:b/>
          <w:bCs/>
          <w:lang w:bidi="th-TH"/>
        </w:rPr>
        <w:t>Email) : TextInput</w:t>
      </w:r>
    </w:p>
    <w:p w14:paraId="3421E7F3" w14:textId="77777777" w:rsidR="003C0BC3" w:rsidRPr="009F59E1" w:rsidRDefault="003C0BC3" w:rsidP="003C0BC3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ความต้องการของระบบในส่วนของอีเมล มีคุณลักษณะดังนี้</w:t>
      </w:r>
    </w:p>
    <w:p w14:paraId="0847288C" w14:textId="73EC8AE2" w:rsidR="003C0BC3" w:rsidRPr="009F59E1" w:rsidRDefault="003C0BC3" w:rsidP="00323191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1.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ต้องเป็นตัวอักษรภาษาอังกฤษ หรือตัวเลขอารบิก สามารถมีตัวอักษรพิเศษ -. </w:t>
      </w:r>
      <w:r w:rsidRPr="009F59E1">
        <w:rPr>
          <w:rFonts w:ascii="TH SarabunPSK" w:hAnsi="TH SarabunPSK" w:cs="TH SarabunPSK" w:hint="cs"/>
        </w:rPr>
        <w:t xml:space="preserve">_ </w:t>
      </w:r>
      <w:r w:rsidRPr="009F59E1">
        <w:rPr>
          <w:rFonts w:ascii="TH SarabunPSK" w:hAnsi="TH SarabunPSK" w:cs="TH SarabunPSK" w:hint="cs"/>
          <w:cs/>
          <w:lang w:bidi="th-TH"/>
        </w:rPr>
        <w:t>เท่านั้น</w:t>
      </w:r>
    </w:p>
    <w:p w14:paraId="2CEB2EEB" w14:textId="08F04D3A" w:rsidR="003C0BC3" w:rsidRPr="009F59E1" w:rsidRDefault="003C0BC3" w:rsidP="00323191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2.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บังคับมี </w:t>
      </w:r>
      <w:r w:rsidRPr="009F59E1">
        <w:rPr>
          <w:rFonts w:ascii="TH SarabunPSK" w:hAnsi="TH SarabunPSK" w:cs="TH SarabunPSK" w:hint="cs"/>
        </w:rPr>
        <w:t>@ 1</w:t>
      </w:r>
      <w:r w:rsidRPr="009F59E1">
        <w:rPr>
          <w:rFonts w:ascii="TH SarabunPSK" w:hAnsi="TH SarabunPSK" w:cs="TH SarabunPSK" w:hint="cs"/>
          <w:cs/>
          <w:lang w:bidi="th-TH"/>
        </w:rPr>
        <w:t>ตัว เท่านั้น</w:t>
      </w:r>
    </w:p>
    <w:p w14:paraId="5573BFB7" w14:textId="7FF9AD61" w:rsidR="003C0BC3" w:rsidRPr="009F59E1" w:rsidRDefault="003C0BC3" w:rsidP="00323191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3.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ต้องไม่มีเว้นวรรค หรือช่องว่างใดๆ</w:t>
      </w:r>
    </w:p>
    <w:p w14:paraId="548EC138" w14:textId="6E7B2C1B" w:rsidR="003C0BC3" w:rsidRPr="009F59E1" w:rsidRDefault="003C0BC3" w:rsidP="00323191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4.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มีจำนวนตัวอักษรตั้งแต่ </w:t>
      </w:r>
      <w:r w:rsidRPr="009F59E1">
        <w:rPr>
          <w:rFonts w:ascii="TH SarabunPSK" w:hAnsi="TH SarabunPSK" w:cs="TH SarabunPSK" w:hint="cs"/>
        </w:rPr>
        <w:t>6</w:t>
      </w:r>
      <w:r w:rsidRPr="009F59E1">
        <w:rPr>
          <w:rFonts w:ascii="TH SarabunPSK" w:hAnsi="TH SarabunPSK" w:cs="TH SarabunPSK" w:hint="cs"/>
          <w:cs/>
          <w:lang w:bidi="th-TH"/>
        </w:rPr>
        <w:t xml:space="preserve"> และไม่เกิน </w:t>
      </w:r>
      <w:r w:rsidRPr="009F59E1">
        <w:rPr>
          <w:rFonts w:ascii="TH SarabunPSK" w:hAnsi="TH SarabunPSK" w:cs="TH SarabunPSK" w:hint="cs"/>
        </w:rPr>
        <w:t>50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</w:t>
      </w:r>
    </w:p>
    <w:p w14:paraId="795AD6DE" w14:textId="59396FFA" w:rsidR="003C0BC3" w:rsidRPr="009F59E1" w:rsidRDefault="003C0BC3" w:rsidP="00323191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>5.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ต้องไม่เป็นค่าว่าง</w:t>
      </w:r>
    </w:p>
    <w:p w14:paraId="3AD3F682" w14:textId="77777777" w:rsidR="003C0BC3" w:rsidRPr="009F59E1" w:rsidRDefault="003C0BC3" w:rsidP="003C0BC3">
      <w:pPr>
        <w:ind w:firstLine="720"/>
        <w:jc w:val="thaiDistribute"/>
        <w:rPr>
          <w:rFonts w:ascii="TH SarabunPSK" w:hAnsi="TH SarabunPSK" w:cs="TH SarabunPSK"/>
          <w:b/>
          <w:bCs/>
          <w:cs/>
        </w:rPr>
      </w:pPr>
      <w:r w:rsidRPr="009F59E1">
        <w:rPr>
          <w:rFonts w:ascii="TH SarabunPSK" w:hAnsi="TH SarabunPSK" w:cs="TH SarabunPSK" w:hint="cs"/>
          <w:b/>
          <w:bCs/>
          <w:cs/>
        </w:rPr>
        <w:t>เงื่อนไขในการทดสอบในส่วนของอีเมล</w:t>
      </w:r>
    </w:p>
    <w:p w14:paraId="641233A5" w14:textId="1EA16E94" w:rsidR="003C0BC3" w:rsidRPr="009F59E1" w:rsidRDefault="003C0BC3" w:rsidP="003C0BC3">
      <w:pPr>
        <w:pStyle w:val="ListParagraph"/>
        <w:numPr>
          <w:ilvl w:val="0"/>
          <w:numId w:val="10"/>
        </w:numPr>
        <w:spacing w:line="259" w:lineRule="auto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ในกรณีที่ผู้ใช้ไม่กรอกอีเมล ระบบจะแสดงข้อความ “กรุณากรอกข้อมูล </w:t>
      </w:r>
      <w:r w:rsidRPr="009F59E1">
        <w:rPr>
          <w:rFonts w:ascii="TH SarabunPSK" w:hAnsi="TH SarabunPSK" w:cs="TH SarabunPSK" w:hint="cs"/>
        </w:rPr>
        <w:t>Email</w:t>
      </w:r>
      <w:r w:rsidRPr="009F59E1">
        <w:rPr>
          <w:rFonts w:ascii="TH SarabunPSK" w:hAnsi="TH SarabunPSK" w:cs="TH SarabunPSK" w:hint="cs"/>
          <w:cs/>
        </w:rPr>
        <w:t>”</w:t>
      </w:r>
    </w:p>
    <w:p w14:paraId="29543F1F" w14:textId="069EAEB7" w:rsidR="003C0BC3" w:rsidRPr="009F59E1" w:rsidRDefault="003C0BC3" w:rsidP="003C0BC3">
      <w:pPr>
        <w:pStyle w:val="ListParagraph"/>
        <w:numPr>
          <w:ilvl w:val="0"/>
          <w:numId w:val="10"/>
        </w:numPr>
        <w:spacing w:line="259" w:lineRule="auto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ในกรณีที่ผู้ใช้กรอกอีเมล ไม่ถูกต้อง ระบบจะแสดงข้อความ “รูปแบบ </w:t>
      </w:r>
      <w:r w:rsidRPr="009F59E1">
        <w:rPr>
          <w:rFonts w:ascii="TH SarabunPSK" w:hAnsi="TH SarabunPSK" w:cs="TH SarabunPSK" w:hint="cs"/>
        </w:rPr>
        <w:t xml:space="preserve">Email </w:t>
      </w:r>
      <w:r w:rsidRPr="009F59E1">
        <w:rPr>
          <w:rFonts w:ascii="TH SarabunPSK" w:hAnsi="TH SarabunPSK" w:cs="TH SarabunPSK" w:hint="cs"/>
          <w:cs/>
        </w:rPr>
        <w:t>ไม่ถูกต้อง</w:t>
      </w:r>
      <w:r w:rsidRPr="009F59E1">
        <w:rPr>
          <w:rFonts w:ascii="TH SarabunPSK" w:hAnsi="TH SarabunPSK" w:cs="TH SarabunPSK" w:hint="cs"/>
        </w:rPr>
        <w:t>”</w:t>
      </w:r>
    </w:p>
    <w:p w14:paraId="6E8C005C" w14:textId="13D933D0" w:rsidR="003C0BC3" w:rsidRPr="009F59E1" w:rsidRDefault="003C0BC3" w:rsidP="003C0BC3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0EA575ED" w14:textId="77777777" w:rsidR="00323191" w:rsidRPr="009F59E1" w:rsidRDefault="00323191" w:rsidP="003C0BC3">
      <w:pPr>
        <w:ind w:left="720" w:firstLine="360"/>
        <w:rPr>
          <w:rFonts w:ascii="TH SarabunPSK" w:hAnsi="TH SarabunPSK" w:cs="TH SarabunPSK"/>
        </w:rPr>
      </w:pPr>
    </w:p>
    <w:p w14:paraId="0BF6C522" w14:textId="65A3B9B3" w:rsidR="003C0BC3" w:rsidRPr="009F59E1" w:rsidRDefault="003C0BC3" w:rsidP="003C0BC3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BD6B56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อีเมลผู้ใช้งาน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760"/>
        <w:gridCol w:w="1855"/>
        <w:gridCol w:w="1381"/>
        <w:gridCol w:w="1352"/>
        <w:gridCol w:w="1352"/>
      </w:tblGrid>
      <w:tr w:rsidR="00BD6B56" w:rsidRPr="009F59E1" w14:paraId="42F7B512" w14:textId="77777777" w:rsidTr="00B07474">
        <w:tc>
          <w:tcPr>
            <w:tcW w:w="597" w:type="pct"/>
            <w:shd w:val="clear" w:color="auto" w:fill="D0CECE" w:themeFill="background2" w:themeFillShade="E6"/>
          </w:tcPr>
          <w:p w14:paraId="07DD8F7F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Requirement</w:t>
            </w:r>
          </w:p>
        </w:tc>
        <w:tc>
          <w:tcPr>
            <w:tcW w:w="1165" w:type="pct"/>
            <w:shd w:val="clear" w:color="auto" w:fill="D0CECE" w:themeFill="background2" w:themeFillShade="E6"/>
          </w:tcPr>
          <w:p w14:paraId="59D6C04C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1E9BFBB1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Partitions</w:t>
            </w:r>
          </w:p>
        </w:tc>
        <w:tc>
          <w:tcPr>
            <w:tcW w:w="1216" w:type="pct"/>
            <w:shd w:val="clear" w:color="auto" w:fill="D0CECE" w:themeFill="background2" w:themeFillShade="E6"/>
          </w:tcPr>
          <w:p w14:paraId="61136973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Invalid Partitions </w:t>
            </w:r>
          </w:p>
        </w:tc>
        <w:tc>
          <w:tcPr>
            <w:tcW w:w="959" w:type="pct"/>
            <w:shd w:val="clear" w:color="auto" w:fill="D0CECE" w:themeFill="background2" w:themeFillShade="E6"/>
          </w:tcPr>
          <w:p w14:paraId="40C14ACD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 Partitions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14:paraId="525F7523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331D9150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  <w:tc>
          <w:tcPr>
            <w:tcW w:w="534" w:type="pct"/>
            <w:shd w:val="clear" w:color="auto" w:fill="D0CECE" w:themeFill="background2" w:themeFillShade="E6"/>
          </w:tcPr>
          <w:p w14:paraId="105C7C7D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</w:t>
            </w:r>
          </w:p>
          <w:p w14:paraId="47207365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</w:tr>
      <w:tr w:rsidR="00BD6B56" w:rsidRPr="009F59E1" w14:paraId="42CBB146" w14:textId="77777777" w:rsidTr="00B07474">
        <w:tc>
          <w:tcPr>
            <w:tcW w:w="597" w:type="pct"/>
          </w:tcPr>
          <w:p w14:paraId="33EA430A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165" w:type="pct"/>
          </w:tcPr>
          <w:p w14:paraId="4DAACF1F" w14:textId="77777777" w:rsidR="008A006E" w:rsidRDefault="00BD6B56" w:rsidP="00F5461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13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ประกอบด้วยตัวอักษรภาษาอังกฤษ หรือตัวเลขอารบิก และสามารถมีตัวอักษรพิเศษ</w:t>
            </w:r>
            <w:r w:rsidR="007F19C2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7F19C2">
              <w:rPr>
                <w:rFonts w:ascii="TH SarabunPSK" w:hAnsi="TH SarabunPSK" w:cs="TH SarabunPSK"/>
              </w:rPr>
              <w:t>@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- . </w:t>
            </w:r>
            <w:r w:rsidRPr="009F59E1">
              <w:rPr>
                <w:rFonts w:ascii="TH SarabunPSK" w:hAnsi="TH SarabunPSK" w:cs="TH SarabunPSK" w:hint="cs"/>
              </w:rPr>
              <w:t>_</w:t>
            </w:r>
            <w:r w:rsidR="007F19C2">
              <w:rPr>
                <w:rFonts w:ascii="TH SarabunPSK" w:hAnsi="TH SarabunPSK" w:cs="TH SarabunPSK" w:hint="cs"/>
                <w:cs/>
                <w:lang w:bidi="th-TH"/>
              </w:rPr>
              <w:t xml:space="preserve"> เท่านั้น</w:t>
            </w:r>
          </w:p>
          <w:p w14:paraId="3D1AA5C2" w14:textId="7DB96D80" w:rsidR="00BD6B56" w:rsidRPr="009F59E1" w:rsidRDefault="00BD6B5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1216" w:type="pct"/>
          </w:tcPr>
          <w:p w14:paraId="4255D61F" w14:textId="4DC15DCA" w:rsidR="00BD6B56" w:rsidRPr="009F59E1" w:rsidRDefault="00BD6B5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13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="007F19C2" w:rsidRPr="009F59E1">
              <w:rPr>
                <w:rFonts w:ascii="TH SarabunPSK" w:hAnsi="TH SarabunPSK" w:cs="TH SarabunPSK" w:hint="cs"/>
                <w:cs/>
              </w:rPr>
              <w:t>ประกอบด้วยตัวอักษ</w:t>
            </w:r>
            <w:r w:rsidR="007F19C2">
              <w:rPr>
                <w:rFonts w:ascii="TH SarabunPSK" w:hAnsi="TH SarabunPSK" w:cs="TH SarabunPSK" w:hint="cs"/>
                <w:cs/>
                <w:lang w:bidi="th-TH"/>
              </w:rPr>
              <w:t>ร</w:t>
            </w:r>
            <w:r w:rsidR="007F19C2" w:rsidRPr="009F59E1">
              <w:rPr>
                <w:rFonts w:ascii="TH SarabunPSK" w:hAnsi="TH SarabunPSK" w:cs="TH SarabunPSK" w:hint="cs"/>
                <w:cs/>
              </w:rPr>
              <w:t>ภาษา</w:t>
            </w:r>
            <w:r w:rsidR="007F19C2">
              <w:rPr>
                <w:rFonts w:ascii="TH SarabunPSK" w:hAnsi="TH SarabunPSK" w:cs="TH SarabunPSK" w:hint="cs"/>
                <w:cs/>
                <w:lang w:bidi="th-TH"/>
              </w:rPr>
              <w:t>อื่นๆและ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มีตัวอักษรพิเศษนอกเหนือจาก - . </w:t>
            </w:r>
            <w:r w:rsidRPr="009F59E1">
              <w:rPr>
                <w:rFonts w:ascii="TH SarabunPSK" w:hAnsi="TH SarabunPSK" w:cs="TH SarabunPSK" w:hint="cs"/>
              </w:rPr>
              <w:t>_ @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959" w:type="pct"/>
          </w:tcPr>
          <w:p w14:paraId="72044A83" w14:textId="77777777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29" w:type="pct"/>
          </w:tcPr>
          <w:p w14:paraId="29AB68F8" w14:textId="77777777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34" w:type="pct"/>
          </w:tcPr>
          <w:p w14:paraId="2FE6C2CB" w14:textId="77777777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</w:p>
        </w:tc>
      </w:tr>
      <w:tr w:rsidR="00BD6B56" w:rsidRPr="009F59E1" w14:paraId="5FF1C86A" w14:textId="77777777" w:rsidTr="00B07474">
        <w:tc>
          <w:tcPr>
            <w:tcW w:w="597" w:type="pct"/>
          </w:tcPr>
          <w:p w14:paraId="2267E347" w14:textId="77777777" w:rsidR="00330C0A" w:rsidRDefault="00BD6B56" w:rsidP="00F5461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ตัวอักษรพิเศษ</w:t>
            </w:r>
          </w:p>
          <w:p w14:paraId="1B5CA7DE" w14:textId="4EA592C0" w:rsidR="00BD6B56" w:rsidRPr="009F59E1" w:rsidRDefault="00330C0A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(@)</w:t>
            </w:r>
            <w:r w:rsidR="00BD6B56" w:rsidRPr="009F59E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1165" w:type="pct"/>
          </w:tcPr>
          <w:p w14:paraId="4CA0B688" w14:textId="64A5A509" w:rsidR="00BD6B56" w:rsidRPr="009F59E1" w:rsidRDefault="00BD6B56" w:rsidP="00F5461B">
            <w:pPr>
              <w:tabs>
                <w:tab w:val="left" w:pos="1056"/>
              </w:tabs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1ตัว</w:t>
            </w:r>
          </w:p>
        </w:tc>
        <w:tc>
          <w:tcPr>
            <w:tcW w:w="1216" w:type="pct"/>
          </w:tcPr>
          <w:p w14:paraId="4C8752CD" w14:textId="18361C18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น้อยกว่า</w:t>
            </w:r>
            <w:r w:rsidRPr="009F59E1">
              <w:rPr>
                <w:rFonts w:ascii="TH SarabunPSK" w:hAnsi="TH SarabunPSK" w:cs="TH SarabunPSK" w:hint="cs"/>
              </w:rPr>
              <w:t>1</w:t>
            </w:r>
            <w:r w:rsidRPr="009F59E1">
              <w:rPr>
                <w:rFonts w:ascii="TH SarabunPSK" w:hAnsi="TH SarabunPSK" w:cs="TH SarabunPSK" w:hint="cs"/>
                <w:cs/>
              </w:rPr>
              <w:t>ตัว</w:t>
            </w:r>
          </w:p>
        </w:tc>
        <w:tc>
          <w:tcPr>
            <w:tcW w:w="959" w:type="pct"/>
          </w:tcPr>
          <w:p w14:paraId="7E8062AD" w14:textId="309C7937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r w:rsidRPr="009F59E1">
              <w:rPr>
                <w:rFonts w:ascii="TH SarabunPSK" w:hAnsi="TH SarabunPSK" w:cs="TH SarabunPSK" w:hint="cs"/>
              </w:rPr>
              <w:t>.2 -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มากกว่า</w:t>
            </w:r>
            <w:r w:rsidRPr="009F59E1">
              <w:rPr>
                <w:rFonts w:ascii="TH SarabunPSK" w:hAnsi="TH SarabunPSK" w:cs="TH SarabunPSK" w:hint="cs"/>
              </w:rPr>
              <w:t>1</w:t>
            </w:r>
            <w:r w:rsidRPr="009F59E1">
              <w:rPr>
                <w:rFonts w:ascii="TH SarabunPSK" w:hAnsi="TH SarabunPSK" w:cs="TH SarabunPSK" w:hint="cs"/>
                <w:cs/>
              </w:rPr>
              <w:t>ตัว</w:t>
            </w:r>
          </w:p>
        </w:tc>
        <w:tc>
          <w:tcPr>
            <w:tcW w:w="529" w:type="pct"/>
          </w:tcPr>
          <w:p w14:paraId="1E568FBE" w14:textId="51CD195E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34" w:type="pct"/>
          </w:tcPr>
          <w:p w14:paraId="05170A46" w14:textId="0D38A98C" w:rsidR="00BD6B56" w:rsidRPr="009F59E1" w:rsidRDefault="00BD6B56" w:rsidP="00F5461B">
            <w:pPr>
              <w:rPr>
                <w:rFonts w:ascii="TH SarabunPSK" w:hAnsi="TH SarabunPSK" w:cs="TH SarabunPSK"/>
                <w:cs/>
              </w:rPr>
            </w:pPr>
          </w:p>
        </w:tc>
      </w:tr>
      <w:tr w:rsidR="00BD6B56" w:rsidRPr="009F59E1" w14:paraId="68498147" w14:textId="77777777" w:rsidTr="00B07474">
        <w:tc>
          <w:tcPr>
            <w:tcW w:w="597" w:type="pct"/>
          </w:tcPr>
          <w:p w14:paraId="59A2720F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1165" w:type="pct"/>
          </w:tcPr>
          <w:p w14:paraId="47FE8456" w14:textId="7EE531BC" w:rsidR="00BD6B56" w:rsidRPr="009F59E1" w:rsidRDefault="00BD6B5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15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ต้องไม่มีช่องว่าง</w:t>
            </w:r>
          </w:p>
        </w:tc>
        <w:tc>
          <w:tcPr>
            <w:tcW w:w="1216" w:type="pct"/>
          </w:tcPr>
          <w:p w14:paraId="0A27BDBF" w14:textId="3E55DEA2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15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มีช่องว่าง</w:t>
            </w:r>
          </w:p>
        </w:tc>
        <w:tc>
          <w:tcPr>
            <w:tcW w:w="959" w:type="pct"/>
          </w:tcPr>
          <w:p w14:paraId="31A70E72" w14:textId="77777777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29" w:type="pct"/>
          </w:tcPr>
          <w:p w14:paraId="70E1FEE2" w14:textId="77777777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34" w:type="pct"/>
          </w:tcPr>
          <w:p w14:paraId="28FC0B48" w14:textId="77777777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</w:p>
        </w:tc>
      </w:tr>
      <w:tr w:rsidR="00BD6B56" w:rsidRPr="009F59E1" w14:paraId="30B4BDAA" w14:textId="77777777" w:rsidTr="00B07474">
        <w:tc>
          <w:tcPr>
            <w:tcW w:w="597" w:type="pct"/>
          </w:tcPr>
          <w:p w14:paraId="66F15C81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1165" w:type="pct"/>
          </w:tcPr>
          <w:p w14:paraId="7C34DD3E" w14:textId="77777777" w:rsidR="00BD6B56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16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ต้องมีความยาวตั้งแต่ 6 และไม่เกิน 50 ตัวอักษร</w:t>
            </w:r>
          </w:p>
          <w:p w14:paraId="5476A74A" w14:textId="0C4B7D5F" w:rsidR="00C33657" w:rsidRPr="009F59E1" w:rsidRDefault="00C33657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216" w:type="pct"/>
          </w:tcPr>
          <w:p w14:paraId="02379A22" w14:textId="77777777" w:rsidR="00BD6B56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16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มีความยาวตัวอักษรน้อยกว่า </w:t>
            </w:r>
            <w:r w:rsidRPr="009F59E1">
              <w:rPr>
                <w:rFonts w:ascii="TH SarabunPSK" w:hAnsi="TH SarabunPSK" w:cs="TH SarabunPSK" w:hint="cs"/>
              </w:rPr>
              <w:t xml:space="preserve">6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66FCA755" w14:textId="47156128" w:rsidR="00C33657" w:rsidRPr="009F59E1" w:rsidRDefault="00C33657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959" w:type="pct"/>
          </w:tcPr>
          <w:p w14:paraId="1396C1A1" w14:textId="77777777" w:rsidR="00BD6B56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16</w:t>
            </w:r>
            <w:r w:rsidRPr="009F59E1">
              <w:rPr>
                <w:rFonts w:ascii="TH SarabunPSK" w:hAnsi="TH SarabunPSK" w:cs="TH SarabunPSK" w:hint="cs"/>
              </w:rPr>
              <w:t>.2 -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มีความยาวตัวอักษรมากกว่า </w:t>
            </w:r>
            <w:r w:rsidRPr="009F59E1">
              <w:rPr>
                <w:rFonts w:ascii="TH SarabunPSK" w:hAnsi="TH SarabunPSK" w:cs="TH SarabunPSK" w:hint="cs"/>
              </w:rPr>
              <w:t xml:space="preserve">50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05AC65D6" w14:textId="1A3D057D" w:rsidR="00C33657" w:rsidRPr="009F59E1" w:rsidRDefault="00C33657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29" w:type="pct"/>
          </w:tcPr>
          <w:p w14:paraId="41CB832E" w14:textId="3C44A78A" w:rsidR="00BD6B56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60647B">
              <w:rPr>
                <w:rFonts w:ascii="TH SarabunPSK" w:hAnsi="TH SarabunPSK" w:cs="TH SarabunPSK" w:hint="cs"/>
                <w:cs/>
                <w:lang w:bidi="th-TH"/>
              </w:rPr>
              <w:t>13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6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65F9A008" w14:textId="50625BB9" w:rsidR="0060647B" w:rsidRPr="009F59E1" w:rsidRDefault="0060647B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7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618489A0" w14:textId="78DA4CF9" w:rsidR="00BD6B56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60647B">
              <w:rPr>
                <w:rFonts w:ascii="TH SarabunPSK" w:hAnsi="TH SarabunPSK" w:cs="TH SarabunPSK" w:hint="cs"/>
                <w:cs/>
                <w:lang w:bidi="th-TH"/>
              </w:rPr>
              <w:t>15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49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="0060647B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37745DA5" w14:textId="7C83A0BD" w:rsidR="0060647B" w:rsidRPr="009F59E1" w:rsidRDefault="0060647B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50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534" w:type="pct"/>
          </w:tcPr>
          <w:p w14:paraId="5E3C7DC5" w14:textId="698534AC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60647B"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ตัวอักษร</w:t>
            </w:r>
          </w:p>
          <w:p w14:paraId="51B1E541" w14:textId="3293020A" w:rsidR="00BD6B56" w:rsidRPr="009F59E1" w:rsidRDefault="00BD6B5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60647B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</w:t>
            </w:r>
            <w:r w:rsidRPr="009F59E1">
              <w:rPr>
                <w:rFonts w:ascii="TH SarabunPSK" w:hAnsi="TH SarabunPSK" w:cs="TH SarabunPSK" w:hint="cs"/>
              </w:rPr>
              <w:t xml:space="preserve">51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</w:tr>
      <w:tr w:rsidR="00BD6B56" w:rsidRPr="009F59E1" w14:paraId="37CF25FF" w14:textId="77777777" w:rsidTr="00B07474">
        <w:tc>
          <w:tcPr>
            <w:tcW w:w="597" w:type="pct"/>
          </w:tcPr>
          <w:p w14:paraId="20DCEE70" w14:textId="77777777" w:rsidR="00BD6B56" w:rsidRPr="009F59E1" w:rsidRDefault="00BD6B56" w:rsidP="00F5461B">
            <w:pPr>
              <w:jc w:val="center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165" w:type="pct"/>
          </w:tcPr>
          <w:p w14:paraId="56B403B2" w14:textId="569F95C9" w:rsidR="00BD6B56" w:rsidRPr="009F59E1" w:rsidRDefault="00BD6B5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17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1216" w:type="pct"/>
          </w:tcPr>
          <w:p w14:paraId="52FEA8AB" w14:textId="61B55243" w:rsidR="00BD6B56" w:rsidRPr="009F59E1" w:rsidRDefault="00BD6B5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17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959" w:type="pct"/>
          </w:tcPr>
          <w:p w14:paraId="0E997C45" w14:textId="77777777" w:rsidR="00BD6B56" w:rsidRPr="009F59E1" w:rsidRDefault="00BD6B56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529" w:type="pct"/>
          </w:tcPr>
          <w:p w14:paraId="314115DE" w14:textId="77777777" w:rsidR="00BD6B56" w:rsidRPr="009F59E1" w:rsidRDefault="00BD6B56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534" w:type="pct"/>
          </w:tcPr>
          <w:p w14:paraId="28F0C555" w14:textId="77777777" w:rsidR="00BD6B56" w:rsidRPr="009F59E1" w:rsidRDefault="00BD6B56" w:rsidP="00F5461B">
            <w:pPr>
              <w:rPr>
                <w:rFonts w:ascii="TH SarabunPSK" w:hAnsi="TH SarabunPSK" w:cs="TH SarabunPSK"/>
                <w:cs/>
              </w:rPr>
            </w:pPr>
          </w:p>
        </w:tc>
      </w:tr>
    </w:tbl>
    <w:p w14:paraId="32B2DFFD" w14:textId="77777777" w:rsidR="003C0BC3" w:rsidRPr="009F59E1" w:rsidRDefault="003C0BC3" w:rsidP="00E13CB7">
      <w:pPr>
        <w:rPr>
          <w:rFonts w:ascii="TH SarabunPSK" w:hAnsi="TH SarabunPSK" w:cs="TH SarabunPSK"/>
        </w:rPr>
      </w:pPr>
    </w:p>
    <w:p w14:paraId="1347C34E" w14:textId="7CB60BA5" w:rsidR="003C0BC3" w:rsidRPr="009F59E1" w:rsidRDefault="003C0BC3" w:rsidP="003C0BC3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13CB7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E13CB7" w:rsidRPr="009F59E1">
        <w:rPr>
          <w:rFonts w:ascii="TH SarabunPSK" w:hAnsi="TH SarabunPSK" w:cs="TH SarabunPSK" w:hint="cs"/>
          <w:b/>
          <w:bCs/>
          <w:cs/>
          <w:lang w:bidi="th-TH"/>
        </w:rPr>
        <w:t>อีเมลผู้ใช้งาน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88"/>
        <w:gridCol w:w="2952"/>
        <w:gridCol w:w="4019"/>
        <w:gridCol w:w="1583"/>
      </w:tblGrid>
      <w:tr w:rsidR="00E13CB7" w:rsidRPr="009F59E1" w14:paraId="3C34F60D" w14:textId="77777777" w:rsidTr="00B07474">
        <w:trPr>
          <w:jc w:val="center"/>
        </w:trPr>
        <w:tc>
          <w:tcPr>
            <w:tcW w:w="358" w:type="pct"/>
            <w:shd w:val="clear" w:color="auto" w:fill="D0CECE" w:themeFill="background2" w:themeFillShade="E6"/>
          </w:tcPr>
          <w:p w14:paraId="2F9B8221" w14:textId="77777777" w:rsidR="00E13CB7" w:rsidRPr="009F59E1" w:rsidRDefault="00E13CB7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1664" w:type="pct"/>
            <w:shd w:val="clear" w:color="auto" w:fill="D0CECE" w:themeFill="background2" w:themeFillShade="E6"/>
          </w:tcPr>
          <w:p w14:paraId="7BDC04ED" w14:textId="77777777" w:rsidR="00E13CB7" w:rsidRPr="009F59E1" w:rsidRDefault="00E13CB7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Class</w:t>
            </w:r>
          </w:p>
        </w:tc>
        <w:tc>
          <w:tcPr>
            <w:tcW w:w="2055" w:type="pct"/>
            <w:shd w:val="clear" w:color="auto" w:fill="D0CECE" w:themeFill="background2" w:themeFillShade="E6"/>
          </w:tcPr>
          <w:p w14:paraId="42B5E93D" w14:textId="77777777" w:rsidR="00E13CB7" w:rsidRPr="009F59E1" w:rsidRDefault="00E13CB7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924" w:type="pct"/>
            <w:shd w:val="clear" w:color="auto" w:fill="D0CECE" w:themeFill="background2" w:themeFillShade="E6"/>
          </w:tcPr>
          <w:p w14:paraId="57C1ADCA" w14:textId="77777777" w:rsidR="00E13CB7" w:rsidRPr="009F59E1" w:rsidRDefault="00E13CB7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</w:tr>
      <w:tr w:rsidR="00E13CB7" w:rsidRPr="009F59E1" w14:paraId="7CD8097C" w14:textId="77777777" w:rsidTr="00B07474">
        <w:trPr>
          <w:jc w:val="center"/>
        </w:trPr>
        <w:tc>
          <w:tcPr>
            <w:tcW w:w="358" w:type="pct"/>
          </w:tcPr>
          <w:p w14:paraId="56D01821" w14:textId="6861338E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32</w:t>
            </w:r>
          </w:p>
        </w:tc>
        <w:tc>
          <w:tcPr>
            <w:tcW w:w="1664" w:type="pct"/>
          </w:tcPr>
          <w:p w14:paraId="083A87CD" w14:textId="09C30DD4" w:rsidR="00E13CB7" w:rsidRPr="009F59E1" w:rsidRDefault="00330C0A" w:rsidP="00330C0A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13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ประกอบด้วยตัวอักษรภาษาอังกฤษ หรือตัวเลขอารบิก และสามารถมีตัวอักษรพิเศษ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</w:rPr>
              <w:t>@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- . </w:t>
            </w:r>
            <w:r w:rsidRPr="009F59E1">
              <w:rPr>
                <w:rFonts w:ascii="TH SarabunPSK" w:hAnsi="TH SarabunPSK" w:cs="TH SarabunPSK" w:hint="cs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เท่านั้น</w:t>
            </w:r>
          </w:p>
        </w:tc>
        <w:tc>
          <w:tcPr>
            <w:tcW w:w="2055" w:type="pct"/>
          </w:tcPr>
          <w:p w14:paraId="487886D5" w14:textId="77777777" w:rsidR="00E13CB7" w:rsidRPr="009F59E1" w:rsidRDefault="00E13CB7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Boobeam_11@hotmail.com</w:t>
            </w:r>
          </w:p>
        </w:tc>
        <w:tc>
          <w:tcPr>
            <w:tcW w:w="924" w:type="pct"/>
          </w:tcPr>
          <w:p w14:paraId="52D97E88" w14:textId="77777777" w:rsidR="00E13CB7" w:rsidRPr="009F59E1" w:rsidRDefault="00E13CB7" w:rsidP="00F5461B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E13CB7" w:rsidRPr="009F59E1" w14:paraId="0602201E" w14:textId="77777777" w:rsidTr="00B07474">
        <w:trPr>
          <w:jc w:val="center"/>
        </w:trPr>
        <w:tc>
          <w:tcPr>
            <w:tcW w:w="358" w:type="pct"/>
          </w:tcPr>
          <w:p w14:paraId="06F0D156" w14:textId="4CBA1FC0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33</w:t>
            </w:r>
          </w:p>
        </w:tc>
        <w:tc>
          <w:tcPr>
            <w:tcW w:w="1664" w:type="pct"/>
          </w:tcPr>
          <w:p w14:paraId="5F9B8A4F" w14:textId="5E9D91B8" w:rsidR="00E13CB7" w:rsidRPr="009F59E1" w:rsidRDefault="00330C0A" w:rsidP="00F5461B">
            <w:pPr>
              <w:tabs>
                <w:tab w:val="left" w:pos="510"/>
              </w:tabs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13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</w:t>
            </w:r>
            <w:r w:rsidRPr="009F59E1">
              <w:rPr>
                <w:rFonts w:ascii="TH SarabunPSK" w:hAnsi="TH SarabunPSK" w:cs="TH SarabunPSK" w:hint="cs"/>
                <w:cs/>
              </w:rPr>
              <w:t>ภาษา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อื่นๆและ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มีตัวอักษรพิเศษนอกเหนือจาก - . </w:t>
            </w:r>
            <w:r w:rsidRPr="009F59E1">
              <w:rPr>
                <w:rFonts w:ascii="TH SarabunPSK" w:hAnsi="TH SarabunPSK" w:cs="TH SarabunPSK" w:hint="cs"/>
              </w:rPr>
              <w:t>_ @</w:t>
            </w:r>
          </w:p>
        </w:tc>
        <w:tc>
          <w:tcPr>
            <w:tcW w:w="2055" w:type="pct"/>
          </w:tcPr>
          <w:p w14:paraId="6D15F022" w14:textId="20BA00B7" w:rsidR="00E13CB7" w:rsidRPr="009F59E1" w:rsidRDefault="00330C0A" w:rsidP="00F5461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บูบีมจ้าอิอิ</w:t>
            </w:r>
            <w:r w:rsidR="00E13CB7" w:rsidRPr="009F59E1">
              <w:rPr>
                <w:rFonts w:ascii="TH SarabunPSK" w:hAnsi="TH SarabunPSK" w:cs="TH SarabunPSK" w:hint="cs"/>
                <w:color w:val="FF0000"/>
              </w:rPr>
              <w:t>$%!%&amp;</w:t>
            </w:r>
          </w:p>
        </w:tc>
        <w:tc>
          <w:tcPr>
            <w:tcW w:w="924" w:type="pct"/>
          </w:tcPr>
          <w:p w14:paraId="7DAA36B8" w14:textId="77777777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E13CB7" w:rsidRPr="009F59E1" w14:paraId="3534326B" w14:textId="77777777" w:rsidTr="00B07474">
        <w:trPr>
          <w:jc w:val="center"/>
        </w:trPr>
        <w:tc>
          <w:tcPr>
            <w:tcW w:w="358" w:type="pct"/>
          </w:tcPr>
          <w:p w14:paraId="1A96C856" w14:textId="6F7705CD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34</w:t>
            </w:r>
          </w:p>
        </w:tc>
        <w:tc>
          <w:tcPr>
            <w:tcW w:w="1664" w:type="pct"/>
          </w:tcPr>
          <w:p w14:paraId="25904FE1" w14:textId="7DC35EB1" w:rsidR="00E13CB7" w:rsidRPr="009F59E1" w:rsidRDefault="00E13CB7" w:rsidP="00F5461B">
            <w:pPr>
              <w:tabs>
                <w:tab w:val="left" w:pos="510"/>
              </w:tabs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น้อยกว่า</w:t>
            </w:r>
            <w:r w:rsidRPr="009F59E1">
              <w:rPr>
                <w:rFonts w:ascii="TH SarabunPSK" w:hAnsi="TH SarabunPSK" w:cs="TH SarabunPSK" w:hint="cs"/>
              </w:rPr>
              <w:t>1</w:t>
            </w:r>
            <w:r w:rsidRPr="009F59E1">
              <w:rPr>
                <w:rFonts w:ascii="TH SarabunPSK" w:hAnsi="TH SarabunPSK" w:cs="TH SarabunPSK" w:hint="cs"/>
                <w:cs/>
              </w:rPr>
              <w:t>ตัว</w:t>
            </w:r>
          </w:p>
          <w:p w14:paraId="2C552CE7" w14:textId="77777777" w:rsidR="00E13CB7" w:rsidRPr="009F59E1" w:rsidRDefault="00E13CB7" w:rsidP="00F5461B">
            <w:pPr>
              <w:tabs>
                <w:tab w:val="left" w:pos="510"/>
              </w:tabs>
              <w:rPr>
                <w:rFonts w:ascii="TH SarabunPSK" w:hAnsi="TH SarabunPSK" w:cs="TH SarabunPSK"/>
              </w:rPr>
            </w:pPr>
          </w:p>
        </w:tc>
        <w:tc>
          <w:tcPr>
            <w:tcW w:w="2055" w:type="pct"/>
          </w:tcPr>
          <w:p w14:paraId="5AA85C4E" w14:textId="77777777" w:rsidR="00E13CB7" w:rsidRPr="009F59E1" w:rsidRDefault="00E13CB7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Boobeam_11hotmail.com</w:t>
            </w:r>
          </w:p>
        </w:tc>
        <w:tc>
          <w:tcPr>
            <w:tcW w:w="924" w:type="pct"/>
          </w:tcPr>
          <w:p w14:paraId="07E9F3A2" w14:textId="77777777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E13CB7" w:rsidRPr="009F59E1" w14:paraId="72501D63" w14:textId="77777777" w:rsidTr="00B07474">
        <w:trPr>
          <w:jc w:val="center"/>
        </w:trPr>
        <w:tc>
          <w:tcPr>
            <w:tcW w:w="358" w:type="pct"/>
          </w:tcPr>
          <w:p w14:paraId="2E7EFEED" w14:textId="120CEB2C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35</w:t>
            </w:r>
          </w:p>
        </w:tc>
        <w:tc>
          <w:tcPr>
            <w:tcW w:w="1664" w:type="pct"/>
          </w:tcPr>
          <w:p w14:paraId="59068B95" w14:textId="76013DAE" w:rsidR="00E13CB7" w:rsidRPr="009F59E1" w:rsidRDefault="00330C0A" w:rsidP="00F5461B">
            <w:pPr>
              <w:tabs>
                <w:tab w:val="left" w:pos="510"/>
              </w:tabs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r w:rsidRPr="009F59E1">
              <w:rPr>
                <w:rFonts w:ascii="TH SarabunPSK" w:hAnsi="TH SarabunPSK" w:cs="TH SarabunPSK" w:hint="cs"/>
              </w:rPr>
              <w:t>.2 -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มากกว่า</w:t>
            </w:r>
            <w:r w:rsidRPr="009F59E1">
              <w:rPr>
                <w:rFonts w:ascii="TH SarabunPSK" w:hAnsi="TH SarabunPSK" w:cs="TH SarabunPSK" w:hint="cs"/>
              </w:rPr>
              <w:t>1</w:t>
            </w:r>
            <w:r w:rsidRPr="009F59E1">
              <w:rPr>
                <w:rFonts w:ascii="TH SarabunPSK" w:hAnsi="TH SarabunPSK" w:cs="TH SarabunPSK" w:hint="cs"/>
                <w:cs/>
              </w:rPr>
              <w:t>ตัว</w:t>
            </w:r>
          </w:p>
        </w:tc>
        <w:tc>
          <w:tcPr>
            <w:tcW w:w="2055" w:type="pct"/>
          </w:tcPr>
          <w:p w14:paraId="6B25C9E3" w14:textId="235CAB35" w:rsidR="00E13CB7" w:rsidRPr="009F59E1" w:rsidRDefault="00330C0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Boobeam_11</w:t>
            </w:r>
            <w:r w:rsidR="00E13CB7" w:rsidRPr="009F59E1">
              <w:rPr>
                <w:rFonts w:ascii="TH SarabunPSK" w:hAnsi="TH SarabunPSK" w:cs="TH SarabunPSK" w:hint="cs"/>
                <w:color w:val="FF0000"/>
              </w:rPr>
              <w:t>@@@hotmail.com</w:t>
            </w:r>
          </w:p>
        </w:tc>
        <w:tc>
          <w:tcPr>
            <w:tcW w:w="924" w:type="pct"/>
          </w:tcPr>
          <w:p w14:paraId="23BF05D9" w14:textId="77777777" w:rsidR="00E13CB7" w:rsidRPr="009F59E1" w:rsidRDefault="00E13CB7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E13CB7" w:rsidRPr="009F59E1" w14:paraId="3B165563" w14:textId="77777777" w:rsidTr="00B07474">
        <w:trPr>
          <w:jc w:val="center"/>
        </w:trPr>
        <w:tc>
          <w:tcPr>
            <w:tcW w:w="358" w:type="pct"/>
          </w:tcPr>
          <w:p w14:paraId="0E3CD8F8" w14:textId="59229FD2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36</w:t>
            </w:r>
          </w:p>
        </w:tc>
        <w:tc>
          <w:tcPr>
            <w:tcW w:w="1664" w:type="pct"/>
          </w:tcPr>
          <w:p w14:paraId="4F5C48FB" w14:textId="248A5EC8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86138B" w:rsidRPr="009F59E1">
              <w:rPr>
                <w:rFonts w:ascii="TH SarabunPSK" w:hAnsi="TH SarabunPSK" w:cs="TH SarabunPSK" w:hint="cs"/>
                <w:cs/>
                <w:lang w:bidi="th-TH"/>
              </w:rPr>
              <w:t>15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มีช่องว่าง</w:t>
            </w:r>
          </w:p>
        </w:tc>
        <w:tc>
          <w:tcPr>
            <w:tcW w:w="2055" w:type="pct"/>
          </w:tcPr>
          <w:p w14:paraId="2268A971" w14:textId="77777777" w:rsidR="00E13CB7" w:rsidRPr="009F59E1" w:rsidRDefault="00E13CB7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 xml:space="preserve">Boobeam_11gmail </w:t>
            </w:r>
          </w:p>
        </w:tc>
        <w:tc>
          <w:tcPr>
            <w:tcW w:w="924" w:type="pct"/>
          </w:tcPr>
          <w:p w14:paraId="243908E1" w14:textId="77777777" w:rsidR="00E13CB7" w:rsidRPr="009F59E1" w:rsidRDefault="00E13CB7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E13CB7" w:rsidRPr="009F59E1" w14:paraId="301AF736" w14:textId="77777777" w:rsidTr="00B07474">
        <w:trPr>
          <w:jc w:val="center"/>
        </w:trPr>
        <w:tc>
          <w:tcPr>
            <w:tcW w:w="358" w:type="pct"/>
          </w:tcPr>
          <w:p w14:paraId="62D692E6" w14:textId="3F1F542A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37</w:t>
            </w:r>
          </w:p>
        </w:tc>
        <w:tc>
          <w:tcPr>
            <w:tcW w:w="1664" w:type="pct"/>
          </w:tcPr>
          <w:p w14:paraId="5CCE7CE3" w14:textId="2518FE74" w:rsidR="00E13CB7" w:rsidRPr="009F59E1" w:rsidRDefault="0060647B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ตัวอักษร</w:t>
            </w:r>
          </w:p>
        </w:tc>
        <w:tc>
          <w:tcPr>
            <w:tcW w:w="2055" w:type="pct"/>
          </w:tcPr>
          <w:p w14:paraId="7899E98D" w14:textId="77777777" w:rsidR="00E13CB7" w:rsidRPr="009F59E1" w:rsidRDefault="00F5461B" w:rsidP="00F5461B">
            <w:pPr>
              <w:rPr>
                <w:rFonts w:ascii="TH SarabunPSK" w:hAnsi="TH SarabunPSK" w:cs="TH SarabunPSK"/>
                <w:color w:val="FF0000"/>
              </w:rPr>
            </w:pPr>
            <w:hyperlink r:id="rId11" w:history="1">
              <w:r w:rsidR="00E13CB7" w:rsidRPr="009F59E1">
                <w:rPr>
                  <w:rStyle w:val="Hyperlink"/>
                  <w:rFonts w:ascii="TH SarabunPSK" w:hAnsi="TH SarabunPSK" w:cs="TH SarabunPSK" w:hint="cs"/>
                  <w:color w:val="FF0000"/>
                </w:rPr>
                <w:t>b@mj.</w:t>
              </w:r>
            </w:hyperlink>
          </w:p>
        </w:tc>
        <w:tc>
          <w:tcPr>
            <w:tcW w:w="924" w:type="pct"/>
          </w:tcPr>
          <w:p w14:paraId="43A1C54D" w14:textId="77777777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E13CB7" w:rsidRPr="009F59E1" w14:paraId="7441CD93" w14:textId="77777777" w:rsidTr="00B07474">
        <w:trPr>
          <w:jc w:val="center"/>
        </w:trPr>
        <w:tc>
          <w:tcPr>
            <w:tcW w:w="358" w:type="pct"/>
          </w:tcPr>
          <w:p w14:paraId="158A9D19" w14:textId="236DE949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38</w:t>
            </w:r>
          </w:p>
        </w:tc>
        <w:tc>
          <w:tcPr>
            <w:tcW w:w="1664" w:type="pct"/>
          </w:tcPr>
          <w:p w14:paraId="01B990B1" w14:textId="3520A9DE" w:rsidR="00E13CB7" w:rsidRPr="009F59E1" w:rsidRDefault="00ED3FA0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6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55" w:type="pct"/>
          </w:tcPr>
          <w:p w14:paraId="46F08A27" w14:textId="77777777" w:rsidR="00E13CB7" w:rsidRPr="009F59E1" w:rsidRDefault="00F5461B" w:rsidP="00F5461B">
            <w:pPr>
              <w:rPr>
                <w:rFonts w:ascii="TH SarabunPSK" w:hAnsi="TH SarabunPSK" w:cs="TH SarabunPSK"/>
              </w:rPr>
            </w:pPr>
            <w:hyperlink r:id="rId12" w:history="1">
              <w:r w:rsidR="00E13CB7" w:rsidRPr="009F59E1">
                <w:rPr>
                  <w:rStyle w:val="Hyperlink"/>
                  <w:rFonts w:ascii="TH SarabunPSK" w:hAnsi="TH SarabunPSK" w:cs="TH SarabunPSK" w:hint="cs"/>
                </w:rPr>
                <w:t>b@m.co</w:t>
              </w:r>
            </w:hyperlink>
          </w:p>
        </w:tc>
        <w:tc>
          <w:tcPr>
            <w:tcW w:w="924" w:type="pct"/>
          </w:tcPr>
          <w:p w14:paraId="14F0C853" w14:textId="77777777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E13CB7" w:rsidRPr="009F59E1" w14:paraId="72A6405D" w14:textId="77777777" w:rsidTr="00B07474">
        <w:trPr>
          <w:jc w:val="center"/>
        </w:trPr>
        <w:tc>
          <w:tcPr>
            <w:tcW w:w="358" w:type="pct"/>
          </w:tcPr>
          <w:p w14:paraId="1B786DCD" w14:textId="437FC279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39</w:t>
            </w:r>
          </w:p>
        </w:tc>
        <w:tc>
          <w:tcPr>
            <w:tcW w:w="1664" w:type="pct"/>
          </w:tcPr>
          <w:p w14:paraId="76190C70" w14:textId="63187E93" w:rsidR="00E13CB7" w:rsidRPr="009F59E1" w:rsidRDefault="00ED3FA0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7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55" w:type="pct"/>
          </w:tcPr>
          <w:p w14:paraId="39FF2304" w14:textId="77777777" w:rsidR="00E13CB7" w:rsidRPr="009F59E1" w:rsidRDefault="00F5461B" w:rsidP="00F5461B">
            <w:pPr>
              <w:rPr>
                <w:rFonts w:ascii="TH SarabunPSK" w:hAnsi="TH SarabunPSK" w:cs="TH SarabunPSK"/>
              </w:rPr>
            </w:pPr>
            <w:hyperlink r:id="rId13" w:history="1">
              <w:r w:rsidR="00E13CB7" w:rsidRPr="009F59E1">
                <w:rPr>
                  <w:rStyle w:val="Hyperlink"/>
                  <w:rFonts w:ascii="TH SarabunPSK" w:hAnsi="TH SarabunPSK" w:cs="TH SarabunPSK" w:hint="cs"/>
                </w:rPr>
                <w:t>b@mj.co</w:t>
              </w:r>
            </w:hyperlink>
          </w:p>
        </w:tc>
        <w:tc>
          <w:tcPr>
            <w:tcW w:w="924" w:type="pct"/>
          </w:tcPr>
          <w:p w14:paraId="0BEF33E3" w14:textId="77777777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E13CB7" w:rsidRPr="009F59E1" w14:paraId="41E0882C" w14:textId="77777777" w:rsidTr="00B07474">
        <w:trPr>
          <w:jc w:val="center"/>
        </w:trPr>
        <w:tc>
          <w:tcPr>
            <w:tcW w:w="358" w:type="pct"/>
          </w:tcPr>
          <w:p w14:paraId="04FCF632" w14:textId="1B4F6647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40</w:t>
            </w:r>
          </w:p>
        </w:tc>
        <w:tc>
          <w:tcPr>
            <w:tcW w:w="1664" w:type="pct"/>
          </w:tcPr>
          <w:p w14:paraId="28A0055F" w14:textId="5606DF3F" w:rsidR="00E13CB7" w:rsidRPr="009F59E1" w:rsidRDefault="00ED3FA0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49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55" w:type="pct"/>
          </w:tcPr>
          <w:p w14:paraId="1DFACCAE" w14:textId="77777777" w:rsidR="00E13CB7" w:rsidRPr="009F59E1" w:rsidRDefault="00E13CB7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mju6204106304boobeamzzboobeamzz</w:t>
            </w:r>
          </w:p>
          <w:p w14:paraId="398AE768" w14:textId="77777777" w:rsidR="00E13CB7" w:rsidRPr="009F59E1" w:rsidRDefault="00E13CB7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boobeamzz@mju.ac.t</w:t>
            </w:r>
          </w:p>
        </w:tc>
        <w:tc>
          <w:tcPr>
            <w:tcW w:w="924" w:type="pct"/>
          </w:tcPr>
          <w:p w14:paraId="20DC6377" w14:textId="77777777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E13CB7" w:rsidRPr="009F59E1" w14:paraId="0231B684" w14:textId="77777777" w:rsidTr="00B07474">
        <w:trPr>
          <w:jc w:val="center"/>
        </w:trPr>
        <w:tc>
          <w:tcPr>
            <w:tcW w:w="358" w:type="pct"/>
          </w:tcPr>
          <w:p w14:paraId="5DD4E5CF" w14:textId="17C9C412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41</w:t>
            </w:r>
          </w:p>
        </w:tc>
        <w:tc>
          <w:tcPr>
            <w:tcW w:w="1664" w:type="pct"/>
          </w:tcPr>
          <w:p w14:paraId="3633890C" w14:textId="4A3D3012" w:rsidR="00E13CB7" w:rsidRPr="009F59E1" w:rsidRDefault="0060647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50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55" w:type="pct"/>
          </w:tcPr>
          <w:p w14:paraId="721D7529" w14:textId="77777777" w:rsidR="00E13CB7" w:rsidRPr="009F59E1" w:rsidRDefault="00E13CB7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mju6204106304boobeamzzboobeamzz</w:t>
            </w:r>
          </w:p>
          <w:p w14:paraId="6F24A3FF" w14:textId="77777777" w:rsidR="00E13CB7" w:rsidRPr="009F59E1" w:rsidRDefault="00E13CB7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</w:rPr>
              <w:t>boobeamzz@mju.ac.th</w:t>
            </w:r>
          </w:p>
        </w:tc>
        <w:tc>
          <w:tcPr>
            <w:tcW w:w="924" w:type="pct"/>
          </w:tcPr>
          <w:p w14:paraId="6BB46273" w14:textId="77777777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E13CB7" w:rsidRPr="009F59E1" w14:paraId="5014EC9E" w14:textId="77777777" w:rsidTr="00B07474">
        <w:trPr>
          <w:jc w:val="center"/>
        </w:trPr>
        <w:tc>
          <w:tcPr>
            <w:tcW w:w="358" w:type="pct"/>
          </w:tcPr>
          <w:p w14:paraId="4833863F" w14:textId="1A412219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42</w:t>
            </w:r>
          </w:p>
        </w:tc>
        <w:tc>
          <w:tcPr>
            <w:tcW w:w="1664" w:type="pct"/>
          </w:tcPr>
          <w:p w14:paraId="77466D3B" w14:textId="1655150D" w:rsidR="00E13CB7" w:rsidRPr="009F59E1" w:rsidRDefault="00F4182E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="00ED3FA0">
              <w:rPr>
                <w:rFonts w:ascii="TH SarabunPSK" w:hAnsi="TH SarabunPSK" w:cs="TH SarabunPSK"/>
              </w:rPr>
              <w:t>–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</w:t>
            </w:r>
            <w:r w:rsidR="00ED3FA0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51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55" w:type="pct"/>
          </w:tcPr>
          <w:p w14:paraId="63D96F23" w14:textId="77777777" w:rsidR="00E13CB7" w:rsidRPr="009F59E1" w:rsidRDefault="00E13CB7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mju6204106304boobeamzzboobeamzz</w:t>
            </w:r>
          </w:p>
          <w:p w14:paraId="2789718D" w14:textId="77777777" w:rsidR="00E13CB7" w:rsidRPr="009F59E1" w:rsidRDefault="00E13CB7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boobeamzz@mju.ac.thh</w:t>
            </w:r>
          </w:p>
        </w:tc>
        <w:tc>
          <w:tcPr>
            <w:tcW w:w="924" w:type="pct"/>
          </w:tcPr>
          <w:p w14:paraId="5ED5EDE9" w14:textId="77777777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E13CB7" w:rsidRPr="009F59E1" w14:paraId="7A4CDBE6" w14:textId="77777777" w:rsidTr="00B07474">
        <w:trPr>
          <w:jc w:val="center"/>
        </w:trPr>
        <w:tc>
          <w:tcPr>
            <w:tcW w:w="358" w:type="pct"/>
          </w:tcPr>
          <w:p w14:paraId="4DC65598" w14:textId="755BD80E" w:rsidR="00E13CB7" w:rsidRPr="009F59E1" w:rsidRDefault="00F4182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43</w:t>
            </w:r>
          </w:p>
        </w:tc>
        <w:tc>
          <w:tcPr>
            <w:tcW w:w="1664" w:type="pct"/>
          </w:tcPr>
          <w:p w14:paraId="4CCE8D26" w14:textId="607FF663" w:rsidR="00E13CB7" w:rsidRPr="009F59E1" w:rsidRDefault="00F4182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17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2055" w:type="pct"/>
            <w:shd w:val="clear" w:color="auto" w:fill="FFFF00"/>
          </w:tcPr>
          <w:p w14:paraId="2B09B7FC" w14:textId="77777777" w:rsidR="00E13CB7" w:rsidRPr="009F59E1" w:rsidRDefault="00E13CB7" w:rsidP="00F5461B">
            <w:pPr>
              <w:rPr>
                <w:rFonts w:ascii="TH SarabunPSK" w:hAnsi="TH SarabunPSK" w:cs="TH SarabunPSK"/>
                <w:color w:val="FF0000"/>
                <w:cs/>
              </w:rPr>
            </w:pPr>
          </w:p>
        </w:tc>
        <w:tc>
          <w:tcPr>
            <w:tcW w:w="924" w:type="pct"/>
          </w:tcPr>
          <w:p w14:paraId="2EE3F578" w14:textId="77777777" w:rsidR="00E13CB7" w:rsidRPr="009F59E1" w:rsidRDefault="00E13CB7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กรุณากรอกข้อมูล </w:t>
            </w:r>
            <w:r w:rsidRPr="009F59E1">
              <w:rPr>
                <w:rFonts w:ascii="TH SarabunPSK" w:hAnsi="TH SarabunPSK" w:cs="TH SarabunPSK" w:hint="cs"/>
              </w:rPr>
              <w:t>Email</w:t>
            </w:r>
          </w:p>
        </w:tc>
      </w:tr>
    </w:tbl>
    <w:p w14:paraId="214616E6" w14:textId="67A30270" w:rsidR="0086138B" w:rsidRPr="009F59E1" w:rsidRDefault="0086138B" w:rsidP="0086138B">
      <w:pPr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Pr="009F59E1">
        <w:rPr>
          <w:rFonts w:ascii="TH SarabunPSK" w:hAnsi="TH SarabunPSK" w:cs="TH SarabunPSK" w:hint="cs"/>
          <w:cs/>
          <w:lang w:bidi="th-TH"/>
        </w:rPr>
        <w:t>14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Pr="009F59E1">
        <w:rPr>
          <w:rFonts w:ascii="TH SarabunPSK" w:hAnsi="TH SarabunPSK" w:cs="TH SarabunPSK" w:hint="cs"/>
          <w:cs/>
          <w:lang w:bidi="th-TH"/>
        </w:rPr>
        <w:t>15</w:t>
      </w:r>
      <w:r w:rsidRPr="009F59E1">
        <w:rPr>
          <w:rFonts w:ascii="TH SarabunPSK" w:hAnsi="TH SarabunPSK" w:cs="TH SarabunPSK" w:hint="cs"/>
        </w:rPr>
        <w:t xml:space="preserve"> VEc</w:t>
      </w:r>
      <w:r w:rsidRPr="009F59E1">
        <w:rPr>
          <w:rFonts w:ascii="TH SarabunPSK" w:hAnsi="TH SarabunPSK" w:cs="TH SarabunPSK" w:hint="cs"/>
          <w:cs/>
          <w:lang w:bidi="th-TH"/>
        </w:rPr>
        <w:t>16</w:t>
      </w:r>
      <w:r w:rsidRPr="009F59E1">
        <w:rPr>
          <w:rFonts w:ascii="TH SarabunPSK" w:hAnsi="TH SarabunPSK" w:cs="TH SarabunPSK" w:hint="cs"/>
        </w:rPr>
        <w:t xml:space="preserve"> VEc</w:t>
      </w:r>
      <w:r w:rsidRPr="009F59E1">
        <w:rPr>
          <w:rFonts w:ascii="TH SarabunPSK" w:hAnsi="TH SarabunPSK" w:cs="TH SarabunPSK" w:hint="cs"/>
          <w:cs/>
          <w:lang w:bidi="th-TH"/>
        </w:rPr>
        <w:t>17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ED3FA0">
        <w:rPr>
          <w:rFonts w:ascii="TH SarabunPSK" w:hAnsi="TH SarabunPSK" w:cs="TH SarabunPSK" w:hint="cs"/>
          <w:cs/>
          <w:lang w:bidi="th-TH"/>
        </w:rPr>
        <w:t>32</w:t>
      </w:r>
      <w:r w:rsidRPr="009F59E1">
        <w:rPr>
          <w:rFonts w:ascii="TH SarabunPSK" w:hAnsi="TH SarabunPSK" w:cs="TH SarabunPSK" w:hint="cs"/>
        </w:rPr>
        <w:t xml:space="preserve"> IVEc</w:t>
      </w:r>
      <w:r w:rsidR="00422B46" w:rsidRPr="009F59E1">
        <w:rPr>
          <w:rFonts w:ascii="TH SarabunPSK" w:hAnsi="TH SarabunPSK" w:cs="TH SarabunPSK" w:hint="cs"/>
          <w:cs/>
          <w:lang w:bidi="th-TH"/>
        </w:rPr>
        <w:t>16</w:t>
      </w:r>
      <w:r w:rsidRPr="009F59E1">
        <w:rPr>
          <w:rFonts w:ascii="TH SarabunPSK" w:hAnsi="TH SarabunPSK" w:cs="TH SarabunPSK" w:hint="cs"/>
        </w:rPr>
        <w:t xml:space="preserve">.1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 w:rsidRPr="009F59E1">
        <w:rPr>
          <w:rFonts w:ascii="TH SarabunPSK" w:hAnsi="TH SarabunPSK" w:cs="TH SarabunPSK" w:hint="cs"/>
        </w:rPr>
        <w:t xml:space="preserve"> </w:t>
      </w:r>
      <w:r w:rsidR="00ED3FA0">
        <w:rPr>
          <w:rFonts w:ascii="TH SarabunPSK" w:hAnsi="TH SarabunPSK" w:cs="TH SarabunPSK" w:hint="cs"/>
          <w:cs/>
          <w:lang w:bidi="th-TH"/>
        </w:rPr>
        <w:t xml:space="preserve">37 </w:t>
      </w:r>
      <w:r w:rsidR="00ED3FA0" w:rsidRPr="009F59E1">
        <w:rPr>
          <w:rFonts w:ascii="TH SarabunPSK" w:hAnsi="TH SarabunPSK" w:cs="TH SarabunPSK" w:hint="cs"/>
        </w:rPr>
        <w:t>IVEc</w:t>
      </w:r>
      <w:r w:rsidR="00ED3FA0" w:rsidRPr="009F59E1">
        <w:rPr>
          <w:rFonts w:ascii="TH SarabunPSK" w:hAnsi="TH SarabunPSK" w:cs="TH SarabunPSK" w:hint="cs"/>
          <w:cs/>
          <w:lang w:bidi="th-TH"/>
        </w:rPr>
        <w:t>16</w:t>
      </w:r>
      <w:r w:rsidR="00ED3FA0" w:rsidRPr="009F59E1">
        <w:rPr>
          <w:rFonts w:ascii="TH SarabunPSK" w:hAnsi="TH SarabunPSK" w:cs="TH SarabunPSK" w:hint="cs"/>
        </w:rPr>
        <w:t>.</w:t>
      </w:r>
      <w:r w:rsidR="00ED3FA0">
        <w:rPr>
          <w:rFonts w:ascii="TH SarabunPSK" w:hAnsi="TH SarabunPSK" w:cs="TH SarabunPSK" w:hint="cs"/>
          <w:cs/>
          <w:lang w:bidi="th-TH"/>
        </w:rPr>
        <w:t xml:space="preserve">2 </w:t>
      </w:r>
      <w:r w:rsidR="00ED3FA0"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="00ED3FA0" w:rsidRPr="009F59E1">
        <w:rPr>
          <w:rFonts w:ascii="TH SarabunPSK" w:hAnsi="TH SarabunPSK" w:cs="TH SarabunPSK" w:hint="cs"/>
        </w:rPr>
        <w:t xml:space="preserve">Test Case </w:t>
      </w:r>
      <w:r w:rsidR="00ED3FA0" w:rsidRPr="009F59E1">
        <w:rPr>
          <w:rFonts w:ascii="TH SarabunPSK" w:hAnsi="TH SarabunPSK" w:cs="TH SarabunPSK" w:hint="cs"/>
          <w:cs/>
        </w:rPr>
        <w:t>ที่</w:t>
      </w:r>
      <w:r w:rsidR="00ED3FA0" w:rsidRPr="009F59E1">
        <w:rPr>
          <w:rFonts w:ascii="TH SarabunPSK" w:hAnsi="TH SarabunPSK" w:cs="TH SarabunPSK" w:hint="cs"/>
        </w:rPr>
        <w:t xml:space="preserve"> </w:t>
      </w:r>
      <w:r w:rsidR="00ED3FA0">
        <w:rPr>
          <w:rFonts w:ascii="TH SarabunPSK" w:hAnsi="TH SarabunPSK" w:cs="TH SarabunPSK" w:hint="cs"/>
          <w:cs/>
          <w:lang w:bidi="th-TH"/>
        </w:rPr>
        <w:t>42</w:t>
      </w:r>
    </w:p>
    <w:p w14:paraId="77A1833D" w14:textId="0A34B4EC" w:rsidR="00422B46" w:rsidRPr="009F59E1" w:rsidRDefault="00422B46" w:rsidP="0086138B">
      <w:pPr>
        <w:rPr>
          <w:rFonts w:ascii="TH SarabunPSK" w:hAnsi="TH SarabunPSK" w:cs="TH SarabunPSK"/>
          <w:lang w:bidi="th-TH"/>
        </w:rPr>
      </w:pPr>
    </w:p>
    <w:p w14:paraId="230D7BA8" w14:textId="4827A718" w:rsidR="00422B46" w:rsidRPr="009F59E1" w:rsidRDefault="00422B46" w:rsidP="0086138B">
      <w:pPr>
        <w:rPr>
          <w:rFonts w:ascii="TH SarabunPSK" w:hAnsi="TH SarabunPSK" w:cs="TH SarabunPSK"/>
          <w:lang w:bidi="th-TH"/>
        </w:rPr>
      </w:pPr>
    </w:p>
    <w:p w14:paraId="34421385" w14:textId="65F399F3" w:rsidR="00422B46" w:rsidRPr="009F59E1" w:rsidRDefault="00422B46" w:rsidP="0086138B">
      <w:pPr>
        <w:rPr>
          <w:rFonts w:ascii="TH SarabunPSK" w:hAnsi="TH SarabunPSK" w:cs="TH SarabunPSK"/>
          <w:lang w:bidi="th-TH"/>
        </w:rPr>
      </w:pPr>
    </w:p>
    <w:p w14:paraId="60BA8683" w14:textId="12B2D820" w:rsidR="00422B46" w:rsidRDefault="00422B46" w:rsidP="0086138B">
      <w:pPr>
        <w:rPr>
          <w:rFonts w:ascii="TH SarabunPSK" w:hAnsi="TH SarabunPSK" w:cs="TH SarabunPSK"/>
          <w:lang w:bidi="th-TH"/>
        </w:rPr>
      </w:pPr>
    </w:p>
    <w:p w14:paraId="721A076F" w14:textId="6B9C15EC" w:rsidR="007E6B10" w:rsidRDefault="007E6B10" w:rsidP="0086138B">
      <w:pPr>
        <w:rPr>
          <w:rFonts w:ascii="TH SarabunPSK" w:hAnsi="TH SarabunPSK" w:cs="TH SarabunPSK"/>
          <w:lang w:bidi="th-TH"/>
        </w:rPr>
      </w:pPr>
    </w:p>
    <w:p w14:paraId="5E01EE73" w14:textId="0B25AB64" w:rsidR="007E6B10" w:rsidRDefault="007E6B10" w:rsidP="0086138B">
      <w:pPr>
        <w:rPr>
          <w:rFonts w:ascii="TH SarabunPSK" w:hAnsi="TH SarabunPSK" w:cs="TH SarabunPSK"/>
          <w:lang w:bidi="th-TH"/>
        </w:rPr>
      </w:pPr>
    </w:p>
    <w:p w14:paraId="3F2CC73D" w14:textId="33E43392" w:rsidR="007E6B10" w:rsidRDefault="007E6B10" w:rsidP="0086138B">
      <w:pPr>
        <w:rPr>
          <w:rFonts w:ascii="TH SarabunPSK" w:hAnsi="TH SarabunPSK" w:cs="TH SarabunPSK"/>
          <w:lang w:bidi="th-TH"/>
        </w:rPr>
      </w:pPr>
    </w:p>
    <w:p w14:paraId="549B3BA8" w14:textId="624C9124" w:rsidR="007E6B10" w:rsidRDefault="007E6B10" w:rsidP="0086138B">
      <w:pPr>
        <w:rPr>
          <w:rFonts w:ascii="TH SarabunPSK" w:hAnsi="TH SarabunPSK" w:cs="TH SarabunPSK"/>
          <w:lang w:bidi="th-TH"/>
        </w:rPr>
      </w:pPr>
    </w:p>
    <w:p w14:paraId="2E690E9C" w14:textId="77777777" w:rsidR="007E6B10" w:rsidRPr="009F59E1" w:rsidRDefault="007E6B10" w:rsidP="0086138B">
      <w:pPr>
        <w:rPr>
          <w:rFonts w:ascii="TH SarabunPSK" w:hAnsi="TH SarabunPSK" w:cs="TH SarabunPSK"/>
          <w:lang w:bidi="th-TH"/>
        </w:rPr>
      </w:pPr>
    </w:p>
    <w:p w14:paraId="764BA3DE" w14:textId="0BCA805C" w:rsidR="00422B46" w:rsidRPr="009F59E1" w:rsidRDefault="00422B46" w:rsidP="00422B46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.5.3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เบอร์โทรศัพท์ (</w:t>
      </w:r>
      <w:r w:rsidRPr="009F59E1">
        <w:rPr>
          <w:rFonts w:ascii="TH SarabunPSK" w:hAnsi="TH SarabunPSK" w:cs="TH SarabunPSK" w:hint="cs"/>
          <w:b/>
          <w:bCs/>
          <w:lang w:bidi="th-TH"/>
        </w:rPr>
        <w:t>Mobile No.) : TextInput</w:t>
      </w:r>
    </w:p>
    <w:p w14:paraId="78763ED9" w14:textId="77777777" w:rsidR="00422B46" w:rsidRPr="009F59E1" w:rsidRDefault="00422B46" w:rsidP="00422B46">
      <w:pPr>
        <w:pStyle w:val="ListParagraph"/>
        <w:jc w:val="thaiDistribute"/>
        <w:rPr>
          <w:rFonts w:ascii="TH SarabunPSK" w:hAnsi="TH SarabunPSK" w:cs="TH SarabunPSK"/>
          <w:b/>
          <w:bCs/>
        </w:rPr>
      </w:pPr>
      <w:r w:rsidRPr="009F59E1">
        <w:rPr>
          <w:rFonts w:ascii="TH SarabunPSK" w:hAnsi="TH SarabunPSK" w:cs="TH SarabunPSK" w:hint="cs"/>
          <w:b/>
          <w:bCs/>
          <w:cs/>
        </w:rPr>
        <w:t>ความต้องการของระบบในส่วนเบอร์โทรศัพท์มีคุณลักษณะดังนี้</w:t>
      </w:r>
    </w:p>
    <w:p w14:paraId="6B55F647" w14:textId="31DFC4DF" w:rsidR="00422B46" w:rsidRPr="009F59E1" w:rsidRDefault="00323191" w:rsidP="00323191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1. </w:t>
      </w:r>
      <w:r w:rsidR="00422B46" w:rsidRPr="009F59E1">
        <w:rPr>
          <w:rFonts w:ascii="TH SarabunPSK" w:hAnsi="TH SarabunPSK" w:cs="TH SarabunPSK" w:hint="cs"/>
          <w:cs/>
        </w:rPr>
        <w:t xml:space="preserve">ต้องเป็นตัวเลขอารบิก เท่านั้น </w:t>
      </w:r>
    </w:p>
    <w:p w14:paraId="5BD5EDEA" w14:textId="4F669D7F" w:rsidR="00422B46" w:rsidRPr="009F59E1" w:rsidRDefault="00323191" w:rsidP="00323191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2. </w:t>
      </w:r>
      <w:r w:rsidR="00422B46" w:rsidRPr="009F59E1">
        <w:rPr>
          <w:rFonts w:ascii="TH SarabunPSK" w:hAnsi="TH SarabunPSK" w:cs="TH SarabunPSK" w:hint="cs"/>
          <w:cs/>
        </w:rPr>
        <w:t>ต้องขึ้นต้นด้วยเลข 0</w:t>
      </w:r>
      <w:r w:rsidR="00422B46" w:rsidRPr="009F59E1">
        <w:rPr>
          <w:rFonts w:ascii="TH SarabunPSK" w:hAnsi="TH SarabunPSK" w:cs="TH SarabunPSK" w:hint="cs"/>
        </w:rPr>
        <w:t>6 08 09</w:t>
      </w:r>
      <w:r w:rsidR="00422B46" w:rsidRPr="009F59E1">
        <w:rPr>
          <w:rFonts w:ascii="TH SarabunPSK" w:hAnsi="TH SarabunPSK" w:cs="TH SarabunPSK" w:hint="cs"/>
          <w:cs/>
        </w:rPr>
        <w:t xml:space="preserve"> เท่านั้น</w:t>
      </w:r>
    </w:p>
    <w:p w14:paraId="3915080B" w14:textId="24171ACC" w:rsidR="00422B46" w:rsidRPr="009F59E1" w:rsidRDefault="00323191" w:rsidP="00323191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3. </w:t>
      </w:r>
      <w:r w:rsidR="00422B46" w:rsidRPr="009F59E1">
        <w:rPr>
          <w:rFonts w:ascii="TH SarabunPSK" w:hAnsi="TH SarabunPSK" w:cs="TH SarabunPSK" w:hint="cs"/>
          <w:cs/>
        </w:rPr>
        <w:t>ต้องไม่มีเว้นวรรค หรือช่องว่างใดๆ</w:t>
      </w:r>
    </w:p>
    <w:p w14:paraId="76E26642" w14:textId="18B768A0" w:rsidR="00422B46" w:rsidRPr="009F59E1" w:rsidRDefault="00323191" w:rsidP="00323191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4. </w:t>
      </w:r>
      <w:r w:rsidR="00422B46" w:rsidRPr="009F59E1">
        <w:rPr>
          <w:rFonts w:ascii="TH SarabunPSK" w:hAnsi="TH SarabunPSK" w:cs="TH SarabunPSK" w:hint="cs"/>
          <w:cs/>
        </w:rPr>
        <w:t>มีจำนวนตัวเลข10 ตัวเลข</w:t>
      </w:r>
    </w:p>
    <w:p w14:paraId="6679F121" w14:textId="305C8C98" w:rsidR="00422B46" w:rsidRPr="009F59E1" w:rsidRDefault="00323191" w:rsidP="00323191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5. </w:t>
      </w:r>
      <w:r w:rsidR="00422B46" w:rsidRPr="009F59E1">
        <w:rPr>
          <w:rFonts w:ascii="TH SarabunPSK" w:hAnsi="TH SarabunPSK" w:cs="TH SarabunPSK" w:hint="cs"/>
          <w:cs/>
        </w:rPr>
        <w:t>ต้องไม่เป็นค่าว่าง</w:t>
      </w:r>
    </w:p>
    <w:p w14:paraId="2350A197" w14:textId="77777777" w:rsidR="00422B46" w:rsidRPr="009F59E1" w:rsidRDefault="00422B46" w:rsidP="00422B46">
      <w:pPr>
        <w:pStyle w:val="ListParagraph"/>
        <w:jc w:val="thaiDistribute"/>
        <w:rPr>
          <w:rFonts w:ascii="TH SarabunPSK" w:hAnsi="TH SarabunPSK" w:cs="TH SarabunPSK"/>
          <w:b/>
          <w:bCs/>
          <w:cs/>
        </w:rPr>
      </w:pPr>
      <w:r w:rsidRPr="009F59E1">
        <w:rPr>
          <w:rFonts w:ascii="TH SarabunPSK" w:hAnsi="TH SarabunPSK" w:cs="TH SarabunPSK" w:hint="cs"/>
          <w:b/>
          <w:bCs/>
          <w:cs/>
        </w:rPr>
        <w:t>เงื่อนไขในการทดสอบในส่วนของเบอร์โทรศัพท์</w:t>
      </w:r>
    </w:p>
    <w:p w14:paraId="6753D3F4" w14:textId="77777777" w:rsidR="00422B46" w:rsidRPr="009F59E1" w:rsidRDefault="00422B46" w:rsidP="00323191">
      <w:pPr>
        <w:pStyle w:val="ListParagraph"/>
        <w:numPr>
          <w:ilvl w:val="0"/>
          <w:numId w:val="10"/>
        </w:numPr>
        <w:spacing w:line="259" w:lineRule="auto"/>
        <w:ind w:left="1276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ในกรณีที่ผู้ใช้ไม่กรอกอีเมล ระบบจะแสดงข้อความ “กรุณากรอกเบอร์โทรศัพท์”</w:t>
      </w:r>
    </w:p>
    <w:p w14:paraId="15F71707" w14:textId="77777777" w:rsidR="00422B46" w:rsidRPr="009F59E1" w:rsidRDefault="00422B46" w:rsidP="00323191">
      <w:pPr>
        <w:pStyle w:val="ListParagraph"/>
        <w:numPr>
          <w:ilvl w:val="0"/>
          <w:numId w:val="10"/>
        </w:numPr>
        <w:spacing w:line="259" w:lineRule="auto"/>
        <w:ind w:left="1276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ในกรณีที่ผู้ใช้กรอกอีเมล ไม่ถูกต้อง ระบบจะแสดงข้อความ “รูปแบบเบอร์โทรศัพท์ไม่ถูกต้อง โปรดกรอกอีกครั้ง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3DC7549C" w14:textId="2CEF2B92" w:rsidR="00422B46" w:rsidRPr="009F59E1" w:rsidRDefault="00422B46" w:rsidP="00422B46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6E673BC1" w14:textId="77777777" w:rsidR="00323191" w:rsidRPr="009F59E1" w:rsidRDefault="00323191" w:rsidP="00422B46">
      <w:pPr>
        <w:ind w:left="720" w:firstLine="360"/>
        <w:rPr>
          <w:rFonts w:ascii="TH SarabunPSK" w:hAnsi="TH SarabunPSK" w:cs="TH SarabunPSK"/>
        </w:rPr>
      </w:pPr>
    </w:p>
    <w:p w14:paraId="2305AACF" w14:textId="3416105C" w:rsidR="00422B46" w:rsidRPr="009F59E1" w:rsidRDefault="00422B46" w:rsidP="00422B46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เบอร์โทรศัพท์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418"/>
        <w:gridCol w:w="1891"/>
        <w:gridCol w:w="1687"/>
        <w:gridCol w:w="1352"/>
        <w:gridCol w:w="1352"/>
      </w:tblGrid>
      <w:tr w:rsidR="00E63636" w:rsidRPr="009F59E1" w14:paraId="0E2D83FA" w14:textId="77777777" w:rsidTr="00B07474">
        <w:tc>
          <w:tcPr>
            <w:tcW w:w="690" w:type="pct"/>
            <w:shd w:val="clear" w:color="auto" w:fill="D0CECE" w:themeFill="background2" w:themeFillShade="E6"/>
            <w:vAlign w:val="center"/>
          </w:tcPr>
          <w:p w14:paraId="47818597" w14:textId="77777777" w:rsidR="00E63636" w:rsidRPr="009F59E1" w:rsidRDefault="00E63636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Requirement</w:t>
            </w:r>
          </w:p>
        </w:tc>
        <w:tc>
          <w:tcPr>
            <w:tcW w:w="898" w:type="pct"/>
            <w:shd w:val="clear" w:color="auto" w:fill="D0CECE" w:themeFill="background2" w:themeFillShade="E6"/>
            <w:vAlign w:val="center"/>
          </w:tcPr>
          <w:p w14:paraId="4EEEC061" w14:textId="77777777" w:rsidR="00E63636" w:rsidRPr="009F59E1" w:rsidRDefault="00E63636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385730DD" w14:textId="77777777" w:rsidR="00E63636" w:rsidRPr="009F59E1" w:rsidRDefault="00E63636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Partitions</w:t>
            </w:r>
          </w:p>
        </w:tc>
        <w:tc>
          <w:tcPr>
            <w:tcW w:w="1154" w:type="pct"/>
            <w:shd w:val="clear" w:color="auto" w:fill="D0CECE" w:themeFill="background2" w:themeFillShade="E6"/>
            <w:vAlign w:val="center"/>
          </w:tcPr>
          <w:p w14:paraId="03FA7025" w14:textId="77777777" w:rsidR="00E63636" w:rsidRPr="009F59E1" w:rsidRDefault="00E63636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Invalid Partitions </w:t>
            </w:r>
          </w:p>
        </w:tc>
        <w:tc>
          <w:tcPr>
            <w:tcW w:w="1043" w:type="pct"/>
            <w:shd w:val="clear" w:color="auto" w:fill="D0CECE" w:themeFill="background2" w:themeFillShade="E6"/>
            <w:vAlign w:val="center"/>
          </w:tcPr>
          <w:p w14:paraId="39ACF776" w14:textId="77777777" w:rsidR="00E63636" w:rsidRPr="009F59E1" w:rsidRDefault="00E63636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 Partitions</w:t>
            </w:r>
          </w:p>
        </w:tc>
        <w:tc>
          <w:tcPr>
            <w:tcW w:w="608" w:type="pct"/>
            <w:shd w:val="clear" w:color="auto" w:fill="D0CECE" w:themeFill="background2" w:themeFillShade="E6"/>
            <w:vAlign w:val="center"/>
          </w:tcPr>
          <w:p w14:paraId="3B9E304D" w14:textId="77777777" w:rsidR="00E63636" w:rsidRPr="009F59E1" w:rsidRDefault="00E63636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3EAFC9EC" w14:textId="77777777" w:rsidR="00E63636" w:rsidRPr="009F59E1" w:rsidRDefault="00E63636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  <w:tc>
          <w:tcPr>
            <w:tcW w:w="608" w:type="pct"/>
            <w:shd w:val="clear" w:color="auto" w:fill="D0CECE" w:themeFill="background2" w:themeFillShade="E6"/>
            <w:vAlign w:val="center"/>
          </w:tcPr>
          <w:p w14:paraId="78E2354D" w14:textId="77777777" w:rsidR="00E63636" w:rsidRPr="009F59E1" w:rsidRDefault="00E63636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</w:t>
            </w:r>
          </w:p>
          <w:p w14:paraId="1923D19F" w14:textId="77777777" w:rsidR="00E63636" w:rsidRPr="009F59E1" w:rsidRDefault="00E63636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</w:tr>
      <w:tr w:rsidR="00E63636" w:rsidRPr="009F59E1" w14:paraId="75699182" w14:textId="77777777" w:rsidTr="00B07474">
        <w:tc>
          <w:tcPr>
            <w:tcW w:w="690" w:type="pct"/>
            <w:vAlign w:val="center"/>
          </w:tcPr>
          <w:p w14:paraId="032CBEAD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898" w:type="pct"/>
            <w:vAlign w:val="center"/>
          </w:tcPr>
          <w:p w14:paraId="669BB6CE" w14:textId="0A00A85B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VEc18 –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ต้องเป็นตัวเลขอารบิก เท่านั้น</w:t>
            </w:r>
          </w:p>
        </w:tc>
        <w:tc>
          <w:tcPr>
            <w:tcW w:w="1154" w:type="pct"/>
            <w:vAlign w:val="center"/>
          </w:tcPr>
          <w:p w14:paraId="7EC0F35F" w14:textId="2307C3DA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IVEc18.1 – </w:t>
            </w:r>
            <w:r w:rsidRPr="009F59E1">
              <w:rPr>
                <w:rFonts w:ascii="TH SarabunPSK" w:hAnsi="TH SarabunPSK" w:cs="TH SarabunPSK" w:hint="cs"/>
                <w:cs/>
              </w:rPr>
              <w:t>ไม่ใช่ตัวเลข</w:t>
            </w:r>
          </w:p>
        </w:tc>
        <w:tc>
          <w:tcPr>
            <w:tcW w:w="1043" w:type="pct"/>
            <w:vAlign w:val="center"/>
          </w:tcPr>
          <w:p w14:paraId="4B4581FE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4498B820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31DC8F13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</w:p>
        </w:tc>
      </w:tr>
      <w:tr w:rsidR="00E63636" w:rsidRPr="009F59E1" w14:paraId="3ED8DE20" w14:textId="77777777" w:rsidTr="00B07474">
        <w:tc>
          <w:tcPr>
            <w:tcW w:w="690" w:type="pct"/>
            <w:vAlign w:val="center"/>
          </w:tcPr>
          <w:p w14:paraId="6E001E9C" w14:textId="77777777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ตัวอักษรขึ้นต้น</w:t>
            </w:r>
          </w:p>
        </w:tc>
        <w:tc>
          <w:tcPr>
            <w:tcW w:w="898" w:type="pct"/>
            <w:vAlign w:val="center"/>
          </w:tcPr>
          <w:p w14:paraId="15A34694" w14:textId="2B50C9FF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VEc19 - </w:t>
            </w:r>
            <w:r w:rsidRPr="009F59E1">
              <w:rPr>
                <w:rFonts w:ascii="TH SarabunPSK" w:hAnsi="TH SarabunPSK" w:cs="TH SarabunPSK" w:hint="cs"/>
                <w:cs/>
              </w:rPr>
              <w:t>ขึ้นต้นด้วยเลข 0</w:t>
            </w:r>
            <w:r w:rsidRPr="009F59E1">
              <w:rPr>
                <w:rFonts w:ascii="TH SarabunPSK" w:hAnsi="TH SarabunPSK" w:cs="TH SarabunPSK" w:hint="cs"/>
              </w:rPr>
              <w:t>6 08 09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เท่านั้น</w:t>
            </w:r>
          </w:p>
        </w:tc>
        <w:tc>
          <w:tcPr>
            <w:tcW w:w="1154" w:type="pct"/>
            <w:vAlign w:val="center"/>
          </w:tcPr>
          <w:p w14:paraId="33D751A4" w14:textId="655BB13F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IVEc19.1 - </w:t>
            </w:r>
            <w:r w:rsidRPr="009F59E1">
              <w:rPr>
                <w:rFonts w:ascii="TH SarabunPSK" w:hAnsi="TH SarabunPSK" w:cs="TH SarabunPSK" w:hint="cs"/>
                <w:cs/>
              </w:rPr>
              <w:t>ไม่ขึ้นต้นด้วยเลข 0</w:t>
            </w:r>
            <w:r w:rsidRPr="009F59E1">
              <w:rPr>
                <w:rFonts w:ascii="TH SarabunPSK" w:hAnsi="TH SarabunPSK" w:cs="TH SarabunPSK" w:hint="cs"/>
              </w:rPr>
              <w:t>6 08 09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1043" w:type="pct"/>
            <w:vAlign w:val="center"/>
          </w:tcPr>
          <w:p w14:paraId="6663CB0E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1D71C70F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30EE3E4D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</w:p>
        </w:tc>
      </w:tr>
      <w:tr w:rsidR="00E63636" w:rsidRPr="009F59E1" w14:paraId="5A9B9581" w14:textId="77777777" w:rsidTr="00B07474">
        <w:tc>
          <w:tcPr>
            <w:tcW w:w="690" w:type="pct"/>
            <w:vAlign w:val="center"/>
          </w:tcPr>
          <w:p w14:paraId="20CE3669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898" w:type="pct"/>
            <w:vAlign w:val="center"/>
          </w:tcPr>
          <w:p w14:paraId="220A2A3F" w14:textId="566246D7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VEc20 -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ต้องไม่มีช่องว่าง</w:t>
            </w:r>
          </w:p>
        </w:tc>
        <w:tc>
          <w:tcPr>
            <w:tcW w:w="1154" w:type="pct"/>
            <w:vAlign w:val="center"/>
          </w:tcPr>
          <w:p w14:paraId="7B036D07" w14:textId="5B592975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IVEc20.1 - </w:t>
            </w:r>
            <w:r w:rsidRPr="009F59E1">
              <w:rPr>
                <w:rFonts w:ascii="TH SarabunPSK" w:hAnsi="TH SarabunPSK" w:cs="TH SarabunPSK" w:hint="cs"/>
                <w:cs/>
              </w:rPr>
              <w:t>มีช่องว่าง</w:t>
            </w:r>
          </w:p>
        </w:tc>
        <w:tc>
          <w:tcPr>
            <w:tcW w:w="1043" w:type="pct"/>
            <w:vAlign w:val="center"/>
          </w:tcPr>
          <w:p w14:paraId="4D7AA3F2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74F0653C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4568A555" w14:textId="77777777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</w:p>
        </w:tc>
      </w:tr>
      <w:tr w:rsidR="00E63636" w:rsidRPr="009F59E1" w14:paraId="216D99F7" w14:textId="77777777" w:rsidTr="00B07474">
        <w:tc>
          <w:tcPr>
            <w:tcW w:w="690" w:type="pct"/>
            <w:vAlign w:val="center"/>
          </w:tcPr>
          <w:p w14:paraId="1DC357B9" w14:textId="77777777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898" w:type="pct"/>
            <w:vAlign w:val="center"/>
          </w:tcPr>
          <w:p w14:paraId="6A091039" w14:textId="253587BF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VEc21 -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ต้องมีความยาวตัวเลข </w:t>
            </w:r>
            <w:r w:rsidRPr="009F59E1">
              <w:rPr>
                <w:rFonts w:ascii="TH SarabunPSK" w:hAnsi="TH SarabunPSK" w:cs="TH SarabunPSK" w:hint="cs"/>
              </w:rPr>
              <w:t>10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ตัวเลข</w:t>
            </w:r>
          </w:p>
        </w:tc>
        <w:tc>
          <w:tcPr>
            <w:tcW w:w="1154" w:type="pct"/>
            <w:vAlign w:val="center"/>
          </w:tcPr>
          <w:p w14:paraId="78C04780" w14:textId="0E01B52E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IVEc21.1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มีความยาวตัวเลขน้อยกว่า</w:t>
            </w:r>
            <w:r w:rsidRPr="009F59E1">
              <w:rPr>
                <w:rFonts w:ascii="TH SarabunPSK" w:hAnsi="TH SarabunPSK" w:cs="TH SarabunPSK" w:hint="cs"/>
              </w:rPr>
              <w:t xml:space="preserve">10 </w:t>
            </w:r>
            <w:r w:rsidRPr="009F59E1">
              <w:rPr>
                <w:rFonts w:ascii="TH SarabunPSK" w:hAnsi="TH SarabunPSK" w:cs="TH SarabunPSK" w:hint="cs"/>
                <w:cs/>
              </w:rPr>
              <w:t>ตัวเลข</w:t>
            </w:r>
          </w:p>
        </w:tc>
        <w:tc>
          <w:tcPr>
            <w:tcW w:w="1043" w:type="pct"/>
            <w:vAlign w:val="center"/>
          </w:tcPr>
          <w:p w14:paraId="0383EFD1" w14:textId="37F56681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IVEc21.2 -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มีความยาวตัวเลขมากกว่า </w:t>
            </w:r>
            <w:r w:rsidRPr="009F59E1">
              <w:rPr>
                <w:rFonts w:ascii="TH SarabunPSK" w:hAnsi="TH SarabunPSK" w:cs="TH SarabunPSK" w:hint="cs"/>
              </w:rPr>
              <w:t xml:space="preserve">10 </w:t>
            </w:r>
            <w:r w:rsidRPr="009F59E1">
              <w:rPr>
                <w:rFonts w:ascii="TH SarabunPSK" w:hAnsi="TH SarabunPSK" w:cs="TH SarabunPSK" w:hint="cs"/>
                <w:cs/>
              </w:rPr>
              <w:t>ตัวเลข</w:t>
            </w:r>
          </w:p>
        </w:tc>
        <w:tc>
          <w:tcPr>
            <w:tcW w:w="608" w:type="pct"/>
            <w:vAlign w:val="center"/>
          </w:tcPr>
          <w:p w14:paraId="7793D135" w14:textId="190D264E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9B2222">
              <w:rPr>
                <w:rFonts w:ascii="TH SarabunPSK" w:hAnsi="TH SarabunPSK" w:cs="TH SarabunPSK" w:hint="cs"/>
                <w:cs/>
                <w:lang w:bidi="th-TH"/>
              </w:rPr>
              <w:t>17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 ตัวเลข</w:t>
            </w:r>
          </w:p>
        </w:tc>
        <w:tc>
          <w:tcPr>
            <w:tcW w:w="608" w:type="pct"/>
            <w:vAlign w:val="center"/>
          </w:tcPr>
          <w:p w14:paraId="7CCDC580" w14:textId="68944B68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9B2222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 ตัวเลข</w:t>
            </w:r>
          </w:p>
          <w:p w14:paraId="7D1ECB63" w14:textId="1C1DCF24" w:rsidR="00E63636" w:rsidRPr="009F59E1" w:rsidRDefault="00E6363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IVB10 -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11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ตัวเลข</w:t>
            </w:r>
          </w:p>
        </w:tc>
      </w:tr>
      <w:tr w:rsidR="00E63636" w:rsidRPr="009F59E1" w14:paraId="20788A0A" w14:textId="77777777" w:rsidTr="00B07474">
        <w:tc>
          <w:tcPr>
            <w:tcW w:w="690" w:type="pct"/>
            <w:vAlign w:val="center"/>
          </w:tcPr>
          <w:p w14:paraId="04B85C18" w14:textId="77777777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898" w:type="pct"/>
            <w:vAlign w:val="center"/>
          </w:tcPr>
          <w:p w14:paraId="2FB1C383" w14:textId="2CCEBB05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VEc22 -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  <w:tc>
          <w:tcPr>
            <w:tcW w:w="1154" w:type="pct"/>
            <w:vAlign w:val="center"/>
          </w:tcPr>
          <w:p w14:paraId="51A6344F" w14:textId="0B766E2B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IVEc22.1 -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043" w:type="pct"/>
            <w:vAlign w:val="center"/>
          </w:tcPr>
          <w:p w14:paraId="70318B9F" w14:textId="77777777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608" w:type="pct"/>
            <w:vAlign w:val="center"/>
          </w:tcPr>
          <w:p w14:paraId="37C63332" w14:textId="77777777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608" w:type="pct"/>
            <w:vAlign w:val="center"/>
          </w:tcPr>
          <w:p w14:paraId="49A6D650" w14:textId="77777777" w:rsidR="00E63636" w:rsidRPr="009F59E1" w:rsidRDefault="00E63636" w:rsidP="002C59D3">
            <w:pPr>
              <w:rPr>
                <w:rFonts w:ascii="TH SarabunPSK" w:hAnsi="TH SarabunPSK" w:cs="TH SarabunPSK"/>
                <w:cs/>
              </w:rPr>
            </w:pPr>
          </w:p>
        </w:tc>
      </w:tr>
    </w:tbl>
    <w:p w14:paraId="094BECEF" w14:textId="77777777" w:rsidR="00422B46" w:rsidRPr="009F59E1" w:rsidRDefault="00422B46" w:rsidP="00422B46">
      <w:pPr>
        <w:rPr>
          <w:rFonts w:ascii="TH SarabunPSK" w:hAnsi="TH SarabunPSK" w:cs="TH SarabunPSK"/>
        </w:rPr>
      </w:pPr>
    </w:p>
    <w:p w14:paraId="40CD488B" w14:textId="2AFA1D34" w:rsidR="00422B46" w:rsidRPr="009F59E1" w:rsidRDefault="00422B46" w:rsidP="00422B46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63636"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E63636" w:rsidRPr="009F59E1">
        <w:rPr>
          <w:rFonts w:ascii="TH SarabunPSK" w:hAnsi="TH SarabunPSK" w:cs="TH SarabunPSK" w:hint="cs"/>
          <w:b/>
          <w:bCs/>
          <w:cs/>
          <w:lang w:bidi="th-TH"/>
        </w:rPr>
        <w:t>เบอร์โทรศัพท์</w:t>
      </w:r>
      <w:r w:rsidR="00E63636"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6"/>
        <w:gridCol w:w="2536"/>
        <w:gridCol w:w="4022"/>
        <w:gridCol w:w="1978"/>
      </w:tblGrid>
      <w:tr w:rsidR="00E63636" w:rsidRPr="009F59E1" w14:paraId="1195198D" w14:textId="77777777" w:rsidTr="00BE157C">
        <w:tc>
          <w:tcPr>
            <w:tcW w:w="382" w:type="pct"/>
            <w:shd w:val="clear" w:color="auto" w:fill="D0CECE" w:themeFill="background2" w:themeFillShade="E6"/>
          </w:tcPr>
          <w:p w14:paraId="09C77C40" w14:textId="77777777" w:rsidR="00E63636" w:rsidRPr="009F59E1" w:rsidRDefault="00E6363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1372" w:type="pct"/>
            <w:shd w:val="clear" w:color="auto" w:fill="D0CECE" w:themeFill="background2" w:themeFillShade="E6"/>
          </w:tcPr>
          <w:p w14:paraId="44F6498A" w14:textId="77777777" w:rsidR="00E63636" w:rsidRPr="009F59E1" w:rsidRDefault="00E6363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Class</w:t>
            </w:r>
          </w:p>
        </w:tc>
        <w:tc>
          <w:tcPr>
            <w:tcW w:w="2176" w:type="pct"/>
            <w:shd w:val="clear" w:color="auto" w:fill="D0CECE" w:themeFill="background2" w:themeFillShade="E6"/>
          </w:tcPr>
          <w:p w14:paraId="37700601" w14:textId="77777777" w:rsidR="00E63636" w:rsidRPr="009F59E1" w:rsidRDefault="00E6363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1070" w:type="pct"/>
            <w:shd w:val="clear" w:color="auto" w:fill="D0CECE" w:themeFill="background2" w:themeFillShade="E6"/>
          </w:tcPr>
          <w:p w14:paraId="5FA32A28" w14:textId="77777777" w:rsidR="00E63636" w:rsidRPr="009F59E1" w:rsidRDefault="00E63636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</w:tr>
      <w:tr w:rsidR="00E63636" w:rsidRPr="009F59E1" w14:paraId="29B9021F" w14:textId="77777777" w:rsidTr="00BE157C">
        <w:tc>
          <w:tcPr>
            <w:tcW w:w="382" w:type="pct"/>
          </w:tcPr>
          <w:p w14:paraId="2001E19C" w14:textId="70BC98A1" w:rsidR="00E63636" w:rsidRPr="009F59E1" w:rsidRDefault="00BE157C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44</w:t>
            </w:r>
          </w:p>
        </w:tc>
        <w:tc>
          <w:tcPr>
            <w:tcW w:w="1372" w:type="pct"/>
          </w:tcPr>
          <w:p w14:paraId="0338D7AC" w14:textId="6206370A" w:rsidR="00E63636" w:rsidRPr="009F59E1" w:rsidRDefault="00E63636" w:rsidP="00F5461B">
            <w:pPr>
              <w:rPr>
                <w:rFonts w:ascii="TH SarabunPSK" w:hAnsi="TH SarabunPSK" w:cs="TH SarabunPSK"/>
                <w:color w:val="0070C0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F40F1F" w:rsidRPr="009F59E1">
              <w:rPr>
                <w:rFonts w:ascii="TH SarabunPSK" w:hAnsi="TH SarabunPSK" w:cs="TH SarabunPSK" w:hint="cs"/>
              </w:rPr>
              <w:t>18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ประกอบด้วยตัวเลขอารบิก</w:t>
            </w:r>
            <w:r w:rsidRPr="009F59E1">
              <w:rPr>
                <w:rFonts w:ascii="TH SarabunPSK" w:hAnsi="TH SarabunPSK" w:cs="TH SarabunPSK" w:hint="cs"/>
                <w:color w:val="0070C0"/>
              </w:rPr>
              <w:t xml:space="preserve"> </w:t>
            </w:r>
          </w:p>
          <w:p w14:paraId="36B6853A" w14:textId="77777777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2176" w:type="pct"/>
          </w:tcPr>
          <w:p w14:paraId="1321CE34" w14:textId="77777777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0973542262</w:t>
            </w:r>
          </w:p>
        </w:tc>
        <w:tc>
          <w:tcPr>
            <w:tcW w:w="1070" w:type="pct"/>
          </w:tcPr>
          <w:p w14:paraId="12F059FD" w14:textId="77777777" w:rsidR="00E63636" w:rsidRPr="009F59E1" w:rsidRDefault="00E6363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E63636" w:rsidRPr="009F59E1" w14:paraId="15C1F103" w14:textId="77777777" w:rsidTr="00BE157C">
        <w:tc>
          <w:tcPr>
            <w:tcW w:w="382" w:type="pct"/>
          </w:tcPr>
          <w:p w14:paraId="3993367B" w14:textId="1E682166" w:rsidR="00E63636" w:rsidRPr="009F59E1" w:rsidRDefault="00BE157C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45</w:t>
            </w:r>
          </w:p>
        </w:tc>
        <w:tc>
          <w:tcPr>
            <w:tcW w:w="1372" w:type="pct"/>
          </w:tcPr>
          <w:p w14:paraId="5F9DD0A4" w14:textId="48EBD321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F40F1F" w:rsidRPr="009F59E1">
              <w:rPr>
                <w:rFonts w:ascii="TH SarabunPSK" w:hAnsi="TH SarabunPSK" w:cs="TH SarabunPSK" w:hint="cs"/>
              </w:rPr>
              <w:t>18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>ไม่ใช่ตัวเลข</w:t>
            </w:r>
          </w:p>
        </w:tc>
        <w:tc>
          <w:tcPr>
            <w:tcW w:w="2176" w:type="pct"/>
          </w:tcPr>
          <w:p w14:paraId="445A1A1D" w14:textId="5A87111B" w:rsidR="00E63636" w:rsidRPr="009F59E1" w:rsidRDefault="007774AE" w:rsidP="00F5461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Boo</w:t>
            </w:r>
            <w:r w:rsidR="00E63636" w:rsidRPr="009F59E1">
              <w:rPr>
                <w:rFonts w:ascii="TH SarabunPSK" w:hAnsi="TH SarabunPSK" w:cs="TH SarabunPSK" w:hint="cs"/>
                <w:color w:val="FF0000"/>
              </w:rPr>
              <w:t>@!#$</w:t>
            </w:r>
          </w:p>
        </w:tc>
        <w:tc>
          <w:tcPr>
            <w:tcW w:w="1070" w:type="pct"/>
          </w:tcPr>
          <w:p w14:paraId="4FA8B203" w14:textId="77777777" w:rsidR="00E63636" w:rsidRPr="009F59E1" w:rsidRDefault="00E6363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E63636" w:rsidRPr="009F59E1" w14:paraId="5F7C91AD" w14:textId="77777777" w:rsidTr="00BE157C">
        <w:tc>
          <w:tcPr>
            <w:tcW w:w="382" w:type="pct"/>
          </w:tcPr>
          <w:p w14:paraId="4C47C459" w14:textId="7C6DB595" w:rsidR="00E63636" w:rsidRPr="009F59E1" w:rsidRDefault="00BE157C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46</w:t>
            </w:r>
          </w:p>
        </w:tc>
        <w:tc>
          <w:tcPr>
            <w:tcW w:w="1372" w:type="pct"/>
          </w:tcPr>
          <w:p w14:paraId="78447660" w14:textId="746EFC66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F40F1F" w:rsidRPr="009F59E1">
              <w:rPr>
                <w:rFonts w:ascii="TH SarabunPSK" w:hAnsi="TH SarabunPSK" w:cs="TH SarabunPSK" w:hint="cs"/>
              </w:rPr>
              <w:t>19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ไม่ขึ้นต้นด้วยเลข 0</w:t>
            </w:r>
            <w:r w:rsidRPr="009F59E1">
              <w:rPr>
                <w:rFonts w:ascii="TH SarabunPSK" w:hAnsi="TH SarabunPSK" w:cs="TH SarabunPSK" w:hint="cs"/>
              </w:rPr>
              <w:t>6 08 09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176" w:type="pct"/>
          </w:tcPr>
          <w:p w14:paraId="757E3E3A" w14:textId="77777777" w:rsidR="00E63636" w:rsidRPr="009F59E1" w:rsidRDefault="00E63636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1872567387</w:t>
            </w:r>
          </w:p>
        </w:tc>
        <w:tc>
          <w:tcPr>
            <w:tcW w:w="1070" w:type="pct"/>
          </w:tcPr>
          <w:p w14:paraId="072632EE" w14:textId="77777777" w:rsidR="00E63636" w:rsidRPr="009F59E1" w:rsidRDefault="00E6363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E63636" w:rsidRPr="009F59E1" w14:paraId="5088081B" w14:textId="77777777" w:rsidTr="00BE157C">
        <w:tc>
          <w:tcPr>
            <w:tcW w:w="382" w:type="pct"/>
          </w:tcPr>
          <w:p w14:paraId="48ED830C" w14:textId="6F062840" w:rsidR="00E63636" w:rsidRPr="009F59E1" w:rsidRDefault="00BE157C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47</w:t>
            </w:r>
          </w:p>
        </w:tc>
        <w:tc>
          <w:tcPr>
            <w:tcW w:w="1372" w:type="pct"/>
          </w:tcPr>
          <w:p w14:paraId="5AC93E19" w14:textId="001F594B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F40F1F" w:rsidRPr="009F59E1">
              <w:rPr>
                <w:rFonts w:ascii="TH SarabunPSK" w:hAnsi="TH SarabunPSK" w:cs="TH SarabunPSK" w:hint="cs"/>
              </w:rPr>
              <w:t>20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มีช่องว่าง</w:t>
            </w:r>
          </w:p>
        </w:tc>
        <w:tc>
          <w:tcPr>
            <w:tcW w:w="2176" w:type="pct"/>
          </w:tcPr>
          <w:p w14:paraId="75601DA5" w14:textId="00383C42" w:rsidR="00E63636" w:rsidRPr="009F59E1" w:rsidRDefault="00BE157C" w:rsidP="00F5461B">
            <w:pPr>
              <w:rPr>
                <w:rFonts w:ascii="TH SarabunPSK" w:hAnsi="TH SarabunPSK" w:cs="TH SarabunPSK"/>
                <w:color w:val="FF0000"/>
              </w:rPr>
            </w:pPr>
            <w:r>
              <w:rPr>
                <w:rFonts w:ascii="TH SarabunPSK" w:hAnsi="TH SarabunPSK" w:cs="TH SarabunPSK"/>
                <w:color w:val="FF0000"/>
              </w:rPr>
              <w:t>061505  70</w:t>
            </w:r>
          </w:p>
        </w:tc>
        <w:tc>
          <w:tcPr>
            <w:tcW w:w="1070" w:type="pct"/>
          </w:tcPr>
          <w:p w14:paraId="035E379C" w14:textId="77777777" w:rsidR="00E63636" w:rsidRPr="009F59E1" w:rsidRDefault="00E6363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E63636" w:rsidRPr="009F59E1" w14:paraId="4E87E4D8" w14:textId="77777777" w:rsidTr="00BE157C">
        <w:tc>
          <w:tcPr>
            <w:tcW w:w="382" w:type="pct"/>
          </w:tcPr>
          <w:p w14:paraId="0A8AD471" w14:textId="594337AE" w:rsidR="00E63636" w:rsidRPr="009F59E1" w:rsidRDefault="00BE157C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48</w:t>
            </w:r>
          </w:p>
        </w:tc>
        <w:tc>
          <w:tcPr>
            <w:tcW w:w="1372" w:type="pct"/>
          </w:tcPr>
          <w:p w14:paraId="0B04A6C1" w14:textId="035A6907" w:rsidR="00E63636" w:rsidRPr="009F59E1" w:rsidRDefault="00E63636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IVB1</w:t>
            </w:r>
            <w:r w:rsidR="00F40F1F" w:rsidRPr="009F59E1">
              <w:rPr>
                <w:rFonts w:ascii="TH SarabunPSK" w:hAnsi="TH SarabunPSK" w:cs="TH SarabunPSK" w:hint="cs"/>
              </w:rPr>
              <w:t>0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 ตัวเลข</w:t>
            </w:r>
          </w:p>
        </w:tc>
        <w:tc>
          <w:tcPr>
            <w:tcW w:w="2176" w:type="pct"/>
          </w:tcPr>
          <w:p w14:paraId="4C7DFA54" w14:textId="77777777" w:rsidR="00E63636" w:rsidRPr="009F59E1" w:rsidRDefault="00E63636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097354224</w:t>
            </w:r>
          </w:p>
        </w:tc>
        <w:tc>
          <w:tcPr>
            <w:tcW w:w="1070" w:type="pct"/>
          </w:tcPr>
          <w:p w14:paraId="17F9358B" w14:textId="77777777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E63636" w:rsidRPr="009F59E1" w14:paraId="665B7A2C" w14:textId="77777777" w:rsidTr="00BE157C">
        <w:tc>
          <w:tcPr>
            <w:tcW w:w="382" w:type="pct"/>
          </w:tcPr>
          <w:p w14:paraId="59E4322B" w14:textId="00CD095A" w:rsidR="00E63636" w:rsidRPr="009F59E1" w:rsidRDefault="00BE157C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49</w:t>
            </w:r>
          </w:p>
        </w:tc>
        <w:tc>
          <w:tcPr>
            <w:tcW w:w="1372" w:type="pct"/>
          </w:tcPr>
          <w:p w14:paraId="226587F8" w14:textId="3E7BE325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IVB1</w:t>
            </w:r>
            <w:r w:rsidR="00F40F1F" w:rsidRPr="009F59E1">
              <w:rPr>
                <w:rFonts w:ascii="TH SarabunPSK" w:hAnsi="TH SarabunPSK" w:cs="TH SarabunPSK" w:hint="cs"/>
              </w:rPr>
              <w:t>0</w:t>
            </w:r>
            <w:r w:rsidRPr="009F59E1">
              <w:rPr>
                <w:rFonts w:ascii="TH SarabunPSK" w:hAnsi="TH SarabunPSK" w:cs="TH SarabunPSK" w:hint="cs"/>
              </w:rPr>
              <w:t xml:space="preserve">.2 -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11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ตัวเลข</w:t>
            </w:r>
          </w:p>
          <w:p w14:paraId="2C1E0199" w14:textId="77777777" w:rsidR="00E63636" w:rsidRPr="009F59E1" w:rsidRDefault="00E63636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176" w:type="pct"/>
          </w:tcPr>
          <w:p w14:paraId="16300F85" w14:textId="77777777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08734522723</w:t>
            </w:r>
          </w:p>
        </w:tc>
        <w:tc>
          <w:tcPr>
            <w:tcW w:w="1070" w:type="pct"/>
          </w:tcPr>
          <w:p w14:paraId="4CD018FD" w14:textId="77777777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E63636" w:rsidRPr="009F59E1" w14:paraId="3B0B08B8" w14:textId="77777777" w:rsidTr="00BE157C">
        <w:tc>
          <w:tcPr>
            <w:tcW w:w="382" w:type="pct"/>
          </w:tcPr>
          <w:p w14:paraId="5E6AE923" w14:textId="0DA2E9CE" w:rsidR="00E63636" w:rsidRPr="009F59E1" w:rsidRDefault="00BE157C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50</w:t>
            </w:r>
          </w:p>
        </w:tc>
        <w:tc>
          <w:tcPr>
            <w:tcW w:w="1372" w:type="pct"/>
          </w:tcPr>
          <w:p w14:paraId="467EC6EB" w14:textId="0054E6F7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F40F1F" w:rsidRPr="009F59E1">
              <w:rPr>
                <w:rFonts w:ascii="TH SarabunPSK" w:hAnsi="TH SarabunPSK" w:cs="TH SarabunPSK" w:hint="cs"/>
              </w:rPr>
              <w:t>22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2176" w:type="pct"/>
            <w:shd w:val="clear" w:color="auto" w:fill="FFFF00"/>
          </w:tcPr>
          <w:p w14:paraId="08A21219" w14:textId="77777777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1070" w:type="pct"/>
          </w:tcPr>
          <w:p w14:paraId="4C9CEBB3" w14:textId="77777777" w:rsidR="00E63636" w:rsidRPr="009F59E1" w:rsidRDefault="00E63636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กรุณากรอกเบอร์โทรศัพท์</w:t>
            </w:r>
          </w:p>
        </w:tc>
      </w:tr>
    </w:tbl>
    <w:p w14:paraId="0EA81DFA" w14:textId="326AF386" w:rsidR="00F40F1F" w:rsidRPr="009F59E1" w:rsidRDefault="00F40F1F" w:rsidP="00F40F1F">
      <w:pPr>
        <w:rPr>
          <w:rFonts w:ascii="TH SarabunPSK" w:hAnsi="TH SarabunPSK" w:cs="TH SarabunPSK"/>
          <w:cs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VEc19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 xml:space="preserve">VEc20 VEc21 VEc22 </w:t>
      </w:r>
      <w:r w:rsidR="00300814" w:rsidRPr="009F59E1">
        <w:rPr>
          <w:rFonts w:ascii="TH SarabunPSK" w:hAnsi="TH SarabunPSK" w:cs="TH SarabunPSK" w:hint="cs"/>
        </w:rPr>
        <w:t>VB</w:t>
      </w:r>
      <w:r w:rsidR="00300814">
        <w:rPr>
          <w:rFonts w:ascii="TH SarabunPSK" w:hAnsi="TH SarabunPSK" w:cs="TH SarabunPSK" w:hint="cs"/>
          <w:cs/>
          <w:lang w:bidi="th-TH"/>
        </w:rPr>
        <w:t>17</w:t>
      </w:r>
      <w:r w:rsidR="00300814">
        <w:rPr>
          <w:rFonts w:ascii="TH SarabunPSK" w:hAnsi="TH SarabunPSK" w:cs="TH SarabunPSK"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 w:rsidRPr="009F59E1">
        <w:rPr>
          <w:rFonts w:ascii="TH SarabunPSK" w:hAnsi="TH SarabunPSK" w:cs="TH SarabunPSK" w:hint="cs"/>
        </w:rPr>
        <w:t xml:space="preserve"> </w:t>
      </w:r>
      <w:r w:rsidR="009B2222">
        <w:rPr>
          <w:rFonts w:ascii="TH SarabunPSK" w:hAnsi="TH SarabunPSK" w:cs="TH SarabunPSK"/>
        </w:rPr>
        <w:t>44</w:t>
      </w:r>
      <w:r w:rsidRPr="009F59E1">
        <w:rPr>
          <w:rFonts w:ascii="TH SarabunPSK" w:hAnsi="TH SarabunPSK" w:cs="TH SarabunPSK" w:hint="cs"/>
        </w:rPr>
        <w:t xml:space="preserve"> </w:t>
      </w:r>
      <w:r w:rsidR="00BE157C" w:rsidRPr="009F59E1">
        <w:rPr>
          <w:rFonts w:ascii="TH SarabunPSK" w:hAnsi="TH SarabunPSK" w:cs="TH SarabunPSK" w:hint="cs"/>
        </w:rPr>
        <w:t>IVEc21.1</w:t>
      </w:r>
      <w:r w:rsidR="00BE157C">
        <w:rPr>
          <w:rFonts w:ascii="TH SarabunPSK" w:hAnsi="TH SarabunPSK" w:cs="TH SarabunPSK"/>
        </w:rPr>
        <w:t xml:space="preserve"> </w:t>
      </w:r>
      <w:r w:rsidR="00BE157C"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="00BE157C" w:rsidRPr="009F59E1">
        <w:rPr>
          <w:rFonts w:ascii="TH SarabunPSK" w:hAnsi="TH SarabunPSK" w:cs="TH SarabunPSK" w:hint="cs"/>
        </w:rPr>
        <w:t xml:space="preserve">Test Case </w:t>
      </w:r>
      <w:r w:rsidR="00BE157C" w:rsidRPr="009F59E1">
        <w:rPr>
          <w:rFonts w:ascii="TH SarabunPSK" w:hAnsi="TH SarabunPSK" w:cs="TH SarabunPSK" w:hint="cs"/>
          <w:cs/>
        </w:rPr>
        <w:t>ที่</w:t>
      </w:r>
      <w:r w:rsidR="009B2222">
        <w:rPr>
          <w:rFonts w:ascii="TH SarabunPSK" w:hAnsi="TH SarabunPSK" w:cs="TH SarabunPSK"/>
        </w:rPr>
        <w:t xml:space="preserve"> 48 </w:t>
      </w:r>
      <w:r w:rsidR="009B2222">
        <w:rPr>
          <w:rFonts w:ascii="TH SarabunPSK" w:hAnsi="TH SarabunPSK" w:cs="TH SarabunPSK" w:hint="cs"/>
          <w:cs/>
          <w:lang w:bidi="th-TH"/>
        </w:rPr>
        <w:t xml:space="preserve">และ </w:t>
      </w:r>
      <w:r w:rsidR="009B2222" w:rsidRPr="009F59E1">
        <w:rPr>
          <w:rFonts w:ascii="TH SarabunPSK" w:hAnsi="TH SarabunPSK" w:cs="TH SarabunPSK" w:hint="cs"/>
        </w:rPr>
        <w:t>IVEc21.2</w:t>
      </w:r>
      <w:r w:rsidR="009B2222">
        <w:rPr>
          <w:rFonts w:ascii="TH SarabunPSK" w:hAnsi="TH SarabunPSK" w:cs="TH SarabunPSK" w:hint="cs"/>
          <w:cs/>
          <w:lang w:bidi="th-TH"/>
        </w:rPr>
        <w:t xml:space="preserve"> </w:t>
      </w:r>
      <w:r w:rsidR="009B2222"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="009B2222" w:rsidRPr="009F59E1">
        <w:rPr>
          <w:rFonts w:ascii="TH SarabunPSK" w:hAnsi="TH SarabunPSK" w:cs="TH SarabunPSK" w:hint="cs"/>
        </w:rPr>
        <w:t xml:space="preserve">Test Case </w:t>
      </w:r>
      <w:r w:rsidR="009B2222" w:rsidRPr="009F59E1">
        <w:rPr>
          <w:rFonts w:ascii="TH SarabunPSK" w:hAnsi="TH SarabunPSK" w:cs="TH SarabunPSK" w:hint="cs"/>
          <w:cs/>
        </w:rPr>
        <w:t>ที่</w:t>
      </w:r>
      <w:r w:rsidR="009B2222">
        <w:rPr>
          <w:rFonts w:ascii="TH SarabunPSK" w:hAnsi="TH SarabunPSK" w:cs="TH SarabunPSK" w:hint="cs"/>
          <w:cs/>
          <w:lang w:bidi="th-TH"/>
        </w:rPr>
        <w:t xml:space="preserve"> 49</w:t>
      </w:r>
    </w:p>
    <w:p w14:paraId="1CDA63F8" w14:textId="0139D27A" w:rsidR="00091CE9" w:rsidRPr="009F59E1" w:rsidRDefault="00091CE9" w:rsidP="00591491">
      <w:pPr>
        <w:rPr>
          <w:rFonts w:ascii="TH SarabunPSK" w:hAnsi="TH SarabunPSK" w:cs="TH SarabunPSK"/>
        </w:rPr>
      </w:pPr>
    </w:p>
    <w:p w14:paraId="282DF0BB" w14:textId="77777777" w:rsidR="00091CE9" w:rsidRPr="009F59E1" w:rsidRDefault="00091CE9" w:rsidP="00091CE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วันเกิด (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Birthday) : DateTimePicker </w:t>
      </w:r>
    </w:p>
    <w:p w14:paraId="2BA42B8D" w14:textId="77777777" w:rsidR="00091CE9" w:rsidRPr="009F59E1" w:rsidRDefault="00091CE9" w:rsidP="00091CE9">
      <w:pPr>
        <w:ind w:firstLine="720"/>
        <w:rPr>
          <w:ins w:id="716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71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bookmarkStart w:id="718" w:name="_Hlk97732014"/>
      <w:r w:rsidRPr="009F59E1">
        <w:rPr>
          <w:rFonts w:ascii="TH SarabunPSK" w:hAnsi="TH SarabunPSK" w:cs="TH SarabunPSK" w:hint="cs"/>
          <w:b/>
          <w:bCs/>
          <w:cs/>
        </w:rPr>
        <w:t xml:space="preserve">วันเกิด </w:t>
      </w:r>
      <w:bookmarkEnd w:id="718"/>
      <w:ins w:id="71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มีคุณลักษณะดังนี้</w:t>
        </w:r>
      </w:ins>
    </w:p>
    <w:p w14:paraId="54278E39" w14:textId="1BA1F37D" w:rsidR="00091CE9" w:rsidRPr="009F59E1" w:rsidRDefault="00091CE9" w:rsidP="00323191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1.</w:t>
      </w:r>
      <w:r w:rsidR="00323191"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ต้องเป็น วัน/เดือน/ปี ในอดีต</w:t>
      </w:r>
    </w:p>
    <w:p w14:paraId="0C87FDEC" w14:textId="3D9E03F6" w:rsidR="00091CE9" w:rsidRDefault="00091CE9" w:rsidP="00323191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2.</w:t>
      </w:r>
      <w:r w:rsidR="00323191" w:rsidRPr="009F59E1">
        <w:rPr>
          <w:rFonts w:ascii="TH SarabunPSK" w:hAnsi="TH SarabunPSK" w:cs="TH SarabunPSK" w:hint="cs"/>
        </w:rPr>
        <w:t xml:space="preserve"> </w:t>
      </w:r>
      <w:r w:rsidR="000E0DA9">
        <w:rPr>
          <w:rFonts w:ascii="TH SarabunPSK" w:hAnsi="TH SarabunPSK" w:cs="TH SarabunPSK" w:hint="cs"/>
          <w:cs/>
          <w:lang w:bidi="th-TH"/>
        </w:rPr>
        <w:t>จำกัดอายุตั้งแต่</w:t>
      </w:r>
      <w:r w:rsidRPr="009F59E1">
        <w:rPr>
          <w:rFonts w:ascii="TH SarabunPSK" w:hAnsi="TH SarabunPSK" w:cs="TH SarabunPSK" w:hint="cs"/>
          <w:cs/>
        </w:rPr>
        <w:t xml:space="preserve"> 15 ปีขึ้นไป</w:t>
      </w:r>
    </w:p>
    <w:p w14:paraId="720AD4F2" w14:textId="5E1B27A5" w:rsidR="006520BB" w:rsidRPr="009F59E1" w:rsidRDefault="006520BB" w:rsidP="006520BB">
      <w:pPr>
        <w:ind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3</w:t>
      </w:r>
      <w:r w:rsidRPr="009F59E1">
        <w:rPr>
          <w:rFonts w:ascii="TH SarabunPSK" w:hAnsi="TH SarabunPSK" w:cs="TH SarabunPSK" w:hint="cs"/>
          <w:cs/>
        </w:rPr>
        <w:t>.</w:t>
      </w:r>
      <w:r w:rsidRPr="009F59E1">
        <w:rPr>
          <w:rFonts w:ascii="TH SarabunPSK" w:hAnsi="TH SarabunPSK" w:cs="TH SarabunPSK" w:hint="cs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ค่าเริ่มต้นเป็น 15 ปี</w:t>
      </w:r>
    </w:p>
    <w:p w14:paraId="5824F8B6" w14:textId="3CB3419F" w:rsidR="00091CE9" w:rsidRPr="009F59E1" w:rsidRDefault="006520BB" w:rsidP="00323191">
      <w:pPr>
        <w:ind w:firstLine="720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  <w:lang w:bidi="th-TH"/>
        </w:rPr>
        <w:t>4</w:t>
      </w:r>
      <w:r w:rsidR="00091CE9" w:rsidRPr="009F59E1">
        <w:rPr>
          <w:rFonts w:ascii="TH SarabunPSK" w:hAnsi="TH SarabunPSK" w:cs="TH SarabunPSK" w:hint="cs"/>
          <w:cs/>
        </w:rPr>
        <w:t>.</w:t>
      </w:r>
      <w:r w:rsidR="00323191" w:rsidRPr="009F59E1">
        <w:rPr>
          <w:rFonts w:ascii="TH SarabunPSK" w:hAnsi="TH SarabunPSK" w:cs="TH SarabunPSK" w:hint="cs"/>
        </w:rPr>
        <w:t xml:space="preserve"> </w:t>
      </w:r>
      <w:r w:rsidR="00091CE9" w:rsidRPr="009F59E1">
        <w:rPr>
          <w:rFonts w:ascii="TH SarabunPSK" w:hAnsi="TH SarabunPSK" w:cs="TH SarabunPSK" w:hint="cs"/>
          <w:cs/>
        </w:rPr>
        <w:t>ต้องไม่เป็นค่าว่าง</w:t>
      </w:r>
    </w:p>
    <w:p w14:paraId="2AD93140" w14:textId="77777777" w:rsidR="00091CE9" w:rsidRPr="009F59E1" w:rsidRDefault="00091CE9" w:rsidP="00091CE9">
      <w:pPr>
        <w:ind w:firstLine="720"/>
        <w:rPr>
          <w:ins w:id="720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72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วันเกิด</w:t>
      </w:r>
    </w:p>
    <w:p w14:paraId="694340EF" w14:textId="77777777" w:rsidR="00091CE9" w:rsidRPr="009F59E1" w:rsidRDefault="00091CE9" w:rsidP="00323191">
      <w:pPr>
        <w:numPr>
          <w:ilvl w:val="1"/>
          <w:numId w:val="10"/>
        </w:numPr>
        <w:spacing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ในกรณีที่ไม่กรอกวันเกิด ระบบจะแสดงข้อความ “กรุณากรอกวันเกิด”  </w:t>
      </w:r>
    </w:p>
    <w:p w14:paraId="541F051D" w14:textId="77777777" w:rsidR="00091CE9" w:rsidRPr="009F59E1" w:rsidRDefault="00091CE9" w:rsidP="00323191">
      <w:pPr>
        <w:numPr>
          <w:ilvl w:val="1"/>
          <w:numId w:val="10"/>
        </w:numPr>
        <w:spacing w:line="259" w:lineRule="auto"/>
        <w:rPr>
          <w:ins w:id="722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ในกรณีที่กรอกวันเกิดไม่ตรงตามรูปแบบ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กรุณากรอกวันเกิดอีกครั้ง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63797C84" w14:textId="4B20E847" w:rsidR="00091CE9" w:rsidRPr="009F59E1" w:rsidRDefault="00091CE9" w:rsidP="00091CE9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487BC8BE" w14:textId="77777777" w:rsidR="002707D6" w:rsidRPr="009F59E1" w:rsidRDefault="002707D6" w:rsidP="00091CE9">
      <w:pPr>
        <w:ind w:left="720" w:firstLine="360"/>
        <w:rPr>
          <w:rFonts w:ascii="TH SarabunPSK" w:hAnsi="TH SarabunPSK" w:cs="TH SarabunPSK"/>
        </w:rPr>
      </w:pPr>
    </w:p>
    <w:p w14:paraId="46AAB609" w14:textId="197FA871" w:rsidR="00091CE9" w:rsidRPr="009F59E1" w:rsidRDefault="00091CE9" w:rsidP="00091CE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วันเกิด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00"/>
        <w:gridCol w:w="3286"/>
        <w:gridCol w:w="2956"/>
      </w:tblGrid>
      <w:tr w:rsidR="000E0DA9" w:rsidRPr="009F59E1" w14:paraId="40219A1F" w14:textId="77777777" w:rsidTr="000E0DA9">
        <w:trPr>
          <w:ins w:id="723" w:author="วันวิสา ประดิษฐอุกฤษฎ์" w:date="2021-10-11T19:31:00Z"/>
        </w:trPr>
        <w:tc>
          <w:tcPr>
            <w:tcW w:w="1623" w:type="pct"/>
            <w:shd w:val="clear" w:color="auto" w:fill="D0CECE" w:themeFill="background2" w:themeFillShade="E6"/>
            <w:vAlign w:val="center"/>
          </w:tcPr>
          <w:p w14:paraId="6F275311" w14:textId="77777777" w:rsidR="000E0DA9" w:rsidRPr="009F59E1" w:rsidRDefault="000E0DA9" w:rsidP="00507B8D">
            <w:pPr>
              <w:spacing w:after="160" w:line="259" w:lineRule="auto"/>
              <w:jc w:val="center"/>
              <w:rPr>
                <w:ins w:id="72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778" w:type="pct"/>
            <w:shd w:val="clear" w:color="auto" w:fill="D0CECE" w:themeFill="background2" w:themeFillShade="E6"/>
            <w:vAlign w:val="center"/>
          </w:tcPr>
          <w:p w14:paraId="76CDA34B" w14:textId="420C03FA" w:rsidR="000E0DA9" w:rsidRPr="009F59E1" w:rsidRDefault="000E0DA9" w:rsidP="00507B8D">
            <w:pPr>
              <w:spacing w:after="160" w:line="259" w:lineRule="auto"/>
              <w:jc w:val="center"/>
              <w:rPr>
                <w:ins w:id="72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ins w:id="7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599" w:type="pct"/>
            <w:shd w:val="clear" w:color="auto" w:fill="D0CECE" w:themeFill="background2" w:themeFillShade="E6"/>
            <w:vAlign w:val="center"/>
          </w:tcPr>
          <w:p w14:paraId="49FE72E0" w14:textId="694C3D0A" w:rsidR="000E0DA9" w:rsidRPr="009F59E1" w:rsidRDefault="000E0DA9" w:rsidP="00507B8D">
            <w:pPr>
              <w:spacing w:after="160" w:line="259" w:lineRule="auto"/>
              <w:jc w:val="center"/>
              <w:rPr>
                <w:ins w:id="72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</w:tr>
      <w:tr w:rsidR="000E0DA9" w:rsidRPr="009F59E1" w14:paraId="12EDDDA2" w14:textId="77777777" w:rsidTr="000E0DA9">
        <w:tc>
          <w:tcPr>
            <w:tcW w:w="1623" w:type="pct"/>
            <w:shd w:val="clear" w:color="auto" w:fill="auto"/>
            <w:vAlign w:val="center"/>
          </w:tcPr>
          <w:p w14:paraId="2E633F65" w14:textId="222FC300" w:rsidR="000E0DA9" w:rsidRPr="009E3046" w:rsidRDefault="000E0DA9" w:rsidP="002C59D3">
            <w:pPr>
              <w:spacing w:after="160" w:line="259" w:lineRule="auto"/>
              <w:rPr>
                <w:rFonts w:ascii="TH SarabunPSK" w:hAnsi="TH SarabunPSK" w:cs="TH SarabunPSK"/>
                <w:lang w:bidi="th-TH"/>
              </w:rPr>
            </w:pPr>
            <w:r w:rsidRPr="009E3046">
              <w:rPr>
                <w:rFonts w:ascii="TH SarabunPSK" w:hAnsi="TH SarabunPSK" w:cs="TH SarabunPSK" w:hint="cs"/>
                <w:cs/>
                <w:lang w:bidi="th-TH"/>
              </w:rPr>
              <w:t>ค่าเริ่มต้น</w:t>
            </w:r>
          </w:p>
        </w:tc>
        <w:tc>
          <w:tcPr>
            <w:tcW w:w="1778" w:type="pct"/>
            <w:shd w:val="clear" w:color="auto" w:fill="auto"/>
            <w:vAlign w:val="center"/>
          </w:tcPr>
          <w:p w14:paraId="3083D2F2" w14:textId="7C05FFE6" w:rsidR="000E0DA9" w:rsidRPr="00507B8D" w:rsidRDefault="000E0DA9" w:rsidP="002C59D3">
            <w:pPr>
              <w:spacing w:after="160" w:line="259" w:lineRule="auto"/>
              <w:rPr>
                <w:rFonts w:ascii="TH SarabunPSK" w:hAnsi="TH SarabunPSK" w:cs="TH SarabunPSK"/>
                <w:lang w:bidi="th-TH"/>
              </w:rPr>
            </w:pPr>
            <w:ins w:id="7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23</w:t>
            </w:r>
            <w:ins w:id="7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7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507B8D">
              <w:rPr>
                <w:rFonts w:ascii="TH SarabunPSK" w:hAnsi="TH SarabunPSK" w:cs="TH SarabunPSK" w:hint="cs"/>
                <w:cs/>
                <w:lang w:bidi="th-TH"/>
              </w:rPr>
              <w:t>ค่าเริ่มต้น ต้องเป็นปีปัจจุบัน ที่ลบก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ับ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15 </w:t>
            </w:r>
            <w:r w:rsidRPr="00507B8D">
              <w:rPr>
                <w:rFonts w:ascii="TH SarabunPSK" w:hAnsi="TH SarabunPSK" w:cs="TH SarabunPSK"/>
                <w:lang w:bidi="th-TH"/>
              </w:rPr>
              <w:t>(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ปัจจุบันคือป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ีค.ศ. 2022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ลบ 15 จะได้ป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ีค.ศ. 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007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เป็นค่าเริ่มต้น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507B8D">
              <w:rPr>
                <w:rFonts w:ascii="TH SarabunPSK" w:hAnsi="TH SarabunPSK" w:cs="TH SarabunPSK"/>
                <w:lang w:bidi="th-TH"/>
              </w:rPr>
              <w:t>)</w:t>
            </w:r>
          </w:p>
        </w:tc>
        <w:tc>
          <w:tcPr>
            <w:tcW w:w="1599" w:type="pct"/>
            <w:shd w:val="clear" w:color="auto" w:fill="auto"/>
            <w:vAlign w:val="center"/>
          </w:tcPr>
          <w:p w14:paraId="4C404BCE" w14:textId="77777777" w:rsidR="000E0DA9" w:rsidRPr="009F59E1" w:rsidRDefault="000E0DA9" w:rsidP="002C59D3">
            <w:pPr>
              <w:spacing w:after="160" w:line="259" w:lineRule="auto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0E0DA9" w:rsidRPr="009F59E1" w14:paraId="156E6269" w14:textId="77777777" w:rsidTr="000E0DA9">
        <w:trPr>
          <w:ins w:id="734" w:author="วันวิสา ประดิษฐอุกฤษฎ์" w:date="2021-10-11T19:31:00Z"/>
        </w:trPr>
        <w:tc>
          <w:tcPr>
            <w:tcW w:w="1623" w:type="pct"/>
            <w:vAlign w:val="center"/>
          </w:tcPr>
          <w:p w14:paraId="642268A2" w14:textId="004423D0" w:rsidR="000E0DA9" w:rsidRPr="009F59E1" w:rsidRDefault="000E0DA9" w:rsidP="002C59D3">
            <w:pPr>
              <w:spacing w:after="160" w:line="259" w:lineRule="auto"/>
              <w:rPr>
                <w:ins w:id="735" w:author="วันวิสา ประดิษฐอุกฤษฎ์" w:date="2021-10-11T19:31:00Z"/>
                <w:rFonts w:ascii="TH SarabunPSK" w:hAnsi="TH SarabunPSK" w:cs="TH SarabunPSK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ปี</w:t>
            </w:r>
          </w:p>
        </w:tc>
        <w:tc>
          <w:tcPr>
            <w:tcW w:w="1778" w:type="pct"/>
            <w:vAlign w:val="center"/>
          </w:tcPr>
          <w:p w14:paraId="1714F2BC" w14:textId="572E9FDB" w:rsidR="000E0DA9" w:rsidRPr="009F59E1" w:rsidRDefault="000E0DA9" w:rsidP="002C59D3">
            <w:pPr>
              <w:spacing w:after="160" w:line="259" w:lineRule="auto"/>
              <w:rPr>
                <w:ins w:id="736" w:author="วันวิสา ประดิษฐอุกฤษฎ์" w:date="2021-10-11T19:31:00Z"/>
                <w:rFonts w:ascii="TH SarabunPSK" w:hAnsi="TH SarabunPSK" w:cs="TH SarabunPSK"/>
                <w:cs/>
                <w:lang w:bidi="th-TH"/>
              </w:rPr>
            </w:pPr>
            <w:ins w:id="7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0F332B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ins w:id="7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7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ต้องเป็นปีค.ศ.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007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หรือหลังจากปีค.ศ.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007 ลงมา (อายุ 15 ปี หรือมากกว่า 15 ปี)</w:t>
            </w:r>
          </w:p>
        </w:tc>
        <w:tc>
          <w:tcPr>
            <w:tcW w:w="1599" w:type="pct"/>
            <w:vAlign w:val="center"/>
          </w:tcPr>
          <w:p w14:paraId="19B0CEA5" w14:textId="04CEEC7D" w:rsidR="000E0DA9" w:rsidRPr="009F59E1" w:rsidRDefault="000E0DA9" w:rsidP="002C59D3">
            <w:pPr>
              <w:spacing w:after="160" w:line="259" w:lineRule="auto"/>
              <w:rPr>
                <w:ins w:id="74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E97DFC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เป็นปีค.ศ.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008 ขึ้นไป (อายุน้อยกว่า 15 ปี)</w:t>
            </w:r>
          </w:p>
        </w:tc>
      </w:tr>
      <w:tr w:rsidR="000E0DA9" w:rsidRPr="009F59E1" w14:paraId="3E042451" w14:textId="77777777" w:rsidTr="000E0DA9">
        <w:tc>
          <w:tcPr>
            <w:tcW w:w="1623" w:type="pct"/>
            <w:vAlign w:val="center"/>
          </w:tcPr>
          <w:p w14:paraId="3FDAB8C0" w14:textId="0040A5AF" w:rsidR="000E0DA9" w:rsidRPr="009F59E1" w:rsidRDefault="000E0DA9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778" w:type="pct"/>
            <w:vAlign w:val="center"/>
          </w:tcPr>
          <w:p w14:paraId="44EE732B" w14:textId="054C61BE" w:rsidR="000E0DA9" w:rsidRPr="009F59E1" w:rsidRDefault="000E0DA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25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1599" w:type="pct"/>
            <w:vAlign w:val="center"/>
          </w:tcPr>
          <w:p w14:paraId="0AC51529" w14:textId="1EFDD462" w:rsidR="000E0DA9" w:rsidRPr="009F59E1" w:rsidRDefault="000E0DA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25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</w:tr>
    </w:tbl>
    <w:p w14:paraId="7EC1D24E" w14:textId="7A0DB402" w:rsidR="00091CE9" w:rsidRDefault="00091CE9" w:rsidP="00091CE9">
      <w:pPr>
        <w:rPr>
          <w:rFonts w:ascii="TH SarabunPSK" w:hAnsi="TH SarabunPSK" w:cs="TH SarabunPSK"/>
        </w:rPr>
      </w:pPr>
    </w:p>
    <w:p w14:paraId="7ABF9C78" w14:textId="77777777" w:rsidR="00E97DFC" w:rsidRPr="009F59E1" w:rsidRDefault="00E97DFC" w:rsidP="00091CE9">
      <w:pPr>
        <w:rPr>
          <w:rFonts w:ascii="TH SarabunPSK" w:hAnsi="TH SarabunPSK" w:cs="TH SarabunPSK"/>
        </w:rPr>
      </w:pPr>
    </w:p>
    <w:p w14:paraId="6CADEFD2" w14:textId="26B3F573" w:rsidR="00091CE9" w:rsidRPr="009F59E1" w:rsidRDefault="00091CE9" w:rsidP="00091CE9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2707D6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2707D6" w:rsidRPr="009F59E1">
        <w:rPr>
          <w:rFonts w:ascii="TH SarabunPSK" w:hAnsi="TH SarabunPSK" w:cs="TH SarabunPSK" w:hint="cs"/>
          <w:b/>
          <w:bCs/>
          <w:cs/>
          <w:lang w:bidi="th-TH"/>
        </w:rPr>
        <w:t>วันเกิด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2707D6" w:rsidRPr="009F59E1" w14:paraId="51D20A2E" w14:textId="77777777" w:rsidTr="002C59D3">
        <w:trPr>
          <w:jc w:val="center"/>
          <w:ins w:id="741" w:author="วันวิสา ประดิษฐอุกฤษฎ์" w:date="2021-10-11T19:31:00Z"/>
        </w:trPr>
        <w:tc>
          <w:tcPr>
            <w:tcW w:w="403" w:type="pct"/>
            <w:shd w:val="clear" w:color="auto" w:fill="D0CECE" w:themeFill="background2" w:themeFillShade="E6"/>
            <w:vAlign w:val="center"/>
          </w:tcPr>
          <w:p w14:paraId="1DB4ADF4" w14:textId="77777777" w:rsidR="002707D6" w:rsidRPr="009F59E1" w:rsidRDefault="002707D6" w:rsidP="002C59D3">
            <w:pPr>
              <w:spacing w:after="160" w:line="259" w:lineRule="auto"/>
              <w:rPr>
                <w:ins w:id="74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  <w:vAlign w:val="center"/>
          </w:tcPr>
          <w:p w14:paraId="378227D5" w14:textId="77777777" w:rsidR="002707D6" w:rsidRPr="009F59E1" w:rsidRDefault="002707D6" w:rsidP="002C59D3">
            <w:pPr>
              <w:spacing w:after="160" w:line="259" w:lineRule="auto"/>
              <w:rPr>
                <w:ins w:id="74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4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  <w:vAlign w:val="center"/>
          </w:tcPr>
          <w:p w14:paraId="173EE714" w14:textId="77777777" w:rsidR="002707D6" w:rsidRPr="009F59E1" w:rsidRDefault="002707D6" w:rsidP="002C59D3">
            <w:pPr>
              <w:spacing w:after="160" w:line="259" w:lineRule="auto"/>
              <w:rPr>
                <w:ins w:id="74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  <w:vAlign w:val="center"/>
          </w:tcPr>
          <w:p w14:paraId="6333B5CB" w14:textId="77777777" w:rsidR="002707D6" w:rsidRPr="009F59E1" w:rsidRDefault="002707D6" w:rsidP="002C59D3">
            <w:pPr>
              <w:spacing w:after="160" w:line="259" w:lineRule="auto"/>
              <w:rPr>
                <w:ins w:id="74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2707D6" w:rsidRPr="009F59E1" w14:paraId="003539AF" w14:textId="77777777" w:rsidTr="002C59D3">
        <w:trPr>
          <w:jc w:val="center"/>
          <w:ins w:id="750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01DD73F6" w14:textId="26F6A26A" w:rsidR="002707D6" w:rsidRPr="009F59E1" w:rsidRDefault="000F332B" w:rsidP="002C59D3">
            <w:pPr>
              <w:spacing w:after="160" w:line="259" w:lineRule="auto"/>
              <w:rPr>
                <w:ins w:id="75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51</w:t>
            </w:r>
          </w:p>
        </w:tc>
        <w:tc>
          <w:tcPr>
            <w:tcW w:w="1531" w:type="pct"/>
            <w:vAlign w:val="center"/>
          </w:tcPr>
          <w:p w14:paraId="27B65167" w14:textId="3C7C8051" w:rsidR="002707D6" w:rsidRPr="009F59E1" w:rsidRDefault="000F332B" w:rsidP="002C59D3">
            <w:pPr>
              <w:spacing w:after="160" w:line="259" w:lineRule="auto"/>
              <w:rPr>
                <w:ins w:id="752" w:author="วันวิสา ประดิษฐอุกฤษฎ์" w:date="2021-10-11T19:31:00Z"/>
                <w:rFonts w:ascii="TH SarabunPSK" w:hAnsi="TH SarabunPSK" w:cs="TH SarabunPSK"/>
              </w:rPr>
            </w:pPr>
            <w:ins w:id="7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23</w:t>
            </w:r>
            <w:ins w:id="7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7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507B8D">
              <w:rPr>
                <w:rFonts w:ascii="TH SarabunPSK" w:hAnsi="TH SarabunPSK" w:cs="TH SarabunPSK" w:hint="cs"/>
                <w:cs/>
                <w:lang w:bidi="th-TH"/>
              </w:rPr>
              <w:t>ค่าเริ่มต้น ต้องเป็นปีปัจจุบัน ที่ลบก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ับ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15 </w:t>
            </w:r>
            <w:r w:rsidRPr="00507B8D">
              <w:rPr>
                <w:rFonts w:ascii="TH SarabunPSK" w:hAnsi="TH SarabunPSK" w:cs="TH SarabunPSK"/>
                <w:lang w:bidi="th-TH"/>
              </w:rPr>
              <w:t>(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ปัจจุบันคือป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ีค.ศ. 2022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ลบ 15 จะได้ป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ีค.ศ. 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007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เป็นค่าเริ่มต้น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507B8D">
              <w:rPr>
                <w:rFonts w:ascii="TH SarabunPSK" w:hAnsi="TH SarabunPSK" w:cs="TH SarabunPSK"/>
                <w:lang w:bidi="th-TH"/>
              </w:rPr>
              <w:t>)</w:t>
            </w:r>
          </w:p>
        </w:tc>
        <w:tc>
          <w:tcPr>
            <w:tcW w:w="1918" w:type="pct"/>
            <w:vAlign w:val="center"/>
          </w:tcPr>
          <w:p w14:paraId="185D9645" w14:textId="0DE00F13" w:rsidR="002707D6" w:rsidRPr="009F59E1" w:rsidRDefault="002707D6" w:rsidP="002C59D3">
            <w:pPr>
              <w:spacing w:after="160" w:line="259" w:lineRule="auto"/>
              <w:rPr>
                <w:ins w:id="756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13/</w:t>
            </w:r>
            <w:r w:rsidR="000F332B">
              <w:rPr>
                <w:rFonts w:ascii="TH SarabunPSK" w:hAnsi="TH SarabunPSK" w:cs="TH SarabunPSK" w:hint="cs"/>
                <w:cs/>
                <w:lang w:bidi="th-TH"/>
              </w:rPr>
              <w:t>04</w:t>
            </w:r>
            <w:r w:rsidRPr="009F59E1">
              <w:rPr>
                <w:rFonts w:ascii="TH SarabunPSK" w:hAnsi="TH SarabunPSK" w:cs="TH SarabunPSK" w:hint="cs"/>
              </w:rPr>
              <w:t>/20</w:t>
            </w:r>
            <w:r w:rsidRPr="009F59E1">
              <w:rPr>
                <w:rFonts w:ascii="TH SarabunPSK" w:hAnsi="TH SarabunPSK" w:cs="TH SarabunPSK" w:hint="cs"/>
                <w:cs/>
              </w:rPr>
              <w:t>0</w:t>
            </w:r>
            <w:r w:rsidR="000F332B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  <w:tc>
          <w:tcPr>
            <w:tcW w:w="1148" w:type="pct"/>
            <w:vAlign w:val="center"/>
          </w:tcPr>
          <w:p w14:paraId="595A81DF" w14:textId="77777777" w:rsidR="002707D6" w:rsidRPr="009F59E1" w:rsidRDefault="002707D6" w:rsidP="002C59D3">
            <w:pPr>
              <w:spacing w:after="160" w:line="259" w:lineRule="auto"/>
              <w:rPr>
                <w:ins w:id="75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2707D6" w:rsidRPr="009F59E1" w14:paraId="77DA0893" w14:textId="77777777" w:rsidTr="002C59D3">
        <w:trPr>
          <w:jc w:val="center"/>
        </w:trPr>
        <w:tc>
          <w:tcPr>
            <w:tcW w:w="403" w:type="pct"/>
            <w:vAlign w:val="center"/>
          </w:tcPr>
          <w:p w14:paraId="14F290BF" w14:textId="423916F2" w:rsidR="002707D6" w:rsidRPr="009F59E1" w:rsidRDefault="000F332B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52</w:t>
            </w:r>
          </w:p>
        </w:tc>
        <w:tc>
          <w:tcPr>
            <w:tcW w:w="1531" w:type="pct"/>
            <w:vAlign w:val="center"/>
          </w:tcPr>
          <w:p w14:paraId="38A79C45" w14:textId="0C366BBE" w:rsidR="002707D6" w:rsidRPr="009F59E1" w:rsidRDefault="000F332B" w:rsidP="002C59D3">
            <w:pPr>
              <w:rPr>
                <w:rFonts w:ascii="TH SarabunPSK" w:hAnsi="TH SarabunPSK" w:cs="TH SarabunPSK"/>
              </w:rPr>
            </w:pPr>
            <w:ins w:id="7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ins w:id="7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7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ต้องเป็นปีค.ศ.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007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หรือหลังจากปีค.ศ.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007 ลงมา (อายุ 15 ปี หรือมากกว่า 15 ปี)</w:t>
            </w:r>
          </w:p>
        </w:tc>
        <w:tc>
          <w:tcPr>
            <w:tcW w:w="1918" w:type="pct"/>
            <w:vAlign w:val="center"/>
          </w:tcPr>
          <w:p w14:paraId="1122E3B5" w14:textId="34AC01EC" w:rsidR="002707D6" w:rsidRPr="009F59E1" w:rsidRDefault="000F332B" w:rsidP="002C59D3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13/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05</w:t>
            </w:r>
            <w:r w:rsidRPr="009F59E1">
              <w:rPr>
                <w:rFonts w:ascii="TH SarabunPSK" w:hAnsi="TH SarabunPSK" w:cs="TH SarabunPSK" w:hint="cs"/>
              </w:rPr>
              <w:t>/20</w:t>
            </w:r>
            <w:r w:rsidRPr="009F59E1">
              <w:rPr>
                <w:rFonts w:ascii="TH SarabunPSK" w:hAnsi="TH SarabunPSK" w:cs="TH SarabunPSK" w:hint="cs"/>
                <w:cs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  <w:tc>
          <w:tcPr>
            <w:tcW w:w="1148" w:type="pct"/>
            <w:vAlign w:val="center"/>
          </w:tcPr>
          <w:p w14:paraId="02865E3D" w14:textId="2C542493" w:rsidR="002707D6" w:rsidRPr="009F59E1" w:rsidRDefault="000F332B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2707D6" w:rsidRPr="009F59E1" w14:paraId="75CE97FE" w14:textId="77777777" w:rsidTr="002C59D3">
        <w:trPr>
          <w:jc w:val="center"/>
          <w:ins w:id="761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0287D503" w14:textId="54B8A8C6" w:rsidR="002707D6" w:rsidRPr="009F59E1" w:rsidRDefault="000F332B" w:rsidP="002C59D3">
            <w:pPr>
              <w:spacing w:after="160" w:line="259" w:lineRule="auto"/>
              <w:rPr>
                <w:ins w:id="76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53</w:t>
            </w:r>
          </w:p>
        </w:tc>
        <w:tc>
          <w:tcPr>
            <w:tcW w:w="1531" w:type="pct"/>
            <w:vAlign w:val="center"/>
          </w:tcPr>
          <w:p w14:paraId="300383F8" w14:textId="3C6AD19D" w:rsidR="002707D6" w:rsidRPr="009F59E1" w:rsidRDefault="000F332B" w:rsidP="002C59D3">
            <w:pPr>
              <w:spacing w:after="160" w:line="259" w:lineRule="auto"/>
              <w:rPr>
                <w:ins w:id="76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E97DFC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เป็นปีค.ศ.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008 ขึ้นไป (อายุน้อยกว่า 15 ปี)</w:t>
            </w:r>
          </w:p>
        </w:tc>
        <w:tc>
          <w:tcPr>
            <w:tcW w:w="1918" w:type="pct"/>
            <w:vAlign w:val="center"/>
          </w:tcPr>
          <w:p w14:paraId="11EA9D90" w14:textId="13CF893C" w:rsidR="002707D6" w:rsidRPr="009F59E1" w:rsidRDefault="002707D6" w:rsidP="002C59D3">
            <w:pPr>
              <w:spacing w:after="160" w:line="259" w:lineRule="auto"/>
              <w:rPr>
                <w:ins w:id="764" w:author="วันวิสา ประดิษฐอุกฤษฎ์" w:date="2021-10-11T19:31:00Z"/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2/</w:t>
            </w:r>
            <w:r w:rsidR="000F332B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05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/20</w:t>
            </w:r>
            <w:r w:rsidR="000F332B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09</w:t>
            </w:r>
          </w:p>
        </w:tc>
        <w:tc>
          <w:tcPr>
            <w:tcW w:w="1148" w:type="pct"/>
            <w:vAlign w:val="center"/>
          </w:tcPr>
          <w:p w14:paraId="70AB46F8" w14:textId="77777777" w:rsidR="002707D6" w:rsidRPr="009F59E1" w:rsidRDefault="002707D6" w:rsidP="002C59D3">
            <w:pPr>
              <w:spacing w:after="160" w:line="259" w:lineRule="auto"/>
              <w:rPr>
                <w:ins w:id="76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กรุณากรอกวันเกิดอีกครั้ง</w:t>
            </w:r>
          </w:p>
        </w:tc>
      </w:tr>
      <w:tr w:rsidR="002707D6" w:rsidRPr="009F59E1" w14:paraId="7308792E" w14:textId="77777777" w:rsidTr="002C59D3">
        <w:trPr>
          <w:jc w:val="center"/>
        </w:trPr>
        <w:tc>
          <w:tcPr>
            <w:tcW w:w="403" w:type="pct"/>
            <w:vAlign w:val="center"/>
          </w:tcPr>
          <w:p w14:paraId="78F9A273" w14:textId="7E2744A7" w:rsidR="002707D6" w:rsidRPr="009F59E1" w:rsidRDefault="000F332B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54</w:t>
            </w:r>
          </w:p>
        </w:tc>
        <w:tc>
          <w:tcPr>
            <w:tcW w:w="1531" w:type="pct"/>
            <w:vAlign w:val="center"/>
          </w:tcPr>
          <w:p w14:paraId="1BDA1B14" w14:textId="6B46CBE1" w:rsidR="002707D6" w:rsidRPr="009F59E1" w:rsidRDefault="002707D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25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918" w:type="pct"/>
            <w:shd w:val="clear" w:color="auto" w:fill="FFFF00"/>
            <w:vAlign w:val="center"/>
          </w:tcPr>
          <w:p w14:paraId="194D8724" w14:textId="77777777" w:rsidR="002707D6" w:rsidRPr="009F59E1" w:rsidRDefault="002707D6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148" w:type="pct"/>
            <w:vAlign w:val="center"/>
          </w:tcPr>
          <w:p w14:paraId="4E461E62" w14:textId="0450A950" w:rsidR="002707D6" w:rsidRPr="009F59E1" w:rsidRDefault="002707D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กรุณากรอกวันเกิด</w:t>
            </w:r>
          </w:p>
        </w:tc>
      </w:tr>
    </w:tbl>
    <w:p w14:paraId="559E6C95" w14:textId="25F66F04" w:rsidR="002707D6" w:rsidRPr="009F59E1" w:rsidRDefault="002707D6" w:rsidP="002707D6">
      <w:pPr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="00E97DFC" w:rsidRPr="009F59E1">
        <w:rPr>
          <w:rFonts w:ascii="TH SarabunPSK" w:hAnsi="TH SarabunPSK" w:cs="TH SarabunPSK" w:hint="cs"/>
        </w:rPr>
        <w:t>VEc</w:t>
      </w:r>
      <w:r w:rsidR="00E97DFC" w:rsidRPr="009F59E1">
        <w:rPr>
          <w:rFonts w:ascii="TH SarabunPSK" w:hAnsi="TH SarabunPSK" w:cs="TH SarabunPSK" w:hint="cs"/>
          <w:cs/>
          <w:lang w:bidi="th-TH"/>
        </w:rPr>
        <w:t>25</w:t>
      </w:r>
      <w:r w:rsidR="00E97DFC"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E97DFC">
        <w:rPr>
          <w:rFonts w:ascii="TH SarabunPSK" w:hAnsi="TH SarabunPSK" w:cs="TH SarabunPSK" w:hint="cs"/>
          <w:cs/>
          <w:lang w:bidi="th-TH"/>
        </w:rPr>
        <w:t>51</w:t>
      </w:r>
    </w:p>
    <w:p w14:paraId="224C3A56" w14:textId="77777777" w:rsidR="00091CE9" w:rsidRPr="009F59E1" w:rsidRDefault="00091CE9" w:rsidP="00591491">
      <w:pPr>
        <w:rPr>
          <w:rFonts w:ascii="TH SarabunPSK" w:hAnsi="TH SarabunPSK" w:cs="TH SarabunPSK"/>
        </w:rPr>
      </w:pPr>
    </w:p>
    <w:bookmarkEnd w:id="145"/>
    <w:p w14:paraId="4D99B158" w14:textId="21486B9B" w:rsidR="00805814" w:rsidRPr="009F59E1" w:rsidRDefault="0080581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7254E8A8" w14:textId="23E2AF97" w:rsidR="00323191" w:rsidRDefault="00323191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4A770168" w14:textId="527DCC8B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3F1CE190" w14:textId="52062ED2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523F2281" w14:textId="5B1B7E23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48C2E54C" w14:textId="77E3739E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6BD75A86" w14:textId="3FB8B6B3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2C45B9C9" w14:textId="09F515CF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1A526C1C" w14:textId="670A33B4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0D6E6FD0" w14:textId="60C435DC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625314B5" w14:textId="284E5127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5F8C0023" w14:textId="18EE16AF" w:rsidR="00E97DFC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00E8F47F" w14:textId="77777777" w:rsidR="00E97DFC" w:rsidRPr="009F59E1" w:rsidRDefault="00E97DFC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70A16B3D" w14:textId="31E932D7" w:rsidR="00805814" w:rsidRPr="009F59E1" w:rsidRDefault="00805814" w:rsidP="00805814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ที่อยู่ </w:t>
      </w:r>
      <w:ins w:id="766" w:author="วันวิสา ประดิษฐอุกฤษฎ์" w:date="2021-10-11T19:31:00Z">
        <w:r w:rsidR="00E14B90" w:rsidRPr="009F59E1">
          <w:rPr>
            <w:rFonts w:ascii="TH SarabunPSK" w:hAnsi="TH SarabunPSK" w:cs="TH SarabunPSK" w:hint="cs"/>
            <w:b/>
            <w:bCs/>
            <w:cs/>
          </w:rPr>
          <w:t>(</w:t>
        </w:r>
      </w:ins>
      <w:r w:rsidR="00E14B90" w:rsidRPr="009F59E1">
        <w:rPr>
          <w:rFonts w:ascii="TH SarabunPSK" w:hAnsi="TH SarabunPSK" w:cs="TH SarabunPSK" w:hint="cs"/>
          <w:b/>
          <w:bCs/>
        </w:rPr>
        <w:t>Address</w:t>
      </w:r>
      <w:ins w:id="767" w:author="วันวิสา ประดิษฐอุกฤษฎ์" w:date="2021-10-11T19:31:00Z">
        <w:r w:rsidR="00E14B90" w:rsidRPr="009F59E1">
          <w:rPr>
            <w:rFonts w:ascii="TH SarabunPSK" w:hAnsi="TH SarabunPSK" w:cs="TH SarabunPSK" w:hint="cs"/>
            <w:b/>
            <w:bCs/>
          </w:rPr>
          <w:t xml:space="preserve">) : </w:t>
        </w:r>
      </w:ins>
      <w:r w:rsidR="00E14B90" w:rsidRPr="009F59E1">
        <w:rPr>
          <w:rFonts w:ascii="TH SarabunPSK" w:hAnsi="TH SarabunPSK" w:cs="TH SarabunPSK" w:hint="cs"/>
          <w:b/>
          <w:bCs/>
        </w:rPr>
        <w:t>TextInput</w:t>
      </w:r>
    </w:p>
    <w:p w14:paraId="0CD00DCE" w14:textId="77777777" w:rsidR="00E14B90" w:rsidRPr="009F59E1" w:rsidRDefault="00E14B90" w:rsidP="00E14B90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ความต้องการของระบบในส่วนของที่อยู่ มีคุณลักษณะดังนี้</w:t>
      </w:r>
    </w:p>
    <w:p w14:paraId="122328DC" w14:textId="73CCDD6A" w:rsidR="00E14B90" w:rsidRPr="009F59E1" w:rsidRDefault="00E14B90" w:rsidP="00E14B90">
      <w:pPr>
        <w:spacing w:line="259" w:lineRule="auto"/>
        <w:ind w:left="144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1. </w:t>
      </w:r>
      <w:r w:rsidRPr="009F59E1">
        <w:rPr>
          <w:rFonts w:ascii="TH SarabunPSK" w:hAnsi="TH SarabunPSK" w:cs="TH SarabunPSK" w:hint="cs"/>
          <w:cs/>
        </w:rPr>
        <w:t xml:space="preserve">ประกอบด้วยตัวอักษรภาษาอังกฤษ ภาษาไทย ตัวเลขอารบิก และตัวอักขระพิเศษ / </w:t>
      </w:r>
      <w:r w:rsidRPr="009F59E1">
        <w:rPr>
          <w:rFonts w:ascii="TH SarabunPSK" w:hAnsi="TH SarabunPSK" w:cs="TH SarabunPSK" w:hint="cs"/>
        </w:rPr>
        <w:t xml:space="preserve">. 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-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</w:p>
    <w:p w14:paraId="69E33558" w14:textId="37684139" w:rsidR="00E14B90" w:rsidRDefault="00E14B90" w:rsidP="00E14B90">
      <w:pPr>
        <w:ind w:left="720"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2</w:t>
      </w:r>
      <w:r w:rsidRPr="009F59E1">
        <w:rPr>
          <w:rFonts w:ascii="TH SarabunPSK" w:hAnsi="TH SarabunPSK" w:cs="TH SarabunPSK" w:hint="cs"/>
          <w:cs/>
          <w:lang w:bidi="th-TH"/>
        </w:rPr>
        <w:t xml:space="preserve">. </w:t>
      </w:r>
      <w:r w:rsidRPr="009F59E1">
        <w:rPr>
          <w:rFonts w:ascii="TH SarabunPSK" w:hAnsi="TH SarabunPSK" w:cs="TH SarabunPSK" w:hint="cs"/>
          <w:cs/>
        </w:rPr>
        <w:t>สามารถมีช่องว่างระหว่างตัวอักษร</w:t>
      </w:r>
    </w:p>
    <w:p w14:paraId="359AFB67" w14:textId="355FC2CE" w:rsidR="001A0407" w:rsidRPr="009F59E1" w:rsidRDefault="001A0407" w:rsidP="00E14B90">
      <w:pPr>
        <w:ind w:left="720" w:firstLine="720"/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/>
        </w:rPr>
        <w:t xml:space="preserve">3. </w:t>
      </w:r>
      <w:r w:rsidRPr="009F59E1">
        <w:rPr>
          <w:rFonts w:ascii="TH SarabunPSK" w:hAnsi="TH SarabunPSK" w:cs="TH SarabunPSK" w:hint="cs"/>
          <w:cs/>
          <w:lang w:bidi="th-TH"/>
        </w:rPr>
        <w:t xml:space="preserve">มีจำนวนตัวอักษรตั้งแต่ </w:t>
      </w:r>
      <w:r>
        <w:rPr>
          <w:rFonts w:ascii="TH SarabunPSK" w:hAnsi="TH SarabunPSK" w:cs="TH SarabunPSK" w:hint="cs"/>
          <w:cs/>
          <w:lang w:bidi="th-TH"/>
        </w:rPr>
        <w:t>10</w:t>
      </w:r>
      <w:r w:rsidRPr="009F59E1">
        <w:rPr>
          <w:rFonts w:ascii="TH SarabunPSK" w:hAnsi="TH SarabunPSK" w:cs="TH SarabunPSK" w:hint="cs"/>
          <w:cs/>
          <w:lang w:bidi="th-TH"/>
        </w:rPr>
        <w:t xml:space="preserve"> และไม่เกิน </w:t>
      </w:r>
      <w:r>
        <w:rPr>
          <w:rFonts w:ascii="TH SarabunPSK" w:hAnsi="TH SarabunPSK" w:cs="TH SarabunPSK" w:hint="cs"/>
          <w:cs/>
          <w:lang w:bidi="th-TH"/>
        </w:rPr>
        <w:t>255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</w:t>
      </w:r>
    </w:p>
    <w:p w14:paraId="4C825E5D" w14:textId="4E9CB5B6" w:rsidR="00E14B90" w:rsidRPr="009F59E1" w:rsidRDefault="001A0407" w:rsidP="00E14B90">
      <w:pPr>
        <w:ind w:left="720" w:firstLine="720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  <w:lang w:bidi="th-TH"/>
        </w:rPr>
        <w:t>4</w:t>
      </w:r>
      <w:r w:rsidR="00E14B90" w:rsidRPr="009F59E1">
        <w:rPr>
          <w:rFonts w:ascii="TH SarabunPSK" w:hAnsi="TH SarabunPSK" w:cs="TH SarabunPSK" w:hint="cs"/>
          <w:cs/>
        </w:rPr>
        <w:t>.</w:t>
      </w:r>
      <w:r w:rsidR="00E14B90"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E14B90" w:rsidRPr="009F59E1">
        <w:rPr>
          <w:rFonts w:ascii="TH SarabunPSK" w:hAnsi="TH SarabunPSK" w:cs="TH SarabunPSK" w:hint="cs"/>
          <w:cs/>
        </w:rPr>
        <w:t>ต้องไม่เป็นค่าว่าง</w:t>
      </w:r>
    </w:p>
    <w:p w14:paraId="30A06A91" w14:textId="74D15B3A" w:rsidR="00805814" w:rsidRPr="009F59E1" w:rsidRDefault="00805814" w:rsidP="00805814">
      <w:pPr>
        <w:ind w:firstLine="720"/>
        <w:rPr>
          <w:ins w:id="768" w:author="วันวิสา ประดิษฐอุกฤษฎ์" w:date="2021-10-11T19:31:00Z"/>
          <w:rFonts w:ascii="TH SarabunPSK" w:hAnsi="TH SarabunPSK" w:cs="TH SarabunPSK"/>
          <w:b/>
          <w:bCs/>
          <w:cs/>
          <w:lang w:bidi="th-TH"/>
        </w:rPr>
      </w:pPr>
      <w:ins w:id="76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="00D17033" w:rsidRPr="009F59E1">
        <w:rPr>
          <w:rFonts w:ascii="TH SarabunPSK" w:hAnsi="TH SarabunPSK" w:cs="TH SarabunPSK" w:hint="cs"/>
          <w:b/>
          <w:bCs/>
          <w:cs/>
          <w:lang w:bidi="th-TH"/>
        </w:rPr>
        <w:t>ที่อยู่</w:t>
      </w:r>
    </w:p>
    <w:p w14:paraId="42F9ACF4" w14:textId="77777777" w:rsidR="00E14B90" w:rsidRPr="009F59E1" w:rsidRDefault="00E14B90" w:rsidP="00E14B90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ในกรณีที่ไม่กรอกวันเกิด ระบบจะแสดงข้อความ “กรุณากรอกที่อยู่”  </w:t>
      </w:r>
    </w:p>
    <w:p w14:paraId="7F6CEF78" w14:textId="77777777" w:rsidR="00E14B90" w:rsidRPr="009F59E1" w:rsidRDefault="00E14B90" w:rsidP="00E14B90">
      <w:pPr>
        <w:numPr>
          <w:ilvl w:val="0"/>
          <w:numId w:val="10"/>
        </w:numPr>
        <w:spacing w:after="160" w:line="259" w:lineRule="auto"/>
        <w:rPr>
          <w:ins w:id="770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ในกรณีที่กรอกวันเกิดไม่ตรงตามรูปแบบ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รูปแบบที่อยู่ไม่ถูกต้องกรุณากรอกที่อยู่อีกครั้ง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7B777C8C" w14:textId="77777777" w:rsidR="00805814" w:rsidRPr="009F59E1" w:rsidRDefault="00805814" w:rsidP="00805814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31F200C5" w14:textId="77777777" w:rsidR="00805814" w:rsidRPr="009F59E1" w:rsidRDefault="00805814" w:rsidP="00805814">
      <w:pPr>
        <w:ind w:left="720" w:firstLine="360"/>
        <w:rPr>
          <w:rFonts w:ascii="TH SarabunPSK" w:hAnsi="TH SarabunPSK" w:cs="TH SarabunPSK"/>
        </w:rPr>
      </w:pPr>
    </w:p>
    <w:p w14:paraId="2C144D6D" w14:textId="184EA323" w:rsidR="00805814" w:rsidRPr="009F59E1" w:rsidRDefault="00805814" w:rsidP="00805814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E14B90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E14B90" w:rsidRPr="009F59E1">
        <w:rPr>
          <w:rFonts w:ascii="TH SarabunPSK" w:hAnsi="TH SarabunPSK" w:cs="TH SarabunPSK" w:hint="cs"/>
          <w:b/>
          <w:bCs/>
          <w:cs/>
          <w:lang w:bidi="th-TH"/>
        </w:rPr>
        <w:t>ที่อยู่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824"/>
        <w:gridCol w:w="1847"/>
        <w:gridCol w:w="1325"/>
        <w:gridCol w:w="1352"/>
        <w:gridCol w:w="1352"/>
      </w:tblGrid>
      <w:tr w:rsidR="001A0407" w:rsidRPr="009F59E1" w14:paraId="60363586" w14:textId="56898D8F" w:rsidTr="00B07474">
        <w:tc>
          <w:tcPr>
            <w:tcW w:w="585" w:type="pct"/>
            <w:shd w:val="clear" w:color="auto" w:fill="D0CECE" w:themeFill="background2" w:themeFillShade="E6"/>
            <w:vAlign w:val="center"/>
          </w:tcPr>
          <w:p w14:paraId="1AEDA20D" w14:textId="77777777" w:rsidR="001A0407" w:rsidRPr="009F59E1" w:rsidRDefault="001A0407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Requirement</w:t>
            </w:r>
          </w:p>
        </w:tc>
        <w:tc>
          <w:tcPr>
            <w:tcW w:w="1139" w:type="pct"/>
            <w:shd w:val="clear" w:color="auto" w:fill="D0CECE" w:themeFill="background2" w:themeFillShade="E6"/>
            <w:vAlign w:val="center"/>
          </w:tcPr>
          <w:p w14:paraId="296E7DBA" w14:textId="77777777" w:rsidR="001A0407" w:rsidRPr="009F59E1" w:rsidRDefault="001A0407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 Partitions</w:t>
            </w:r>
          </w:p>
        </w:tc>
        <w:tc>
          <w:tcPr>
            <w:tcW w:w="1151" w:type="pct"/>
            <w:shd w:val="clear" w:color="auto" w:fill="D0CECE" w:themeFill="background2" w:themeFillShade="E6"/>
            <w:vAlign w:val="center"/>
          </w:tcPr>
          <w:p w14:paraId="0EDA1A78" w14:textId="77777777" w:rsidR="001A0407" w:rsidRPr="009F59E1" w:rsidRDefault="001A0407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Invalid Partitions </w:t>
            </w:r>
          </w:p>
        </w:tc>
        <w:tc>
          <w:tcPr>
            <w:tcW w:w="869" w:type="pct"/>
            <w:shd w:val="clear" w:color="auto" w:fill="D0CECE" w:themeFill="background2" w:themeFillShade="E6"/>
          </w:tcPr>
          <w:p w14:paraId="3DFA0290" w14:textId="30881F70" w:rsidR="001A0407" w:rsidRPr="009F59E1" w:rsidRDefault="001A0407" w:rsidP="001A0407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 Partitions</w:t>
            </w:r>
          </w:p>
        </w:tc>
        <w:tc>
          <w:tcPr>
            <w:tcW w:w="628" w:type="pct"/>
            <w:shd w:val="clear" w:color="auto" w:fill="D0CECE" w:themeFill="background2" w:themeFillShade="E6"/>
          </w:tcPr>
          <w:p w14:paraId="51252FCB" w14:textId="4452F7D2" w:rsidR="001A0407" w:rsidRPr="009F59E1" w:rsidRDefault="001A0407" w:rsidP="001A0407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3393D79A" w14:textId="1AA756A4" w:rsidR="001A0407" w:rsidRPr="009F59E1" w:rsidRDefault="001A0407" w:rsidP="001A0407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  <w:tc>
          <w:tcPr>
            <w:tcW w:w="628" w:type="pct"/>
            <w:shd w:val="clear" w:color="auto" w:fill="D0CECE" w:themeFill="background2" w:themeFillShade="E6"/>
          </w:tcPr>
          <w:p w14:paraId="20B38787" w14:textId="60BEB404" w:rsidR="001A0407" w:rsidRPr="009F59E1" w:rsidRDefault="001A0407" w:rsidP="001A0407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/>
                <w:b/>
                <w:bCs/>
              </w:rPr>
              <w:t>Inv</w:t>
            </w:r>
            <w:r w:rsidRPr="009F59E1">
              <w:rPr>
                <w:rFonts w:ascii="TH SarabunPSK" w:hAnsi="TH SarabunPSK" w:cs="TH SarabunPSK" w:hint="cs"/>
                <w:b/>
                <w:bCs/>
              </w:rPr>
              <w:t>alid</w:t>
            </w:r>
          </w:p>
          <w:p w14:paraId="7608783F" w14:textId="2263177E" w:rsidR="001A0407" w:rsidRPr="009F59E1" w:rsidRDefault="001A0407" w:rsidP="001A0407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</w:tr>
      <w:tr w:rsidR="001A0407" w:rsidRPr="009F59E1" w14:paraId="60993834" w14:textId="3DF9FCCD" w:rsidTr="00B07474">
        <w:tc>
          <w:tcPr>
            <w:tcW w:w="585" w:type="pct"/>
            <w:vAlign w:val="center"/>
          </w:tcPr>
          <w:p w14:paraId="1AB03DE8" w14:textId="77777777" w:rsidR="001A0407" w:rsidRPr="009F59E1" w:rsidRDefault="001A040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139" w:type="pct"/>
            <w:vAlign w:val="center"/>
          </w:tcPr>
          <w:p w14:paraId="7643BA28" w14:textId="17D5399A" w:rsidR="001A0407" w:rsidRPr="009F59E1" w:rsidRDefault="001A040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26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ประกอบด้วยตัวอักษรภาษาอังกฤษ ภาษาไทย ตัวเลขอารบิก และตัวอักขระพิเศษ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151" w:type="pct"/>
            <w:vAlign w:val="center"/>
          </w:tcPr>
          <w:p w14:paraId="1F49784F" w14:textId="55BA8B36" w:rsidR="001A0407" w:rsidRPr="009F59E1" w:rsidRDefault="001A040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26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ประกอบด้วยตัวอักขระพิเศษที่ไม่ใช่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869" w:type="pct"/>
          </w:tcPr>
          <w:p w14:paraId="4EB0E633" w14:textId="77777777" w:rsidR="001A0407" w:rsidRPr="009F59E1" w:rsidRDefault="001A0407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578017DC" w14:textId="3B412EE5" w:rsidR="001A0407" w:rsidRPr="009F59E1" w:rsidRDefault="001A0407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3A641E50" w14:textId="77777777" w:rsidR="001A0407" w:rsidRPr="009F59E1" w:rsidRDefault="001A0407" w:rsidP="002C59D3">
            <w:pPr>
              <w:rPr>
                <w:rFonts w:ascii="TH SarabunPSK" w:hAnsi="TH SarabunPSK" w:cs="TH SarabunPSK"/>
              </w:rPr>
            </w:pPr>
          </w:p>
        </w:tc>
      </w:tr>
      <w:tr w:rsidR="001A0407" w:rsidRPr="009F59E1" w14:paraId="3DC5B75B" w14:textId="77777777" w:rsidTr="00B07474">
        <w:tc>
          <w:tcPr>
            <w:tcW w:w="585" w:type="pct"/>
            <w:vAlign w:val="center"/>
          </w:tcPr>
          <w:p w14:paraId="58ED26A7" w14:textId="5DBDBC86" w:rsidR="001A0407" w:rsidRPr="009F59E1" w:rsidRDefault="001A0407" w:rsidP="002C59D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เว้นวรรค</w:t>
            </w:r>
          </w:p>
        </w:tc>
        <w:tc>
          <w:tcPr>
            <w:tcW w:w="1139" w:type="pct"/>
            <w:vAlign w:val="center"/>
          </w:tcPr>
          <w:p w14:paraId="1CF0AE36" w14:textId="6E665247" w:rsidR="001A0407" w:rsidRPr="009F59E1" w:rsidRDefault="001A0407" w:rsidP="002C59D3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9A6144">
              <w:rPr>
                <w:rFonts w:ascii="TH SarabunPSK" w:hAnsi="TH SarabunPSK" w:cs="TH SarabunPSK"/>
                <w:lang w:bidi="th-TH"/>
              </w:rPr>
              <w:t>7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มีช่องว่างหรือเว้นวรรคได้</w:t>
            </w:r>
          </w:p>
        </w:tc>
        <w:tc>
          <w:tcPr>
            <w:tcW w:w="1151" w:type="pct"/>
            <w:vAlign w:val="center"/>
          </w:tcPr>
          <w:p w14:paraId="5858036A" w14:textId="77777777" w:rsidR="001A0407" w:rsidRPr="009F59E1" w:rsidRDefault="001A0407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869" w:type="pct"/>
          </w:tcPr>
          <w:p w14:paraId="7ACAAE9C" w14:textId="77777777" w:rsidR="001A0407" w:rsidRPr="009F59E1" w:rsidRDefault="001A0407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4387E362" w14:textId="737C18A7" w:rsidR="001A0407" w:rsidRPr="009F59E1" w:rsidRDefault="001A0407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4F2AF354" w14:textId="77777777" w:rsidR="001A0407" w:rsidRPr="009F59E1" w:rsidRDefault="001A0407" w:rsidP="002C59D3">
            <w:pPr>
              <w:rPr>
                <w:rFonts w:ascii="TH SarabunPSK" w:hAnsi="TH SarabunPSK" w:cs="TH SarabunPSK"/>
              </w:rPr>
            </w:pPr>
          </w:p>
        </w:tc>
      </w:tr>
      <w:tr w:rsidR="009A6144" w:rsidRPr="009F59E1" w14:paraId="3F4ECFDB" w14:textId="77777777" w:rsidTr="00B07474">
        <w:tc>
          <w:tcPr>
            <w:tcW w:w="585" w:type="pct"/>
            <w:vAlign w:val="center"/>
          </w:tcPr>
          <w:p w14:paraId="118BC1D0" w14:textId="42085228" w:rsidR="009A6144" w:rsidRDefault="009A6144" w:rsidP="009A6144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ขนาด</w:t>
            </w:r>
          </w:p>
        </w:tc>
        <w:tc>
          <w:tcPr>
            <w:tcW w:w="1139" w:type="pct"/>
            <w:vAlign w:val="center"/>
          </w:tcPr>
          <w:p w14:paraId="3996F765" w14:textId="5B93C4B1" w:rsidR="009A6144" w:rsidRPr="009F59E1" w:rsidRDefault="009A6144" w:rsidP="009A6144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มีจำนวนตัวอักษรตั้งแต่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และไม่เกิน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255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</w:t>
            </w:r>
          </w:p>
        </w:tc>
        <w:tc>
          <w:tcPr>
            <w:tcW w:w="1151" w:type="pct"/>
            <w:vAlign w:val="center"/>
          </w:tcPr>
          <w:p w14:paraId="6F9DA552" w14:textId="1C27818F" w:rsidR="009A6144" w:rsidRPr="009F59E1" w:rsidRDefault="009A6144" w:rsidP="009A6144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มีจำนวนตัวอักษร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น้อยกว่า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</w:tc>
        <w:tc>
          <w:tcPr>
            <w:tcW w:w="869" w:type="pct"/>
          </w:tcPr>
          <w:p w14:paraId="37A60A82" w14:textId="6DF13749" w:rsidR="009A6144" w:rsidRPr="009F59E1" w:rsidRDefault="009A6144" w:rsidP="009A6144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>
              <w:rPr>
                <w:rFonts w:ascii="TH SarabunPSK" w:hAnsi="TH SarabunPSK" w:cs="TH SarabunPSK"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มีจำนวนตัวอักษร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มากกว่า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255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</w:tc>
        <w:tc>
          <w:tcPr>
            <w:tcW w:w="628" w:type="pct"/>
          </w:tcPr>
          <w:p w14:paraId="316E995E" w14:textId="71550FD5" w:rsidR="009A6144" w:rsidRDefault="009A6144" w:rsidP="009A6144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/>
              </w:rPr>
              <w:t>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มีจำนวนตัวอักษร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10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674D469A" w14:textId="77777777" w:rsidR="00FE1046" w:rsidRDefault="00FE1046" w:rsidP="009A6144">
            <w:pPr>
              <w:rPr>
                <w:rFonts w:ascii="TH SarabunPSK" w:hAnsi="TH SarabunPSK" w:cs="TH SarabunPSK"/>
                <w:lang w:bidi="th-TH"/>
              </w:rPr>
            </w:pPr>
          </w:p>
          <w:p w14:paraId="271B25CE" w14:textId="1A9A7543" w:rsidR="009A6144" w:rsidRDefault="009A6144" w:rsidP="009A6144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  <w:p w14:paraId="329153B9" w14:textId="77777777" w:rsidR="00FE1046" w:rsidRDefault="00FE1046" w:rsidP="009A6144">
            <w:pPr>
              <w:rPr>
                <w:rFonts w:ascii="TH SarabunPSK" w:hAnsi="TH SarabunPSK" w:cs="TH SarabunPSK"/>
                <w:lang w:bidi="th-TH"/>
              </w:rPr>
            </w:pPr>
          </w:p>
          <w:p w14:paraId="7C919117" w14:textId="0C45A585" w:rsidR="009A6144" w:rsidRDefault="009A6144" w:rsidP="009A6144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20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254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  <w:p w14:paraId="66EB9377" w14:textId="77777777" w:rsidR="00FE1046" w:rsidRDefault="00FE1046" w:rsidP="009A6144">
            <w:pPr>
              <w:rPr>
                <w:rFonts w:ascii="TH SarabunPSK" w:hAnsi="TH SarabunPSK" w:cs="TH SarabunPSK"/>
                <w:lang w:bidi="th-TH"/>
              </w:rPr>
            </w:pPr>
          </w:p>
          <w:p w14:paraId="0DDC2D82" w14:textId="15B09749" w:rsidR="009A6144" w:rsidRPr="009F59E1" w:rsidRDefault="009A6144" w:rsidP="009A6144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21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255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628" w:type="pct"/>
          </w:tcPr>
          <w:p w14:paraId="0FA7CEF8" w14:textId="76852640" w:rsidR="009A6144" w:rsidRDefault="009A6144" w:rsidP="009A6144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="00F524DB">
              <w:rPr>
                <w:rFonts w:ascii="TH SarabunPSK" w:hAnsi="TH SarabunPSK" w:cs="TH SarabunPSK"/>
                <w:lang w:bidi="th-TH"/>
              </w:rPr>
              <w:t>11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  <w:p w14:paraId="6D196646" w14:textId="77777777" w:rsidR="00FE1046" w:rsidRDefault="00FE1046" w:rsidP="009A6144">
            <w:pPr>
              <w:rPr>
                <w:rFonts w:ascii="TH SarabunPSK" w:hAnsi="TH SarabunPSK" w:cs="TH SarabunPSK"/>
                <w:lang w:bidi="th-TH"/>
              </w:rPr>
            </w:pPr>
          </w:p>
          <w:p w14:paraId="52CA8B4C" w14:textId="1CF3B0B1" w:rsidR="009A6144" w:rsidRPr="009F59E1" w:rsidRDefault="009A6144" w:rsidP="009A6144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="00F524DB">
              <w:rPr>
                <w:rFonts w:ascii="TH SarabunPSK" w:hAnsi="TH SarabunPSK" w:cs="TH SarabunPSK"/>
                <w:lang w:bidi="th-TH"/>
              </w:rPr>
              <w:t>2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/>
                <w:lang w:bidi="th-TH"/>
              </w:rPr>
              <w:t>256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9A6144" w:rsidRPr="009F59E1" w14:paraId="4AF386CB" w14:textId="2DEBB4BC" w:rsidTr="00B07474">
        <w:tc>
          <w:tcPr>
            <w:tcW w:w="585" w:type="pct"/>
            <w:vAlign w:val="center"/>
          </w:tcPr>
          <w:p w14:paraId="710E03FF" w14:textId="77777777" w:rsidR="009A6144" w:rsidRPr="009F59E1" w:rsidRDefault="009A6144" w:rsidP="009A6144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139" w:type="pct"/>
            <w:vAlign w:val="center"/>
          </w:tcPr>
          <w:p w14:paraId="41BC3710" w14:textId="0B8F984C" w:rsidR="009A6144" w:rsidRPr="009F59E1" w:rsidRDefault="009A6144" w:rsidP="009A6144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  <w:tc>
          <w:tcPr>
            <w:tcW w:w="1151" w:type="pct"/>
            <w:vAlign w:val="center"/>
          </w:tcPr>
          <w:p w14:paraId="6C992A2A" w14:textId="04E33429" w:rsidR="009A6144" w:rsidRPr="009F59E1" w:rsidRDefault="009A6144" w:rsidP="009A6144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869" w:type="pct"/>
          </w:tcPr>
          <w:p w14:paraId="7C8E56FA" w14:textId="77777777" w:rsidR="009A6144" w:rsidRPr="009F59E1" w:rsidRDefault="009A6144" w:rsidP="009A6144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34ACEEA9" w14:textId="77EDE59B" w:rsidR="009A6144" w:rsidRPr="009F59E1" w:rsidRDefault="009A6144" w:rsidP="009A6144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468169B0" w14:textId="77777777" w:rsidR="009A6144" w:rsidRPr="009F59E1" w:rsidRDefault="009A6144" w:rsidP="009A6144">
            <w:pPr>
              <w:rPr>
                <w:rFonts w:ascii="TH SarabunPSK" w:hAnsi="TH SarabunPSK" w:cs="TH SarabunPSK"/>
              </w:rPr>
            </w:pPr>
          </w:p>
        </w:tc>
      </w:tr>
    </w:tbl>
    <w:p w14:paraId="1DBB662D" w14:textId="77777777" w:rsidR="00805814" w:rsidRPr="009F59E1" w:rsidRDefault="00805814" w:rsidP="00805814">
      <w:pPr>
        <w:rPr>
          <w:rFonts w:ascii="TH SarabunPSK" w:hAnsi="TH SarabunPSK" w:cs="TH SarabunPSK"/>
        </w:rPr>
      </w:pPr>
    </w:p>
    <w:p w14:paraId="394B7B67" w14:textId="7B14AF7F" w:rsidR="00805814" w:rsidRPr="009F59E1" w:rsidRDefault="00805814" w:rsidP="00805814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685F00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685F00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ที่อยู่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747"/>
        <w:gridCol w:w="3838"/>
        <w:gridCol w:w="2340"/>
        <w:gridCol w:w="2430"/>
      </w:tblGrid>
      <w:tr w:rsidR="00685F00" w:rsidRPr="009F59E1" w14:paraId="6A5DDDF7" w14:textId="77777777" w:rsidTr="002C59D3">
        <w:tc>
          <w:tcPr>
            <w:tcW w:w="747" w:type="dxa"/>
            <w:shd w:val="clear" w:color="auto" w:fill="D0CECE" w:themeFill="background2" w:themeFillShade="E6"/>
            <w:vAlign w:val="center"/>
          </w:tcPr>
          <w:p w14:paraId="7BB221C6" w14:textId="77777777" w:rsidR="00685F00" w:rsidRPr="009F59E1" w:rsidRDefault="00685F00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3838" w:type="dxa"/>
            <w:shd w:val="clear" w:color="auto" w:fill="D0CECE" w:themeFill="background2" w:themeFillShade="E6"/>
            <w:vAlign w:val="center"/>
          </w:tcPr>
          <w:p w14:paraId="7BC6B558" w14:textId="77777777" w:rsidR="00685F00" w:rsidRPr="009F59E1" w:rsidRDefault="00685F00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Class</w:t>
            </w:r>
          </w:p>
        </w:tc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1127DA19" w14:textId="77777777" w:rsidR="00685F00" w:rsidRPr="009F59E1" w:rsidRDefault="00685F00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2430" w:type="dxa"/>
            <w:shd w:val="clear" w:color="auto" w:fill="D0CECE" w:themeFill="background2" w:themeFillShade="E6"/>
            <w:vAlign w:val="center"/>
          </w:tcPr>
          <w:p w14:paraId="40E69E90" w14:textId="77777777" w:rsidR="00685F00" w:rsidRPr="009F59E1" w:rsidRDefault="00685F00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</w:tr>
      <w:tr w:rsidR="00685F00" w:rsidRPr="009F59E1" w14:paraId="63DC3DDA" w14:textId="77777777" w:rsidTr="002C59D3">
        <w:tc>
          <w:tcPr>
            <w:tcW w:w="747" w:type="dxa"/>
            <w:vAlign w:val="center"/>
          </w:tcPr>
          <w:p w14:paraId="2E193CE6" w14:textId="18B2F34D" w:rsidR="00685F00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55</w:t>
            </w:r>
          </w:p>
        </w:tc>
        <w:tc>
          <w:tcPr>
            <w:tcW w:w="3838" w:type="dxa"/>
            <w:vAlign w:val="center"/>
          </w:tcPr>
          <w:p w14:paraId="19421A2D" w14:textId="085F05D2" w:rsidR="00685F00" w:rsidRPr="009F59E1" w:rsidRDefault="00F524DB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26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ประกอบด้วยตัวอักษรภาษาอังกฤษ ภาษาไทย ตัวเลขอารบิก และตัวอักขระพิเศษ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2340" w:type="dxa"/>
            <w:vAlign w:val="center"/>
          </w:tcPr>
          <w:p w14:paraId="17F2E2ED" w14:textId="77777777" w:rsidR="00685F00" w:rsidRPr="009F59E1" w:rsidRDefault="00685F0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90 </w:t>
            </w:r>
            <w:r w:rsidRPr="009F59E1">
              <w:rPr>
                <w:rFonts w:ascii="TH SarabunPSK" w:hAnsi="TH SarabunPSK" w:cs="TH SarabunPSK" w:hint="cs"/>
                <w:cs/>
              </w:rPr>
              <w:t>ซ</w:t>
            </w:r>
            <w:r w:rsidRPr="009F59E1">
              <w:rPr>
                <w:rFonts w:ascii="TH SarabunPSK" w:hAnsi="TH SarabunPSK" w:cs="TH SarabunPSK" w:hint="cs"/>
              </w:rPr>
              <w:t xml:space="preserve">.30 </w:t>
            </w:r>
            <w:r w:rsidRPr="009F59E1">
              <w:rPr>
                <w:rFonts w:ascii="TH SarabunPSK" w:hAnsi="TH SarabunPSK" w:cs="TH SarabunPSK" w:hint="cs"/>
                <w:cs/>
              </w:rPr>
              <w:t>ถ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 w:rsidRPr="009F59E1">
              <w:rPr>
                <w:rFonts w:ascii="TH SarabunPSK" w:hAnsi="TH SarabunPSK" w:cs="TH SarabunPSK" w:hint="cs"/>
                <w:cs/>
              </w:rPr>
              <w:t>ราษฎร์อุทิศ</w:t>
            </w:r>
          </w:p>
        </w:tc>
        <w:tc>
          <w:tcPr>
            <w:tcW w:w="2430" w:type="dxa"/>
            <w:vAlign w:val="center"/>
          </w:tcPr>
          <w:p w14:paraId="5BF868E0" w14:textId="77777777" w:rsidR="00685F00" w:rsidRPr="009F59E1" w:rsidRDefault="00685F0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685F00" w:rsidRPr="009F59E1" w14:paraId="74EEDFB6" w14:textId="77777777" w:rsidTr="002C59D3">
        <w:tc>
          <w:tcPr>
            <w:tcW w:w="747" w:type="dxa"/>
            <w:vAlign w:val="center"/>
          </w:tcPr>
          <w:p w14:paraId="133DC44B" w14:textId="5E4EBA01" w:rsidR="00685F00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56</w:t>
            </w:r>
          </w:p>
        </w:tc>
        <w:tc>
          <w:tcPr>
            <w:tcW w:w="3838" w:type="dxa"/>
            <w:vAlign w:val="center"/>
          </w:tcPr>
          <w:p w14:paraId="43A01A88" w14:textId="796FCB97" w:rsidR="00685F00" w:rsidRPr="009F59E1" w:rsidRDefault="00685F0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26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ประกอบด้วยตัวอักษรภาษาอังกฤษ ภาษาไทย ตัวเลขอารบิก และตัวอักขระพิเศษ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2340" w:type="dxa"/>
            <w:vAlign w:val="center"/>
          </w:tcPr>
          <w:p w14:paraId="7026B077" w14:textId="77777777" w:rsidR="00685F00" w:rsidRPr="009F59E1" w:rsidRDefault="00685F0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90/3 Ratu-tid Rd.</w:t>
            </w:r>
          </w:p>
        </w:tc>
        <w:tc>
          <w:tcPr>
            <w:tcW w:w="2430" w:type="dxa"/>
            <w:vAlign w:val="center"/>
          </w:tcPr>
          <w:p w14:paraId="174CB600" w14:textId="77777777" w:rsidR="00685F00" w:rsidRPr="009F59E1" w:rsidRDefault="00685F0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685F00" w:rsidRPr="009F59E1" w14:paraId="1720E2EB" w14:textId="77777777" w:rsidTr="002C59D3">
        <w:tc>
          <w:tcPr>
            <w:tcW w:w="747" w:type="dxa"/>
            <w:vAlign w:val="center"/>
          </w:tcPr>
          <w:p w14:paraId="0B092E6C" w14:textId="4F3A37B0" w:rsidR="00685F00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57</w:t>
            </w:r>
          </w:p>
        </w:tc>
        <w:tc>
          <w:tcPr>
            <w:tcW w:w="3838" w:type="dxa"/>
            <w:vAlign w:val="center"/>
          </w:tcPr>
          <w:p w14:paraId="7A46AEE3" w14:textId="7ED621D8" w:rsidR="00685F00" w:rsidRPr="009F59E1" w:rsidRDefault="00F524DB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26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ประกอบด้วยตัวอักขระพิเศษที่ไม่ใช่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2340" w:type="dxa"/>
            <w:vAlign w:val="center"/>
          </w:tcPr>
          <w:p w14:paraId="04B02983" w14:textId="77DEC1A5" w:rsidR="00685F00" w:rsidRPr="00F524DB" w:rsidRDefault="00F524DB" w:rsidP="002C59D3">
            <w:pPr>
              <w:rPr>
                <w:rFonts w:ascii="TH SarabunPSK" w:hAnsi="TH SarabunPSK" w:cs="TH SarabunPSK"/>
                <w:color w:val="FF0000"/>
              </w:rPr>
            </w:pPr>
            <w:r w:rsidRPr="00F524DB">
              <w:rPr>
                <w:rFonts w:ascii="TH SarabunPSK" w:hAnsi="TH SarabunPSK" w:cs="TH SarabunPSK" w:hint="cs"/>
                <w:color w:val="FF0000"/>
              </w:rPr>
              <w:t xml:space="preserve">90 </w:t>
            </w:r>
            <w:r w:rsidRPr="00F524DB">
              <w:rPr>
                <w:rFonts w:ascii="TH SarabunPSK" w:hAnsi="TH SarabunPSK" w:cs="TH SarabunPSK" w:hint="cs"/>
                <w:color w:val="FF0000"/>
                <w:cs/>
              </w:rPr>
              <w:t>ซ</w:t>
            </w:r>
            <w:r w:rsidRPr="00F524DB">
              <w:rPr>
                <w:rFonts w:ascii="TH SarabunPSK" w:hAnsi="TH SarabunPSK" w:cs="TH SarabunPSK" w:hint="cs"/>
                <w:color w:val="FF0000"/>
              </w:rPr>
              <w:t xml:space="preserve">.30 </w:t>
            </w:r>
            <w:r w:rsidRPr="00F524DB">
              <w:rPr>
                <w:rFonts w:ascii="TH SarabunPSK" w:hAnsi="TH SarabunPSK" w:cs="TH SarabunPSK" w:hint="cs"/>
                <w:color w:val="FF0000"/>
                <w:cs/>
              </w:rPr>
              <w:t>ถ</w:t>
            </w:r>
            <w:r w:rsidRPr="00F524DB">
              <w:rPr>
                <w:rFonts w:ascii="TH SarabunPSK" w:hAnsi="TH SarabunPSK" w:cs="TH SarabunPSK" w:hint="cs"/>
                <w:color w:val="FF0000"/>
              </w:rPr>
              <w:t>.</w:t>
            </w:r>
            <w:r w:rsidRPr="00F524DB">
              <w:rPr>
                <w:rFonts w:ascii="TH SarabunPSK" w:hAnsi="TH SarabunPSK" w:cs="TH SarabunPSK" w:hint="cs"/>
                <w:color w:val="FF0000"/>
                <w:cs/>
              </w:rPr>
              <w:t>ราษฎร์อุทิศ</w:t>
            </w:r>
            <w:r w:rsidR="00685F00" w:rsidRPr="00F524DB">
              <w:rPr>
                <w:rFonts w:ascii="TH SarabunPSK" w:hAnsi="TH SarabunPSK" w:cs="TH SarabunPSK" w:hint="cs"/>
                <w:color w:val="FF0000"/>
              </w:rPr>
              <w:t>@!#$</w:t>
            </w:r>
          </w:p>
        </w:tc>
        <w:tc>
          <w:tcPr>
            <w:tcW w:w="2430" w:type="dxa"/>
            <w:vAlign w:val="center"/>
          </w:tcPr>
          <w:p w14:paraId="7535418E" w14:textId="77777777" w:rsidR="00685F00" w:rsidRPr="009F59E1" w:rsidRDefault="00685F0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รูปแบบที่อยู่ไม่ถูกต้องกรุณากรอกที่อยู่อีกครั้ง</w:t>
            </w:r>
          </w:p>
        </w:tc>
      </w:tr>
      <w:tr w:rsidR="00F524DB" w:rsidRPr="009F59E1" w14:paraId="554F4BEC" w14:textId="77777777" w:rsidTr="002C59D3">
        <w:tc>
          <w:tcPr>
            <w:tcW w:w="747" w:type="dxa"/>
            <w:vAlign w:val="center"/>
          </w:tcPr>
          <w:p w14:paraId="67715F72" w14:textId="06D6BDF0" w:rsidR="00F524DB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58</w:t>
            </w:r>
          </w:p>
        </w:tc>
        <w:tc>
          <w:tcPr>
            <w:tcW w:w="3838" w:type="dxa"/>
            <w:vAlign w:val="center"/>
          </w:tcPr>
          <w:p w14:paraId="03678EBB" w14:textId="1DA0487A" w:rsidR="00F524DB" w:rsidRPr="009F59E1" w:rsidRDefault="00FE1046" w:rsidP="002C59D3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/>
              </w:rPr>
              <w:t>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มีจำนวนตัวอักษร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10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36DB4824" w14:textId="4F479561" w:rsidR="00F524DB" w:rsidRPr="00F524DB" w:rsidRDefault="00FE1046" w:rsidP="002C59D3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FE1046">
              <w:rPr>
                <w:rFonts w:ascii="TH SarabunPSK" w:hAnsi="TH SarabunPSK" w:cs="TH SarabunPSK"/>
                <w:cs/>
                <w:lang w:bidi="th-TH"/>
              </w:rPr>
              <w:t>2 สุราษฎร์</w:t>
            </w:r>
          </w:p>
        </w:tc>
        <w:tc>
          <w:tcPr>
            <w:tcW w:w="2430" w:type="dxa"/>
            <w:vAlign w:val="center"/>
          </w:tcPr>
          <w:p w14:paraId="156B6D5D" w14:textId="68D71F8A" w:rsidR="00F524DB" w:rsidRPr="009F59E1" w:rsidRDefault="00FE104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FE1046" w:rsidRPr="009F59E1" w14:paraId="734E2766" w14:textId="77777777" w:rsidTr="002C59D3">
        <w:tc>
          <w:tcPr>
            <w:tcW w:w="747" w:type="dxa"/>
            <w:vAlign w:val="center"/>
          </w:tcPr>
          <w:p w14:paraId="047B84CF" w14:textId="20A38D63" w:rsidR="00FE1046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59</w:t>
            </w:r>
          </w:p>
        </w:tc>
        <w:tc>
          <w:tcPr>
            <w:tcW w:w="3838" w:type="dxa"/>
            <w:vAlign w:val="center"/>
          </w:tcPr>
          <w:p w14:paraId="11A2A27D" w14:textId="19044719" w:rsidR="00FE1046" w:rsidRPr="009F59E1" w:rsidRDefault="00FE1046" w:rsidP="002C59D3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27404C1C" w14:textId="01367DD3" w:rsidR="00FE1046" w:rsidRPr="00FE1046" w:rsidRDefault="00FE1046" w:rsidP="002C59D3">
            <w:pPr>
              <w:rPr>
                <w:rFonts w:ascii="TH SarabunPSK" w:hAnsi="TH SarabunPSK" w:cs="TH SarabunPSK"/>
              </w:rPr>
            </w:pPr>
            <w:r w:rsidRPr="00FE1046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 w:rsidRPr="00FE1046">
              <w:rPr>
                <w:rFonts w:ascii="TH SarabunPSK" w:hAnsi="TH SarabunPSK" w:cs="TH SarabunPSK"/>
              </w:rPr>
              <w:t xml:space="preserve"> </w:t>
            </w:r>
            <w:r w:rsidRPr="00FE1046">
              <w:rPr>
                <w:rFonts w:ascii="TH SarabunPSK" w:hAnsi="TH SarabunPSK" w:cs="TH SarabunPSK"/>
                <w:cs/>
                <w:lang w:bidi="th-TH"/>
              </w:rPr>
              <w:t>สุราษฎร์</w:t>
            </w:r>
          </w:p>
        </w:tc>
        <w:tc>
          <w:tcPr>
            <w:tcW w:w="2430" w:type="dxa"/>
            <w:vAlign w:val="center"/>
          </w:tcPr>
          <w:p w14:paraId="68B49893" w14:textId="1FE1EA38" w:rsidR="00FE1046" w:rsidRPr="009F59E1" w:rsidRDefault="00FE104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FE1046" w:rsidRPr="009F59E1" w14:paraId="4D4345F4" w14:textId="77777777" w:rsidTr="002C59D3">
        <w:tc>
          <w:tcPr>
            <w:tcW w:w="747" w:type="dxa"/>
            <w:vAlign w:val="center"/>
          </w:tcPr>
          <w:p w14:paraId="0189A08B" w14:textId="2191C5B4" w:rsidR="00FE1046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60</w:t>
            </w:r>
          </w:p>
        </w:tc>
        <w:tc>
          <w:tcPr>
            <w:tcW w:w="3838" w:type="dxa"/>
            <w:vAlign w:val="center"/>
          </w:tcPr>
          <w:p w14:paraId="17E09B89" w14:textId="6398B8FF" w:rsidR="00FE1046" w:rsidRPr="009A6144" w:rsidRDefault="00FE1046" w:rsidP="002C59D3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20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254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1EBBA29A" w14:textId="51741578" w:rsidR="00FE1046" w:rsidRPr="005F0F91" w:rsidRDefault="005F0F91" w:rsidP="002C59D3">
            <w:pPr>
              <w:rPr>
                <w:rFonts w:ascii="TH SarabunPSK" w:hAnsi="TH SarabunPSK" w:cs="TH SarabunPSK"/>
              </w:rPr>
            </w:pP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>ตำ</w:t>
            </w:r>
          </w:p>
        </w:tc>
        <w:tc>
          <w:tcPr>
            <w:tcW w:w="2430" w:type="dxa"/>
            <w:vAlign w:val="center"/>
          </w:tcPr>
          <w:p w14:paraId="1F59A608" w14:textId="38E32E33" w:rsidR="00FE1046" w:rsidRPr="009F59E1" w:rsidRDefault="00FE104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FE1046" w:rsidRPr="009F59E1" w14:paraId="435E025E" w14:textId="77777777" w:rsidTr="002C59D3">
        <w:tc>
          <w:tcPr>
            <w:tcW w:w="747" w:type="dxa"/>
            <w:vAlign w:val="center"/>
          </w:tcPr>
          <w:p w14:paraId="4A7CAF9E" w14:textId="50B3C2F1" w:rsidR="00FE1046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61</w:t>
            </w:r>
          </w:p>
        </w:tc>
        <w:tc>
          <w:tcPr>
            <w:tcW w:w="3838" w:type="dxa"/>
            <w:vAlign w:val="center"/>
          </w:tcPr>
          <w:p w14:paraId="2C6A0CC0" w14:textId="3FB06A35" w:rsidR="00FE1046" w:rsidRPr="009A6144" w:rsidRDefault="00FE1046" w:rsidP="002C59D3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21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255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7B77FF1B" w14:textId="36688860" w:rsidR="00FE1046" w:rsidRPr="005F0F91" w:rsidRDefault="005F0F91" w:rsidP="002C59D3">
            <w:pPr>
              <w:rPr>
                <w:rFonts w:ascii="TH SarabunPSK" w:hAnsi="TH SarabunPSK" w:cs="TH SarabunPSK"/>
              </w:rPr>
            </w:pP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>ตำ</w:t>
            </w:r>
            <w:r w:rsidRPr="005F0F91">
              <w:rPr>
                <w:rFonts w:ascii="TH SarabunPSK" w:hAnsi="TH SarabunPSK" w:cs="TH SarabunPSK" w:hint="cs"/>
                <w:cs/>
                <w:lang w:bidi="th-TH"/>
              </w:rPr>
              <w:t>บ</w:t>
            </w:r>
          </w:p>
        </w:tc>
        <w:tc>
          <w:tcPr>
            <w:tcW w:w="2430" w:type="dxa"/>
            <w:vAlign w:val="center"/>
          </w:tcPr>
          <w:p w14:paraId="4582BB73" w14:textId="7E703BC8" w:rsidR="00FE1046" w:rsidRPr="009F59E1" w:rsidRDefault="00FE104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FE1046" w:rsidRPr="009F59E1" w14:paraId="191910D3" w14:textId="77777777" w:rsidTr="002C59D3">
        <w:tc>
          <w:tcPr>
            <w:tcW w:w="747" w:type="dxa"/>
            <w:vAlign w:val="center"/>
          </w:tcPr>
          <w:p w14:paraId="23837691" w14:textId="11ECDB01" w:rsidR="00FE1046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62</w:t>
            </w:r>
          </w:p>
        </w:tc>
        <w:tc>
          <w:tcPr>
            <w:tcW w:w="3838" w:type="dxa"/>
            <w:vAlign w:val="center"/>
          </w:tcPr>
          <w:p w14:paraId="05685E10" w14:textId="6123C619" w:rsidR="00FE1046" w:rsidRPr="009A6144" w:rsidRDefault="00FE1046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11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0FED46EF" w14:textId="3D20F3B1" w:rsidR="00FE1046" w:rsidRPr="005F0F91" w:rsidRDefault="005F0F91" w:rsidP="002C59D3">
            <w:pPr>
              <w:rPr>
                <w:rFonts w:ascii="TH SarabunPSK" w:hAnsi="TH SarabunPSK" w:cs="TH SarabunPSK"/>
                <w:color w:val="FF0000"/>
              </w:rPr>
            </w:pP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>บ้านทำเนี</w:t>
            </w:r>
          </w:p>
        </w:tc>
        <w:tc>
          <w:tcPr>
            <w:tcW w:w="2430" w:type="dxa"/>
            <w:vAlign w:val="center"/>
          </w:tcPr>
          <w:p w14:paraId="1CC6FE5E" w14:textId="34D3E69E" w:rsidR="00FE1046" w:rsidRPr="009F59E1" w:rsidRDefault="00FE104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รูปแบบที่อยู่ไม่ถูกต้องกรุณากรอกที่อยู่อีกครั้ง</w:t>
            </w:r>
          </w:p>
        </w:tc>
      </w:tr>
      <w:tr w:rsidR="00FE1046" w:rsidRPr="009F59E1" w14:paraId="58455598" w14:textId="77777777" w:rsidTr="002C59D3">
        <w:tc>
          <w:tcPr>
            <w:tcW w:w="747" w:type="dxa"/>
            <w:vAlign w:val="center"/>
          </w:tcPr>
          <w:p w14:paraId="0D537D91" w14:textId="2CA3928E" w:rsidR="00FE1046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63</w:t>
            </w:r>
          </w:p>
        </w:tc>
        <w:tc>
          <w:tcPr>
            <w:tcW w:w="3838" w:type="dxa"/>
            <w:vAlign w:val="center"/>
          </w:tcPr>
          <w:p w14:paraId="5704D08F" w14:textId="2979323C" w:rsidR="00FE1046" w:rsidRDefault="00FE1046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/>
                <w:lang w:bidi="th-TH"/>
              </w:rPr>
              <w:t>256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6EC1D038" w14:textId="5499982A" w:rsidR="00FE1046" w:rsidRPr="005F0F91" w:rsidRDefault="005F0F91" w:rsidP="002C59D3">
            <w:pPr>
              <w:rPr>
                <w:rFonts w:ascii="TH SarabunPSK" w:hAnsi="TH SarabunPSK" w:cs="TH SarabunPSK"/>
                <w:color w:val="FF0000"/>
              </w:rPr>
            </w:pP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บ้านเลขที่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79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1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79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1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79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1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79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1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>ตำ</w:t>
            </w:r>
            <w:r w:rsidRPr="005F0F91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บล</w:t>
            </w:r>
          </w:p>
        </w:tc>
        <w:tc>
          <w:tcPr>
            <w:tcW w:w="2430" w:type="dxa"/>
            <w:vAlign w:val="center"/>
          </w:tcPr>
          <w:p w14:paraId="1C5DDF1E" w14:textId="4042FE3C" w:rsidR="00FE1046" w:rsidRPr="009F59E1" w:rsidRDefault="00FE104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รูปแบบที่อยู่ไม่ถูกต้องกรุณากรอกที่อยู่อีกครั้ง</w:t>
            </w:r>
          </w:p>
        </w:tc>
      </w:tr>
      <w:tr w:rsidR="00685F00" w:rsidRPr="009F59E1" w14:paraId="35654217" w14:textId="77777777" w:rsidTr="002C59D3">
        <w:tc>
          <w:tcPr>
            <w:tcW w:w="747" w:type="dxa"/>
            <w:vAlign w:val="center"/>
          </w:tcPr>
          <w:p w14:paraId="63AE0E70" w14:textId="42845E95" w:rsidR="00685F00" w:rsidRPr="009F59E1" w:rsidRDefault="005F0F91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64</w:t>
            </w:r>
          </w:p>
        </w:tc>
        <w:tc>
          <w:tcPr>
            <w:tcW w:w="3838" w:type="dxa"/>
            <w:vAlign w:val="center"/>
          </w:tcPr>
          <w:p w14:paraId="276CB9F4" w14:textId="396A95C6" w:rsidR="00685F00" w:rsidRPr="009F59E1" w:rsidRDefault="00FE104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2340" w:type="dxa"/>
            <w:shd w:val="clear" w:color="auto" w:fill="FFFF00"/>
            <w:vAlign w:val="center"/>
          </w:tcPr>
          <w:p w14:paraId="11268243" w14:textId="77777777" w:rsidR="00685F00" w:rsidRPr="009F59E1" w:rsidRDefault="00685F00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2430" w:type="dxa"/>
            <w:vAlign w:val="center"/>
          </w:tcPr>
          <w:p w14:paraId="0D5FF5CC" w14:textId="77777777" w:rsidR="00685F00" w:rsidRPr="009F59E1" w:rsidRDefault="00685F0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กรุณากรอกที่อยู่</w:t>
            </w:r>
          </w:p>
        </w:tc>
      </w:tr>
    </w:tbl>
    <w:p w14:paraId="0588B24F" w14:textId="4E64EB17" w:rsidR="00685F00" w:rsidRDefault="00685F00" w:rsidP="00685F00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Pr="009F59E1">
        <w:rPr>
          <w:rFonts w:ascii="TH SarabunPSK" w:hAnsi="TH SarabunPSK" w:cs="TH SarabunPSK" w:hint="cs"/>
          <w:cs/>
          <w:lang w:bidi="th-TH"/>
        </w:rPr>
        <w:t>27</w:t>
      </w:r>
      <w:r w:rsidR="005F0F91">
        <w:rPr>
          <w:rFonts w:ascii="TH SarabunPSK" w:hAnsi="TH SarabunPSK" w:cs="TH SarabunPSK" w:hint="cs"/>
          <w:cs/>
          <w:lang w:bidi="th-TH"/>
        </w:rPr>
        <w:t xml:space="preserve"> </w:t>
      </w:r>
      <w:r w:rsidR="005F0F91" w:rsidRPr="009F59E1">
        <w:rPr>
          <w:rFonts w:ascii="TH SarabunPSK" w:hAnsi="TH SarabunPSK" w:cs="TH SarabunPSK" w:hint="cs"/>
        </w:rPr>
        <w:t>VEc</w:t>
      </w:r>
      <w:r w:rsidR="005F0F91" w:rsidRPr="009F59E1">
        <w:rPr>
          <w:rFonts w:ascii="TH SarabunPSK" w:hAnsi="TH SarabunPSK" w:cs="TH SarabunPSK" w:hint="cs"/>
          <w:cs/>
          <w:lang w:bidi="th-TH"/>
        </w:rPr>
        <w:t>2</w:t>
      </w:r>
      <w:r w:rsidR="005F0F91">
        <w:rPr>
          <w:rFonts w:ascii="TH SarabunPSK" w:hAnsi="TH SarabunPSK" w:cs="TH SarabunPSK" w:hint="cs"/>
          <w:cs/>
          <w:lang w:bidi="th-TH"/>
        </w:rPr>
        <w:t xml:space="preserve">8 </w:t>
      </w:r>
      <w:r w:rsidR="005F0F91" w:rsidRPr="009F59E1">
        <w:rPr>
          <w:rFonts w:ascii="TH SarabunPSK" w:hAnsi="TH SarabunPSK" w:cs="TH SarabunPSK" w:hint="cs"/>
        </w:rPr>
        <w:t>VEc</w:t>
      </w:r>
      <w:r w:rsidR="005F0F91" w:rsidRPr="009F59E1">
        <w:rPr>
          <w:rFonts w:ascii="TH SarabunPSK" w:hAnsi="TH SarabunPSK" w:cs="TH SarabunPSK" w:hint="cs"/>
          <w:cs/>
          <w:lang w:bidi="th-TH"/>
        </w:rPr>
        <w:t>2</w:t>
      </w:r>
      <w:r w:rsidR="005F0F91">
        <w:rPr>
          <w:rFonts w:ascii="TH SarabunPSK" w:hAnsi="TH SarabunPSK" w:cs="TH SarabunPSK" w:hint="cs"/>
          <w:cs/>
          <w:lang w:bidi="th-TH"/>
        </w:rPr>
        <w:t>9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5F0F91">
        <w:rPr>
          <w:rFonts w:ascii="TH SarabunPSK" w:hAnsi="TH SarabunPSK" w:cs="TH SarabunPSK" w:hint="cs"/>
          <w:cs/>
          <w:lang w:bidi="th-TH"/>
        </w:rPr>
        <w:t xml:space="preserve">55 </w:t>
      </w:r>
      <w:r w:rsidR="005F0F91" w:rsidRPr="009F59E1">
        <w:rPr>
          <w:rFonts w:ascii="TH SarabunPSK" w:hAnsi="TH SarabunPSK" w:cs="TH SarabunPSK" w:hint="cs"/>
        </w:rPr>
        <w:t>IVEc</w:t>
      </w:r>
      <w:r w:rsidR="005F0F91" w:rsidRPr="009F59E1">
        <w:rPr>
          <w:rFonts w:ascii="TH SarabunPSK" w:hAnsi="TH SarabunPSK" w:cs="TH SarabunPSK" w:hint="cs"/>
          <w:cs/>
          <w:lang w:bidi="th-TH"/>
        </w:rPr>
        <w:t>2</w:t>
      </w:r>
      <w:r w:rsidR="005F0F91">
        <w:rPr>
          <w:rFonts w:ascii="TH SarabunPSK" w:hAnsi="TH SarabunPSK" w:cs="TH SarabunPSK"/>
          <w:lang w:bidi="th-TH"/>
        </w:rPr>
        <w:t>8</w:t>
      </w:r>
      <w:r w:rsidR="005F0F91" w:rsidRPr="009F59E1">
        <w:rPr>
          <w:rFonts w:ascii="TH SarabunPSK" w:hAnsi="TH SarabunPSK" w:cs="TH SarabunPSK" w:hint="cs"/>
        </w:rPr>
        <w:t>.1</w:t>
      </w:r>
      <w:r w:rsidR="005F0F91">
        <w:rPr>
          <w:rFonts w:ascii="TH SarabunPSK" w:hAnsi="TH SarabunPSK" w:cs="TH SarabunPSK" w:hint="cs"/>
          <w:cs/>
          <w:lang w:bidi="th-TH"/>
        </w:rPr>
        <w:t xml:space="preserve"> </w:t>
      </w:r>
      <w:r w:rsidR="005F0F91"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="005F0F91" w:rsidRPr="009F59E1">
        <w:rPr>
          <w:rFonts w:ascii="TH SarabunPSK" w:hAnsi="TH SarabunPSK" w:cs="TH SarabunPSK" w:hint="cs"/>
        </w:rPr>
        <w:t xml:space="preserve">Test Case </w:t>
      </w:r>
      <w:r w:rsidR="005F0F91" w:rsidRPr="009F59E1">
        <w:rPr>
          <w:rFonts w:ascii="TH SarabunPSK" w:hAnsi="TH SarabunPSK" w:cs="TH SarabunPSK" w:hint="cs"/>
          <w:cs/>
        </w:rPr>
        <w:t>ที่</w:t>
      </w:r>
      <w:r w:rsidR="005F0F91">
        <w:rPr>
          <w:rFonts w:ascii="TH SarabunPSK" w:hAnsi="TH SarabunPSK" w:cs="TH SarabunPSK" w:hint="cs"/>
          <w:cs/>
          <w:lang w:bidi="th-TH"/>
        </w:rPr>
        <w:t xml:space="preserve"> 62 และ </w:t>
      </w:r>
      <w:r w:rsidR="005F0F91" w:rsidRPr="009F59E1">
        <w:rPr>
          <w:rFonts w:ascii="TH SarabunPSK" w:hAnsi="TH SarabunPSK" w:cs="TH SarabunPSK" w:hint="cs"/>
        </w:rPr>
        <w:t>IVEc</w:t>
      </w:r>
      <w:r w:rsidR="005F0F91" w:rsidRPr="009F59E1">
        <w:rPr>
          <w:rFonts w:ascii="TH SarabunPSK" w:hAnsi="TH SarabunPSK" w:cs="TH SarabunPSK" w:hint="cs"/>
          <w:cs/>
          <w:lang w:bidi="th-TH"/>
        </w:rPr>
        <w:t>2</w:t>
      </w:r>
      <w:r w:rsidR="005F0F91">
        <w:rPr>
          <w:rFonts w:ascii="TH SarabunPSK" w:hAnsi="TH SarabunPSK" w:cs="TH SarabunPSK"/>
          <w:lang w:bidi="th-TH"/>
        </w:rPr>
        <w:t>8</w:t>
      </w:r>
      <w:r w:rsidR="005F0F91" w:rsidRPr="009F59E1">
        <w:rPr>
          <w:rFonts w:ascii="TH SarabunPSK" w:hAnsi="TH SarabunPSK" w:cs="TH SarabunPSK" w:hint="cs"/>
        </w:rPr>
        <w:t>.</w:t>
      </w:r>
      <w:r w:rsidR="005F0F91">
        <w:rPr>
          <w:rFonts w:ascii="TH SarabunPSK" w:hAnsi="TH SarabunPSK" w:cs="TH SarabunPSK" w:hint="cs"/>
          <w:cs/>
          <w:lang w:bidi="th-TH"/>
        </w:rPr>
        <w:t xml:space="preserve">2 </w:t>
      </w:r>
      <w:r w:rsidR="005F0F91"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="005F0F91" w:rsidRPr="009F59E1">
        <w:rPr>
          <w:rFonts w:ascii="TH SarabunPSK" w:hAnsi="TH SarabunPSK" w:cs="TH SarabunPSK" w:hint="cs"/>
        </w:rPr>
        <w:t xml:space="preserve">Test Case </w:t>
      </w:r>
      <w:r w:rsidR="005F0F91" w:rsidRPr="009F59E1">
        <w:rPr>
          <w:rFonts w:ascii="TH SarabunPSK" w:hAnsi="TH SarabunPSK" w:cs="TH SarabunPSK" w:hint="cs"/>
          <w:cs/>
        </w:rPr>
        <w:t>ที่</w:t>
      </w:r>
      <w:r w:rsidR="005F0F91">
        <w:rPr>
          <w:rFonts w:ascii="TH SarabunPSK" w:hAnsi="TH SarabunPSK" w:cs="TH SarabunPSK" w:hint="cs"/>
          <w:cs/>
          <w:lang w:bidi="th-TH"/>
        </w:rPr>
        <w:t xml:space="preserve"> 63</w:t>
      </w:r>
    </w:p>
    <w:p w14:paraId="109BB0EE" w14:textId="3FDF54E8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75C915D4" w14:textId="3E576625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39F6644C" w14:textId="3C727CB2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0F267E47" w14:textId="52C71374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3A4222AE" w14:textId="16394960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2EC0AB63" w14:textId="307BC1B1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16C27D25" w14:textId="3E479FC0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5CC86223" w14:textId="0E69CD4E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0BF5F518" w14:textId="75C83F54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1E3280C3" w14:textId="12828D70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3578B7F0" w14:textId="73353924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5BDE1ACE" w14:textId="72B72D12" w:rsidR="005F0F9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7848FC61" w14:textId="77777777" w:rsidR="005F0F91" w:rsidRPr="009F59E1" w:rsidRDefault="005F0F91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7CC50BA6" w14:textId="2E5CDE16" w:rsidR="00685F00" w:rsidRPr="009F59E1" w:rsidRDefault="00685F00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1B6B30D4" w14:textId="77777777" w:rsidR="00694E04" w:rsidRPr="009F59E1" w:rsidRDefault="00685F00" w:rsidP="00694E04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="00663114" w:rsidRPr="009F59E1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="00694E04" w:rsidRPr="009F59E1">
        <w:rPr>
          <w:rFonts w:ascii="TH SarabunPSK" w:hAnsi="TH SarabunPSK" w:cs="TH SarabunPSK" w:hint="cs"/>
          <w:b/>
          <w:bCs/>
          <w:cs/>
          <w:lang w:bidi="th-TH"/>
        </w:rPr>
        <w:t>ชื่อผู้ใช้งาน (</w:t>
      </w:r>
      <w:r w:rsidR="00694E04" w:rsidRPr="009F59E1">
        <w:rPr>
          <w:rFonts w:ascii="TH SarabunPSK" w:hAnsi="TH SarabunPSK" w:cs="TH SarabunPSK" w:hint="cs"/>
          <w:b/>
          <w:bCs/>
          <w:lang w:bidi="th-TH"/>
        </w:rPr>
        <w:t>Username) : TextInput</w:t>
      </w:r>
    </w:p>
    <w:p w14:paraId="7A3CEF28" w14:textId="77777777" w:rsidR="00694E04" w:rsidRPr="009F59E1" w:rsidRDefault="00694E04" w:rsidP="00694E04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ความต้องการของระบบในส่วนของชื่อผู้ใช้งาน มีคุณลักษณะดังนี้</w:t>
      </w:r>
    </w:p>
    <w:p w14:paraId="0EAFCFF0" w14:textId="77777777" w:rsidR="00694E04" w:rsidRPr="009F59E1" w:rsidRDefault="00694E04" w:rsidP="00694E04">
      <w:pPr>
        <w:spacing w:line="259" w:lineRule="auto"/>
        <w:ind w:firstLine="720"/>
        <w:rPr>
          <w:ins w:id="771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1. </w:t>
      </w:r>
      <w:ins w:id="77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ต้องเป็นตัวอักษรภาษาอังกฤษ หรือตัวเลขอารบิก </w:t>
        </w:r>
      </w:ins>
    </w:p>
    <w:p w14:paraId="09C8EE27" w14:textId="77777777" w:rsidR="00694E04" w:rsidRPr="009F59E1" w:rsidRDefault="00694E04" w:rsidP="00694E04">
      <w:pPr>
        <w:spacing w:line="259" w:lineRule="auto"/>
        <w:ind w:firstLine="720"/>
        <w:rPr>
          <w:ins w:id="773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2. </w:t>
      </w:r>
      <w:ins w:id="77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ต้องไม่มีเว้นวรรค หรือช่องว่างใดๆ</w:t>
        </w:r>
      </w:ins>
    </w:p>
    <w:p w14:paraId="7C64F7F9" w14:textId="77777777" w:rsidR="00694E04" w:rsidRPr="009F59E1" w:rsidRDefault="00694E04" w:rsidP="00694E04">
      <w:pPr>
        <w:spacing w:line="259" w:lineRule="auto"/>
        <w:ind w:firstLine="720"/>
        <w:rPr>
          <w:ins w:id="775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3. </w:t>
      </w:r>
      <w:ins w:id="77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มีจำนวนตัวอักษรตั้งแต่ </w:t>
        </w:r>
      </w:ins>
      <w:r>
        <w:rPr>
          <w:rFonts w:ascii="TH SarabunPSK" w:hAnsi="TH SarabunPSK" w:cs="TH SarabunPSK"/>
        </w:rPr>
        <w:t>5</w:t>
      </w:r>
      <w:ins w:id="77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และไม่เกิน </w:t>
        </w:r>
      </w:ins>
      <w:r>
        <w:rPr>
          <w:rFonts w:ascii="TH SarabunPSK" w:hAnsi="TH SarabunPSK" w:cs="TH SarabunPSK"/>
        </w:rPr>
        <w:t>30</w:t>
      </w:r>
      <w:ins w:id="77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ตัวอักษร</w:t>
        </w:r>
      </w:ins>
    </w:p>
    <w:p w14:paraId="488A194C" w14:textId="77777777" w:rsidR="00694E04" w:rsidRPr="009F59E1" w:rsidRDefault="00694E04" w:rsidP="00694E04">
      <w:pPr>
        <w:spacing w:line="259" w:lineRule="auto"/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4. </w:t>
      </w:r>
      <w:ins w:id="77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ต้องไม่เป็นค่าว่าง</w:t>
        </w:r>
      </w:ins>
    </w:p>
    <w:p w14:paraId="374B4E17" w14:textId="74F94C9A" w:rsidR="00D17033" w:rsidRPr="009F59E1" w:rsidRDefault="00685F00" w:rsidP="00694E04">
      <w:pPr>
        <w:rPr>
          <w:rFonts w:ascii="TH SarabunPSK" w:hAnsi="TH SarabunPSK" w:cs="TH SarabunPSK"/>
          <w:b/>
          <w:bCs/>
          <w:lang w:bidi="th-TH"/>
        </w:rPr>
      </w:pPr>
      <w:ins w:id="78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="00D17033" w:rsidRPr="009F59E1">
        <w:rPr>
          <w:rFonts w:ascii="TH SarabunPSK" w:hAnsi="TH SarabunPSK" w:cs="TH SarabunPSK" w:hint="cs"/>
          <w:b/>
          <w:bCs/>
          <w:cs/>
          <w:lang w:bidi="th-TH"/>
        </w:rPr>
        <w:t>ชื่อผู้ใช้งาน</w:t>
      </w:r>
    </w:p>
    <w:p w14:paraId="1B3F1BC0" w14:textId="77777777" w:rsidR="00D17033" w:rsidRPr="009F59E1" w:rsidRDefault="00D17033" w:rsidP="00D17033">
      <w:pPr>
        <w:numPr>
          <w:ilvl w:val="0"/>
          <w:numId w:val="10"/>
        </w:numPr>
        <w:spacing w:after="160" w:line="259" w:lineRule="auto"/>
        <w:rPr>
          <w:ins w:id="781" w:author="วันวิสา ประดิษฐอุกฤษฎ์" w:date="2021-10-11T19:31:00Z"/>
          <w:rFonts w:ascii="TH SarabunPSK" w:hAnsi="TH SarabunPSK" w:cs="TH SarabunPSK"/>
        </w:rPr>
      </w:pPr>
      <w:ins w:id="78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ในกรณีที่ผู้ใช้ไม่กรอก</w:t>
        </w:r>
      </w:ins>
      <w:r w:rsidRPr="009F59E1">
        <w:rPr>
          <w:rFonts w:ascii="TH SarabunPSK" w:hAnsi="TH SarabunPSK" w:cs="TH SarabunPSK" w:hint="cs"/>
          <w:cs/>
        </w:rPr>
        <w:t>ชื่อผู้ใช้</w:t>
      </w:r>
      <w:ins w:id="78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ระบบจะแสดงข้อความ “กรุณากรอก</w:t>
        </w:r>
      </w:ins>
      <w:r w:rsidRPr="009F59E1">
        <w:rPr>
          <w:rFonts w:ascii="TH SarabunPSK" w:hAnsi="TH SarabunPSK" w:cs="TH SarabunPSK" w:hint="cs"/>
        </w:rPr>
        <w:t xml:space="preserve"> Username</w:t>
      </w:r>
      <w:ins w:id="78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”</w:t>
        </w:r>
      </w:ins>
    </w:p>
    <w:p w14:paraId="5F185A0F" w14:textId="77777777" w:rsidR="00D17033" w:rsidRPr="009F59E1" w:rsidRDefault="00D17033" w:rsidP="00D17033">
      <w:pPr>
        <w:numPr>
          <w:ilvl w:val="0"/>
          <w:numId w:val="10"/>
        </w:numPr>
        <w:spacing w:after="160" w:line="259" w:lineRule="auto"/>
        <w:rPr>
          <w:ins w:id="785" w:author="วันวิสา ประดิษฐอุกฤษฎ์" w:date="2021-10-11T19:31:00Z"/>
          <w:rFonts w:ascii="TH SarabunPSK" w:hAnsi="TH SarabunPSK" w:cs="TH SarabunPSK"/>
        </w:rPr>
      </w:pPr>
      <w:ins w:id="78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ในกรณีที่ผู้ใช้กรอก</w:t>
        </w:r>
      </w:ins>
      <w:r w:rsidRPr="009F59E1">
        <w:rPr>
          <w:rFonts w:ascii="TH SarabunPSK" w:hAnsi="TH SarabunPSK" w:cs="TH SarabunPSK" w:hint="cs"/>
          <w:cs/>
        </w:rPr>
        <w:t>ชื่อผู้ใช้</w:t>
      </w:r>
      <w:ins w:id="78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ไม่ถูกต้อง ระบบจะแสดงข้อความ “</w:t>
        </w:r>
        <w:bookmarkStart w:id="788" w:name="_Hlk97818239"/>
        <w:r w:rsidRPr="009F59E1">
          <w:rPr>
            <w:rFonts w:ascii="TH SarabunPSK" w:hAnsi="TH SarabunPSK" w:cs="TH SarabunPSK" w:hint="cs"/>
            <w:cs/>
          </w:rPr>
          <w:t xml:space="preserve">รูปแบบ </w:t>
        </w:r>
      </w:ins>
      <w:r w:rsidRPr="009F59E1">
        <w:rPr>
          <w:rFonts w:ascii="TH SarabunPSK" w:hAnsi="TH SarabunPSK" w:cs="TH SarabunPSK" w:hint="cs"/>
        </w:rPr>
        <w:t>Username</w:t>
      </w:r>
      <w:ins w:id="789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>ไม่ถูกต้อง</w:t>
        </w:r>
      </w:ins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กรุณากรอก </w:t>
      </w:r>
      <w:r w:rsidRPr="009F59E1">
        <w:rPr>
          <w:rFonts w:ascii="TH SarabunPSK" w:hAnsi="TH SarabunPSK" w:cs="TH SarabunPSK" w:hint="cs"/>
        </w:rPr>
        <w:t xml:space="preserve">Username </w:t>
      </w:r>
      <w:r w:rsidRPr="009F59E1">
        <w:rPr>
          <w:rFonts w:ascii="TH SarabunPSK" w:hAnsi="TH SarabunPSK" w:cs="TH SarabunPSK" w:hint="cs"/>
          <w:cs/>
        </w:rPr>
        <w:t>ใหม่อีกครั้ง</w:t>
      </w:r>
      <w:bookmarkEnd w:id="788"/>
      <w:ins w:id="790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”</w:t>
        </w:r>
      </w:ins>
    </w:p>
    <w:p w14:paraId="6DE09266" w14:textId="3DBD6BCB" w:rsidR="00685F00" w:rsidRPr="009F59E1" w:rsidRDefault="00685F00" w:rsidP="0040237D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26DD2B7B" w14:textId="77777777" w:rsidR="0040237D" w:rsidRPr="009F59E1" w:rsidRDefault="0040237D" w:rsidP="0040237D">
      <w:pPr>
        <w:ind w:left="720" w:firstLine="360"/>
        <w:rPr>
          <w:rFonts w:ascii="TH SarabunPSK" w:hAnsi="TH SarabunPSK" w:cs="TH SarabunPSK"/>
          <w:lang w:bidi="th-TH"/>
        </w:rPr>
      </w:pPr>
    </w:p>
    <w:p w14:paraId="5B5D4B8A" w14:textId="25E353EC" w:rsidR="00685F00" w:rsidRPr="009F59E1" w:rsidRDefault="00685F00" w:rsidP="00685F00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D17033" w:rsidRPr="009F59E1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D17033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ชื่อผู้ใช้งาน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928"/>
        <w:gridCol w:w="1543"/>
        <w:gridCol w:w="1525"/>
        <w:gridCol w:w="1352"/>
        <w:gridCol w:w="1352"/>
      </w:tblGrid>
      <w:tr w:rsidR="00694E04" w:rsidRPr="009F59E1" w14:paraId="700521BF" w14:textId="77777777" w:rsidTr="00B07474">
        <w:trPr>
          <w:ins w:id="791" w:author="วันวิสา ประดิษฐอุกฤษฎ์" w:date="2021-10-11T19:31:00Z"/>
        </w:trPr>
        <w:tc>
          <w:tcPr>
            <w:tcW w:w="626" w:type="pct"/>
            <w:shd w:val="clear" w:color="auto" w:fill="D0CECE" w:themeFill="background2" w:themeFillShade="E6"/>
            <w:vAlign w:val="center"/>
          </w:tcPr>
          <w:p w14:paraId="35BFBB3E" w14:textId="77777777" w:rsidR="00694E04" w:rsidRPr="009F59E1" w:rsidRDefault="00694E04" w:rsidP="00F5461B">
            <w:pPr>
              <w:spacing w:line="259" w:lineRule="auto"/>
              <w:rPr>
                <w:ins w:id="79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229" w:type="pct"/>
            <w:shd w:val="clear" w:color="auto" w:fill="D0CECE" w:themeFill="background2" w:themeFillShade="E6"/>
            <w:vAlign w:val="center"/>
          </w:tcPr>
          <w:p w14:paraId="177F0B46" w14:textId="77777777" w:rsidR="00694E04" w:rsidRPr="009F59E1" w:rsidRDefault="00694E04" w:rsidP="00F5461B">
            <w:pPr>
              <w:spacing w:line="259" w:lineRule="auto"/>
              <w:rPr>
                <w:ins w:id="79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7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021" w:type="pct"/>
            <w:shd w:val="clear" w:color="auto" w:fill="D0CECE" w:themeFill="background2" w:themeFillShade="E6"/>
            <w:vAlign w:val="center"/>
          </w:tcPr>
          <w:p w14:paraId="7FE0366C" w14:textId="77777777" w:rsidR="00694E04" w:rsidRPr="009F59E1" w:rsidRDefault="00694E04" w:rsidP="00F5461B">
            <w:pPr>
              <w:spacing w:line="259" w:lineRule="auto"/>
              <w:rPr>
                <w:ins w:id="79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7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7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011" w:type="pct"/>
            <w:shd w:val="clear" w:color="auto" w:fill="D0CECE" w:themeFill="background2" w:themeFillShade="E6"/>
            <w:vAlign w:val="center"/>
          </w:tcPr>
          <w:p w14:paraId="5794BDB3" w14:textId="77777777" w:rsidR="00694E04" w:rsidRPr="009F59E1" w:rsidRDefault="00694E04" w:rsidP="00F5461B">
            <w:pPr>
              <w:spacing w:line="259" w:lineRule="auto"/>
              <w:rPr>
                <w:ins w:id="80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8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553" w:type="pct"/>
            <w:shd w:val="clear" w:color="auto" w:fill="D0CECE" w:themeFill="background2" w:themeFillShade="E6"/>
            <w:vAlign w:val="center"/>
          </w:tcPr>
          <w:p w14:paraId="003E6E99" w14:textId="77777777" w:rsidR="00694E04" w:rsidRPr="009F59E1" w:rsidRDefault="00694E04" w:rsidP="00F5461B">
            <w:pPr>
              <w:spacing w:line="259" w:lineRule="auto"/>
              <w:rPr>
                <w:ins w:id="80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8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76258CA4" w14:textId="77777777" w:rsidR="00694E04" w:rsidRPr="009F59E1" w:rsidRDefault="00694E04" w:rsidP="00F5461B">
            <w:pPr>
              <w:spacing w:line="259" w:lineRule="auto"/>
              <w:rPr>
                <w:ins w:id="80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8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559" w:type="pct"/>
            <w:shd w:val="clear" w:color="auto" w:fill="D0CECE" w:themeFill="background2" w:themeFillShade="E6"/>
            <w:vAlign w:val="center"/>
          </w:tcPr>
          <w:p w14:paraId="19915E1A" w14:textId="77777777" w:rsidR="00694E04" w:rsidRPr="009F59E1" w:rsidRDefault="00694E04" w:rsidP="00F5461B">
            <w:pPr>
              <w:spacing w:line="259" w:lineRule="auto"/>
              <w:rPr>
                <w:ins w:id="80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8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78D3CA4F" w14:textId="77777777" w:rsidR="00694E04" w:rsidRPr="009F59E1" w:rsidRDefault="00694E04" w:rsidP="00F5461B">
            <w:pPr>
              <w:spacing w:line="259" w:lineRule="auto"/>
              <w:rPr>
                <w:ins w:id="80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8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694E04" w:rsidRPr="009F59E1" w14:paraId="2626749B" w14:textId="77777777" w:rsidTr="00B07474">
        <w:trPr>
          <w:ins w:id="810" w:author="วันวิสา ประดิษฐอุกฤษฎ์" w:date="2021-10-11T19:31:00Z"/>
        </w:trPr>
        <w:tc>
          <w:tcPr>
            <w:tcW w:w="626" w:type="pct"/>
            <w:vAlign w:val="center"/>
          </w:tcPr>
          <w:p w14:paraId="0FEC8FB4" w14:textId="77777777" w:rsidR="00694E04" w:rsidRPr="009F59E1" w:rsidRDefault="00694E04" w:rsidP="00F5461B">
            <w:pPr>
              <w:spacing w:after="160" w:line="259" w:lineRule="auto"/>
              <w:rPr>
                <w:ins w:id="811" w:author="วันวิสา ประดิษฐอุกฤษฎ์" w:date="2021-10-11T19:31:00Z"/>
                <w:rFonts w:ascii="TH SarabunPSK" w:hAnsi="TH SarabunPSK" w:cs="TH SarabunPSK"/>
              </w:rPr>
            </w:pPr>
            <w:ins w:id="8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229" w:type="pct"/>
            <w:vAlign w:val="center"/>
          </w:tcPr>
          <w:p w14:paraId="0151B4DA" w14:textId="5CD498EE" w:rsidR="00694E04" w:rsidRPr="009F59E1" w:rsidRDefault="00694E04" w:rsidP="00F5461B">
            <w:pPr>
              <w:spacing w:after="160" w:line="259" w:lineRule="auto"/>
              <w:rPr>
                <w:ins w:id="81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8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8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ประกอบด้วยตัวอักษรภาษาอังกฤษ หรือตัวเลขอารบิก </w:t>
              </w:r>
            </w:ins>
          </w:p>
        </w:tc>
        <w:tc>
          <w:tcPr>
            <w:tcW w:w="1021" w:type="pct"/>
            <w:vAlign w:val="center"/>
          </w:tcPr>
          <w:p w14:paraId="3693B51C" w14:textId="0FF7F4A9" w:rsidR="00694E04" w:rsidRPr="009F59E1" w:rsidRDefault="00694E04" w:rsidP="00F5461B">
            <w:pPr>
              <w:spacing w:after="160" w:line="259" w:lineRule="auto"/>
              <w:rPr>
                <w:ins w:id="81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8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8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8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มี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ตัวอักษรภาษาอื่นๆ หรือ</w:t>
            </w:r>
            <w:ins w:id="8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ตัวอักษรพิเศษ </w:t>
              </w:r>
            </w:ins>
          </w:p>
        </w:tc>
        <w:tc>
          <w:tcPr>
            <w:tcW w:w="1011" w:type="pct"/>
            <w:vAlign w:val="center"/>
          </w:tcPr>
          <w:p w14:paraId="5B97C990" w14:textId="77777777" w:rsidR="00694E04" w:rsidRPr="009F59E1" w:rsidRDefault="00694E04" w:rsidP="00F5461B">
            <w:pPr>
              <w:spacing w:after="160" w:line="259" w:lineRule="auto"/>
              <w:rPr>
                <w:ins w:id="82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53" w:type="pct"/>
            <w:vAlign w:val="center"/>
          </w:tcPr>
          <w:p w14:paraId="691C8F2C" w14:textId="77777777" w:rsidR="00694E04" w:rsidRPr="009F59E1" w:rsidRDefault="00694E04" w:rsidP="00F5461B">
            <w:pPr>
              <w:spacing w:after="160" w:line="259" w:lineRule="auto"/>
              <w:rPr>
                <w:ins w:id="822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59" w:type="pct"/>
            <w:vAlign w:val="center"/>
          </w:tcPr>
          <w:p w14:paraId="07AD807A" w14:textId="77777777" w:rsidR="00694E04" w:rsidRPr="009F59E1" w:rsidRDefault="00694E04" w:rsidP="00F5461B">
            <w:pPr>
              <w:spacing w:after="160" w:line="259" w:lineRule="auto"/>
              <w:rPr>
                <w:ins w:id="823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694E04" w:rsidRPr="009F59E1" w14:paraId="4ADDE8D2" w14:textId="77777777" w:rsidTr="00B07474">
        <w:trPr>
          <w:ins w:id="824" w:author="วันวิสา ประดิษฐอุกฤษฎ์" w:date="2021-10-11T19:31:00Z"/>
        </w:trPr>
        <w:tc>
          <w:tcPr>
            <w:tcW w:w="626" w:type="pct"/>
            <w:vAlign w:val="center"/>
          </w:tcPr>
          <w:p w14:paraId="2C541F33" w14:textId="77777777" w:rsidR="00694E04" w:rsidRPr="009F59E1" w:rsidRDefault="00694E04" w:rsidP="00F5461B">
            <w:pPr>
              <w:spacing w:after="160" w:line="259" w:lineRule="auto"/>
              <w:rPr>
                <w:ins w:id="825" w:author="วันวิสา ประดิษฐอุกฤษฎ์" w:date="2021-10-11T19:31:00Z"/>
                <w:rFonts w:ascii="TH SarabunPSK" w:hAnsi="TH SarabunPSK" w:cs="TH SarabunPSK"/>
              </w:rPr>
            </w:pPr>
            <w:ins w:id="8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เว้นวรรค</w:t>
              </w:r>
            </w:ins>
          </w:p>
        </w:tc>
        <w:tc>
          <w:tcPr>
            <w:tcW w:w="1229" w:type="pct"/>
            <w:vAlign w:val="center"/>
          </w:tcPr>
          <w:p w14:paraId="323DA68B" w14:textId="7587B629" w:rsidR="00694E04" w:rsidRPr="009F59E1" w:rsidRDefault="00694E04" w:rsidP="00F5461B">
            <w:pPr>
              <w:spacing w:after="160" w:line="259" w:lineRule="auto"/>
              <w:rPr>
                <w:ins w:id="82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8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31</w:t>
            </w:r>
            <w:ins w:id="8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ต้องไม่มีช่องว่าง</w:t>
              </w:r>
            </w:ins>
          </w:p>
        </w:tc>
        <w:tc>
          <w:tcPr>
            <w:tcW w:w="1021" w:type="pct"/>
            <w:vAlign w:val="center"/>
          </w:tcPr>
          <w:p w14:paraId="022AF31F" w14:textId="10196EFF" w:rsidR="00694E04" w:rsidRPr="009F59E1" w:rsidRDefault="00694E04" w:rsidP="00F5461B">
            <w:pPr>
              <w:spacing w:after="160" w:line="259" w:lineRule="auto"/>
              <w:rPr>
                <w:ins w:id="830" w:author="วันวิสา ประดิษฐอุกฤษฎ์" w:date="2021-10-11T19:31:00Z"/>
                <w:rFonts w:ascii="TH SarabunPSK" w:hAnsi="TH SarabunPSK" w:cs="TH SarabunPSK"/>
              </w:rPr>
            </w:pPr>
            <w:ins w:id="8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31</w:t>
            </w:r>
            <w:r w:rsidRPr="009F59E1">
              <w:rPr>
                <w:rFonts w:ascii="TH SarabunPSK" w:hAnsi="TH SarabunPSK" w:cs="TH SarabunPSK" w:hint="cs"/>
                <w:cs/>
              </w:rPr>
              <w:t>.1</w:t>
            </w:r>
            <w:ins w:id="8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มีช่องว่าง</w:t>
              </w:r>
            </w:ins>
          </w:p>
        </w:tc>
        <w:tc>
          <w:tcPr>
            <w:tcW w:w="1011" w:type="pct"/>
            <w:vAlign w:val="center"/>
          </w:tcPr>
          <w:p w14:paraId="44BDB0D2" w14:textId="77777777" w:rsidR="00694E04" w:rsidRPr="009F59E1" w:rsidRDefault="00694E04" w:rsidP="00F5461B">
            <w:pPr>
              <w:spacing w:after="160" w:line="259" w:lineRule="auto"/>
              <w:rPr>
                <w:ins w:id="833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53" w:type="pct"/>
            <w:vAlign w:val="center"/>
          </w:tcPr>
          <w:p w14:paraId="3C3549D9" w14:textId="77777777" w:rsidR="00694E04" w:rsidRPr="009F59E1" w:rsidRDefault="00694E04" w:rsidP="00F5461B">
            <w:pPr>
              <w:spacing w:after="160" w:line="259" w:lineRule="auto"/>
              <w:rPr>
                <w:ins w:id="834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59" w:type="pct"/>
            <w:vAlign w:val="center"/>
          </w:tcPr>
          <w:p w14:paraId="635EE757" w14:textId="77777777" w:rsidR="00694E04" w:rsidRPr="009F59E1" w:rsidRDefault="00694E04" w:rsidP="00F5461B">
            <w:pPr>
              <w:spacing w:after="160" w:line="259" w:lineRule="auto"/>
              <w:rPr>
                <w:ins w:id="835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694E04" w:rsidRPr="009F59E1" w14:paraId="12E0CF82" w14:textId="77777777" w:rsidTr="00B07474">
        <w:trPr>
          <w:ins w:id="836" w:author="วันวิสา ประดิษฐอุกฤษฎ์" w:date="2021-10-11T19:31:00Z"/>
        </w:trPr>
        <w:tc>
          <w:tcPr>
            <w:tcW w:w="626" w:type="pct"/>
            <w:vAlign w:val="center"/>
          </w:tcPr>
          <w:p w14:paraId="3E398F90" w14:textId="77777777" w:rsidR="00694E04" w:rsidRPr="009F59E1" w:rsidRDefault="00694E04" w:rsidP="00F5461B">
            <w:pPr>
              <w:spacing w:after="160" w:line="259" w:lineRule="auto"/>
              <w:rPr>
                <w:ins w:id="83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8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ขนาด</w:t>
              </w:r>
            </w:ins>
          </w:p>
        </w:tc>
        <w:tc>
          <w:tcPr>
            <w:tcW w:w="1229" w:type="pct"/>
            <w:vAlign w:val="center"/>
          </w:tcPr>
          <w:p w14:paraId="414567E5" w14:textId="11BDD652" w:rsidR="00694E04" w:rsidRPr="009F59E1" w:rsidRDefault="00694E04" w:rsidP="00F5461B">
            <w:pPr>
              <w:spacing w:after="160" w:line="259" w:lineRule="auto"/>
              <w:rPr>
                <w:ins w:id="83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84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32</w:t>
            </w:r>
            <w:ins w:id="84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ต้องมีความยาวตั้งแต่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5</w:t>
            </w:r>
            <w:ins w:id="8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และไม่เกิน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30</w:t>
            </w:r>
            <w:ins w:id="8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</w:tc>
        <w:tc>
          <w:tcPr>
            <w:tcW w:w="1021" w:type="pct"/>
            <w:vAlign w:val="center"/>
          </w:tcPr>
          <w:p w14:paraId="1EAF9B34" w14:textId="0C10E5AD" w:rsidR="00694E04" w:rsidRPr="009F59E1" w:rsidRDefault="00694E04" w:rsidP="00F5461B">
            <w:pPr>
              <w:spacing w:after="160" w:line="259" w:lineRule="auto"/>
              <w:rPr>
                <w:ins w:id="84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84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32</w:t>
            </w:r>
            <w:ins w:id="84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.1 -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มีความยาวตัวอักษรน้อยกว่า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5</w:t>
            </w:r>
            <w:ins w:id="8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011" w:type="pct"/>
            <w:vAlign w:val="center"/>
          </w:tcPr>
          <w:p w14:paraId="51E1D9A7" w14:textId="4B9DB63B" w:rsidR="00694E04" w:rsidRPr="009F59E1" w:rsidRDefault="00694E04" w:rsidP="00F5461B">
            <w:pPr>
              <w:spacing w:after="160" w:line="259" w:lineRule="auto"/>
              <w:rPr>
                <w:ins w:id="848" w:author="วันวิสา ประดิษฐอุกฤษฎ์" w:date="2021-10-11T19:31:00Z"/>
                <w:rFonts w:ascii="TH SarabunPSK" w:hAnsi="TH SarabunPSK" w:cs="TH SarabunPSK"/>
              </w:rPr>
            </w:pPr>
            <w:ins w:id="8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32</w:t>
            </w:r>
            <w:ins w:id="85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.2 -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มีความยาวตัวอักษรมากกว่า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30</w:t>
            </w:r>
            <w:ins w:id="8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553" w:type="pct"/>
            <w:vAlign w:val="center"/>
          </w:tcPr>
          <w:p w14:paraId="6067CB9C" w14:textId="3B75AC9D" w:rsidR="00694E04" w:rsidRDefault="00694E04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8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22</w:t>
            </w:r>
            <w:ins w:id="8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 xml:space="preserve">5 </w:t>
            </w:r>
            <w:ins w:id="8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08FB07C0" w14:textId="00182A88" w:rsidR="00694E04" w:rsidRPr="009F59E1" w:rsidRDefault="00694E04" w:rsidP="00F5461B">
            <w:pPr>
              <w:spacing w:after="160" w:line="259" w:lineRule="auto"/>
              <w:rPr>
                <w:ins w:id="855" w:author="วันวิสา ประดิษฐอุกฤษฎ์" w:date="2021-10-11T19:31:00Z"/>
                <w:rFonts w:ascii="TH SarabunPSK" w:hAnsi="TH SarabunPSK" w:cs="TH SarabunPSK"/>
              </w:rPr>
            </w:pPr>
            <w:ins w:id="85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23</w:t>
            </w:r>
            <w:ins w:id="8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 xml:space="preserve">6 </w:t>
            </w:r>
            <w:ins w:id="8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21650FB1" w14:textId="1B49B427" w:rsidR="00694E04" w:rsidRDefault="00694E04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8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24</w:t>
            </w:r>
            <w:ins w:id="8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29</w:t>
            </w:r>
            <w:r>
              <w:rPr>
                <w:rFonts w:ascii="TH SarabunPSK" w:hAnsi="TH SarabunPSK" w:cs="TH SarabunPSK"/>
              </w:rPr>
              <w:t xml:space="preserve"> </w:t>
            </w:r>
            <w:ins w:id="8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3D17C2F5" w14:textId="3F945347" w:rsidR="00694E04" w:rsidRPr="009F59E1" w:rsidRDefault="00694E04" w:rsidP="00F5461B">
            <w:pPr>
              <w:spacing w:after="160" w:line="259" w:lineRule="auto"/>
              <w:rPr>
                <w:ins w:id="862" w:author="วันวิสา ประดิษฐอุกฤษฎ์" w:date="2021-10-11T19:31:00Z"/>
                <w:rFonts w:ascii="TH SarabunPSK" w:hAnsi="TH SarabunPSK" w:cs="TH SarabunPSK"/>
              </w:rPr>
            </w:pPr>
            <w:ins w:id="86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25</w:t>
            </w:r>
            <w:ins w:id="86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>30</w:t>
            </w:r>
            <w:ins w:id="8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559" w:type="pct"/>
            <w:vAlign w:val="center"/>
          </w:tcPr>
          <w:p w14:paraId="539EF9AF" w14:textId="70751C1D" w:rsidR="00694E04" w:rsidRPr="009F59E1" w:rsidRDefault="00694E04" w:rsidP="00F5461B">
            <w:pPr>
              <w:spacing w:after="160" w:line="259" w:lineRule="auto"/>
              <w:rPr>
                <w:ins w:id="866" w:author="วันวิสา ประดิษฐอุกฤษฎ์" w:date="2021-10-11T19:31:00Z"/>
                <w:rFonts w:ascii="TH SarabunPSK" w:hAnsi="TH SarabunPSK" w:cs="TH SarabunPSK"/>
              </w:rPr>
            </w:pPr>
            <w:ins w:id="8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13</w:t>
            </w:r>
            <w:ins w:id="86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4</w:t>
            </w:r>
            <w:ins w:id="86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  <w:p w14:paraId="14DD8FC2" w14:textId="19A18B51" w:rsidR="00694E04" w:rsidRPr="009F59E1" w:rsidRDefault="00694E04" w:rsidP="00F5461B">
            <w:pPr>
              <w:spacing w:after="160" w:line="259" w:lineRule="auto"/>
              <w:rPr>
                <w:ins w:id="870" w:author="วันวิสา ประดิษฐอุกฤษฎ์" w:date="2021-10-11T19:31:00Z"/>
                <w:rFonts w:ascii="TH SarabunPSK" w:hAnsi="TH SarabunPSK" w:cs="TH SarabunPSK"/>
              </w:rPr>
            </w:pPr>
            <w:ins w:id="87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ins w:id="8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8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8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1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</w:tr>
      <w:tr w:rsidR="00694E04" w:rsidRPr="009F59E1" w14:paraId="122D477B" w14:textId="77777777" w:rsidTr="00B07474">
        <w:trPr>
          <w:ins w:id="875" w:author="วันวิสา ประดิษฐอุกฤษฎ์" w:date="2021-10-11T19:31:00Z"/>
        </w:trPr>
        <w:tc>
          <w:tcPr>
            <w:tcW w:w="626" w:type="pct"/>
            <w:vAlign w:val="center"/>
          </w:tcPr>
          <w:p w14:paraId="55857362" w14:textId="77777777" w:rsidR="00694E04" w:rsidRPr="009F59E1" w:rsidRDefault="00694E04" w:rsidP="00F5461B">
            <w:pPr>
              <w:spacing w:after="160" w:line="259" w:lineRule="auto"/>
              <w:rPr>
                <w:ins w:id="87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8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ค่าว่าง</w:t>
              </w:r>
            </w:ins>
          </w:p>
        </w:tc>
        <w:tc>
          <w:tcPr>
            <w:tcW w:w="1229" w:type="pct"/>
            <w:vAlign w:val="center"/>
          </w:tcPr>
          <w:p w14:paraId="7BA8698A" w14:textId="537B516F" w:rsidR="00694E04" w:rsidRPr="009F59E1" w:rsidRDefault="00694E04" w:rsidP="00F5461B">
            <w:pPr>
              <w:spacing w:after="160" w:line="259" w:lineRule="auto"/>
              <w:rPr>
                <w:ins w:id="87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8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33</w:t>
            </w:r>
            <w:ins w:id="8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ต้องไม่เป็นค่าว่าง</w:t>
              </w:r>
            </w:ins>
          </w:p>
        </w:tc>
        <w:tc>
          <w:tcPr>
            <w:tcW w:w="1021" w:type="pct"/>
            <w:vAlign w:val="center"/>
          </w:tcPr>
          <w:p w14:paraId="06E5C567" w14:textId="040B9F29" w:rsidR="00694E04" w:rsidRPr="009F59E1" w:rsidRDefault="00694E04" w:rsidP="00F5461B">
            <w:pPr>
              <w:spacing w:after="160" w:line="259" w:lineRule="auto"/>
              <w:rPr>
                <w:ins w:id="88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8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AD761D">
              <w:rPr>
                <w:rFonts w:ascii="TH SarabunPSK" w:hAnsi="TH SarabunPSK" w:cs="TH SarabunPSK" w:hint="cs"/>
                <w:cs/>
                <w:lang w:bidi="th-TH"/>
              </w:rPr>
              <w:t>33</w:t>
            </w:r>
            <w:ins w:id="8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1011" w:type="pct"/>
            <w:vAlign w:val="center"/>
          </w:tcPr>
          <w:p w14:paraId="37D2B40B" w14:textId="77777777" w:rsidR="00694E04" w:rsidRPr="009F59E1" w:rsidRDefault="00694E04" w:rsidP="00F5461B">
            <w:pPr>
              <w:spacing w:after="160" w:line="259" w:lineRule="auto"/>
              <w:rPr>
                <w:ins w:id="88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553" w:type="pct"/>
            <w:vAlign w:val="center"/>
          </w:tcPr>
          <w:p w14:paraId="2951E99B" w14:textId="77777777" w:rsidR="00694E04" w:rsidRPr="009F59E1" w:rsidRDefault="00694E04" w:rsidP="00F5461B">
            <w:pPr>
              <w:spacing w:after="160" w:line="259" w:lineRule="auto"/>
              <w:rPr>
                <w:ins w:id="88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559" w:type="pct"/>
            <w:vAlign w:val="center"/>
          </w:tcPr>
          <w:p w14:paraId="467BB075" w14:textId="77777777" w:rsidR="00694E04" w:rsidRPr="009F59E1" w:rsidRDefault="00694E04" w:rsidP="00F5461B">
            <w:pPr>
              <w:spacing w:after="160" w:line="259" w:lineRule="auto"/>
              <w:rPr>
                <w:ins w:id="88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</w:tr>
    </w:tbl>
    <w:p w14:paraId="4DA7B35C" w14:textId="77777777" w:rsidR="00E97917" w:rsidRPr="009F59E1" w:rsidRDefault="00E97917" w:rsidP="00E97917">
      <w:pPr>
        <w:rPr>
          <w:rFonts w:ascii="TH SarabunPSK" w:hAnsi="TH SarabunPSK" w:cs="TH SarabunPSK"/>
        </w:rPr>
      </w:pPr>
    </w:p>
    <w:p w14:paraId="3598B80C" w14:textId="5E77BD98" w:rsidR="00E97917" w:rsidRPr="009F59E1" w:rsidRDefault="00663114" w:rsidP="00E97917">
      <w:pPr>
        <w:rPr>
          <w:ins w:id="887" w:author="วันวิสา ประดิษฐอุกฤษฎ์" w:date="2021-10-11T19:31:00Z"/>
          <w:rFonts w:ascii="TH SarabunPSK" w:hAnsi="TH SarabunPSK" w:cs="TH SarabunPSK"/>
          <w:b/>
          <w:bCs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06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ins w:id="888" w:author="วันวิสา ประดิษฐอุกฤษฎ์" w:date="2021-10-11T19:31:00Z">
        <w:r w:rsidR="00E97917" w:rsidRPr="009F59E1">
          <w:rPr>
            <w:rFonts w:ascii="TH SarabunPSK" w:hAnsi="TH SarabunPSK" w:cs="TH SarabunPSK" w:hint="cs"/>
            <w:b/>
            <w:bCs/>
            <w:cs/>
          </w:rPr>
          <w:t>แสดงข้อมูลของการทดสอบ</w:t>
        </w:r>
      </w:ins>
      <w:r w:rsidR="00E97917" w:rsidRPr="009F59E1">
        <w:rPr>
          <w:rFonts w:ascii="TH SarabunPSK" w:hAnsi="TH SarabunPSK" w:cs="TH SarabunPSK" w:hint="cs"/>
          <w:b/>
          <w:bCs/>
          <w:cs/>
        </w:rPr>
        <w:t>ชื่อผู้ใช้งาน</w:t>
      </w:r>
      <w:ins w:id="889" w:author="วันวิสา ประดิษฐอุกฤษฎ์" w:date="2021-10-11T19:31:00Z">
        <w:r w:rsidR="00E97917" w:rsidRPr="009F59E1">
          <w:rPr>
            <w:rFonts w:ascii="TH SarabunPSK" w:hAnsi="TH SarabunPSK" w:cs="TH SarabunPSK" w:hint="cs"/>
            <w:b/>
            <w:bCs/>
            <w:cs/>
          </w:rPr>
          <w:t xml:space="preserve"> [</w:t>
        </w:r>
        <w:r w:rsidR="00E97917" w:rsidRPr="009F59E1">
          <w:rPr>
            <w:rFonts w:ascii="TH SarabunPSK" w:hAnsi="TH SarabunPSK" w:cs="TH SarabunPSK" w:hint="cs"/>
            <w:b/>
            <w:bCs/>
          </w:rPr>
          <w:t>TC0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ins w:id="890" w:author="วันวิสา ประดิษฐอุกฤษฎ์" w:date="2021-10-11T19:31:00Z">
        <w:r w:rsidR="00E97917" w:rsidRPr="009F59E1">
          <w:rPr>
            <w:rFonts w:ascii="TH SarabunPSK" w:hAnsi="TH SarabunPSK" w:cs="TH SarabunPSK" w:hint="cs"/>
            <w:b/>
            <w:bCs/>
          </w:rPr>
          <w:t xml:space="preserve">] </w:t>
        </w:r>
        <w:r w:rsidR="00E97917" w:rsidRPr="009F59E1">
          <w:rPr>
            <w:rFonts w:ascii="TH SarabunPSK" w:hAnsi="TH SarabunPSK" w:cs="TH SarabunPSK" w:hint="cs"/>
            <w:b/>
            <w:bCs/>
            <w:cs/>
          </w:rPr>
          <w:t>ที่กำหนดไว้</w:t>
        </w:r>
        <w:r w:rsidR="00E97917" w:rsidRPr="009F59E1">
          <w:rPr>
            <w:rFonts w:ascii="TH SarabunPSK" w:hAnsi="TH SarabunPSK" w:cs="TH SarabunPSK" w:hint="cs"/>
            <w:b/>
            <w:bCs/>
            <w:cs/>
          </w:rPr>
          <w:tab/>
        </w:r>
      </w:ins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06"/>
        <w:gridCol w:w="2922"/>
        <w:gridCol w:w="3198"/>
        <w:gridCol w:w="2416"/>
      </w:tblGrid>
      <w:tr w:rsidR="00AD761D" w:rsidRPr="009F59E1" w14:paraId="7FE41E61" w14:textId="77777777" w:rsidTr="00F5461B">
        <w:trPr>
          <w:jc w:val="center"/>
          <w:ins w:id="891" w:author="วันวิสา ประดิษฐอุกฤษฎ์" w:date="2021-10-11T19:31:00Z"/>
        </w:trPr>
        <w:tc>
          <w:tcPr>
            <w:tcW w:w="382" w:type="pct"/>
            <w:shd w:val="clear" w:color="auto" w:fill="D0CECE" w:themeFill="background2" w:themeFillShade="E6"/>
            <w:vAlign w:val="center"/>
          </w:tcPr>
          <w:p w14:paraId="6F723B40" w14:textId="77777777" w:rsidR="00AD761D" w:rsidRPr="009F59E1" w:rsidRDefault="00AD761D" w:rsidP="00F5461B">
            <w:pPr>
              <w:spacing w:after="160" w:line="259" w:lineRule="auto"/>
              <w:rPr>
                <w:ins w:id="89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8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81" w:type="pct"/>
            <w:shd w:val="clear" w:color="auto" w:fill="D0CECE" w:themeFill="background2" w:themeFillShade="E6"/>
            <w:vAlign w:val="center"/>
          </w:tcPr>
          <w:p w14:paraId="0C57EC15" w14:textId="77777777" w:rsidR="00AD761D" w:rsidRPr="009F59E1" w:rsidRDefault="00AD761D" w:rsidP="00F5461B">
            <w:pPr>
              <w:spacing w:after="160" w:line="259" w:lineRule="auto"/>
              <w:rPr>
                <w:ins w:id="89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8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730" w:type="pct"/>
            <w:shd w:val="clear" w:color="auto" w:fill="D0CECE" w:themeFill="background2" w:themeFillShade="E6"/>
            <w:vAlign w:val="center"/>
          </w:tcPr>
          <w:p w14:paraId="24088F6A" w14:textId="77777777" w:rsidR="00AD761D" w:rsidRPr="009F59E1" w:rsidRDefault="00AD761D" w:rsidP="00F5461B">
            <w:pPr>
              <w:spacing w:after="160" w:line="259" w:lineRule="auto"/>
              <w:rPr>
                <w:ins w:id="89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8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307" w:type="pct"/>
            <w:shd w:val="clear" w:color="auto" w:fill="D0CECE" w:themeFill="background2" w:themeFillShade="E6"/>
            <w:vAlign w:val="center"/>
          </w:tcPr>
          <w:p w14:paraId="7772884E" w14:textId="77777777" w:rsidR="00AD761D" w:rsidRPr="009F59E1" w:rsidRDefault="00AD761D" w:rsidP="00F5461B">
            <w:pPr>
              <w:spacing w:after="160" w:line="259" w:lineRule="auto"/>
              <w:rPr>
                <w:ins w:id="89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8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AD761D" w:rsidRPr="009F59E1" w14:paraId="04B3F8EE" w14:textId="77777777" w:rsidTr="00F5461B">
        <w:trPr>
          <w:jc w:val="center"/>
          <w:ins w:id="900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6D6E6DCA" w14:textId="5DBB8A70" w:rsidR="00AD761D" w:rsidRPr="009F59E1" w:rsidRDefault="00B07930" w:rsidP="00F5461B">
            <w:pPr>
              <w:spacing w:after="160" w:line="259" w:lineRule="auto"/>
              <w:rPr>
                <w:ins w:id="90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65</w:t>
            </w:r>
          </w:p>
        </w:tc>
        <w:tc>
          <w:tcPr>
            <w:tcW w:w="1581" w:type="pct"/>
            <w:vAlign w:val="center"/>
          </w:tcPr>
          <w:p w14:paraId="4076D6A5" w14:textId="3B0F6751" w:rsidR="00AD761D" w:rsidRPr="009F59E1" w:rsidRDefault="00AD761D" w:rsidP="00F5461B">
            <w:pPr>
              <w:spacing w:after="160" w:line="259" w:lineRule="auto"/>
              <w:rPr>
                <w:ins w:id="902" w:author="วันวิสา ประดิษฐอุกฤษฎ์" w:date="2021-10-11T19:31:00Z"/>
                <w:rFonts w:ascii="TH SarabunPSK" w:hAnsi="TH SarabunPSK" w:cs="TH SarabunPSK"/>
              </w:rPr>
            </w:pPr>
            <w:ins w:id="9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9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ประกอบด้วยตัวอักษรภาษาอังกฤษ หรือตัวเลขอารบิก</w:t>
              </w:r>
            </w:ins>
          </w:p>
        </w:tc>
        <w:tc>
          <w:tcPr>
            <w:tcW w:w="1730" w:type="pct"/>
            <w:vAlign w:val="center"/>
          </w:tcPr>
          <w:p w14:paraId="2A153FF3" w14:textId="77777777" w:rsidR="00AD761D" w:rsidRPr="009F59E1" w:rsidRDefault="00AD761D" w:rsidP="00F5461B">
            <w:pPr>
              <w:spacing w:after="160" w:line="259" w:lineRule="auto"/>
              <w:rPr>
                <w:ins w:id="90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User1</w:t>
            </w:r>
          </w:p>
        </w:tc>
        <w:tc>
          <w:tcPr>
            <w:tcW w:w="1307" w:type="pct"/>
            <w:vAlign w:val="center"/>
          </w:tcPr>
          <w:p w14:paraId="0C43161C" w14:textId="77777777" w:rsidR="00AD761D" w:rsidRPr="009F59E1" w:rsidRDefault="00AD761D" w:rsidP="00F5461B">
            <w:pPr>
              <w:spacing w:after="160" w:line="259" w:lineRule="auto"/>
              <w:rPr>
                <w:ins w:id="90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AD761D" w:rsidRPr="009F59E1" w14:paraId="0559D71E" w14:textId="77777777" w:rsidTr="00F5461B">
        <w:trPr>
          <w:jc w:val="center"/>
        </w:trPr>
        <w:tc>
          <w:tcPr>
            <w:tcW w:w="382" w:type="pct"/>
            <w:vAlign w:val="center"/>
          </w:tcPr>
          <w:p w14:paraId="07618440" w14:textId="608AA443" w:rsidR="00AD761D" w:rsidRPr="009F59E1" w:rsidRDefault="00B07930" w:rsidP="00F5461B">
            <w:pPr>
              <w:spacing w:after="160" w:line="259" w:lineRule="auto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66</w:t>
            </w:r>
          </w:p>
        </w:tc>
        <w:tc>
          <w:tcPr>
            <w:tcW w:w="1581" w:type="pct"/>
            <w:vAlign w:val="center"/>
          </w:tcPr>
          <w:p w14:paraId="431B5129" w14:textId="14CDDA0E" w:rsidR="00AD761D" w:rsidRPr="009F59E1" w:rsidRDefault="00AD761D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9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9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9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มี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ตัวอักษรภาษาอื่นๆ หรือ</w:t>
            </w:r>
            <w:ins w:id="91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ตัวอักษรพิเศษ</w:t>
              </w:r>
            </w:ins>
          </w:p>
        </w:tc>
        <w:tc>
          <w:tcPr>
            <w:tcW w:w="1730" w:type="pct"/>
            <w:vAlign w:val="center"/>
          </w:tcPr>
          <w:p w14:paraId="0A05576E" w14:textId="77777777" w:rsidR="00AD761D" w:rsidRPr="009F59E1" w:rsidRDefault="00AD761D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r w:rsidRPr="00D07561">
              <w:rPr>
                <w:rFonts w:ascii="TH SarabunPSK" w:hAnsi="TH SarabunPSK" w:cs="TH SarabunPSK" w:hint="cs"/>
                <w:color w:val="FF0000"/>
              </w:rPr>
              <w:t>User</w:t>
            </w:r>
            <w:r w:rsidRPr="00D07561">
              <w:rPr>
                <w:rFonts w:ascii="TH SarabunPSK" w:hAnsi="TH SarabunPSK" w:cs="TH SarabunPSK"/>
                <w:color w:val="FF0000"/>
              </w:rPr>
              <w:t>_</w:t>
            </w:r>
            <w:r w:rsidRPr="00D07561">
              <w:rPr>
                <w:rFonts w:ascii="TH SarabunPSK" w:hAnsi="TH SarabunPSK" w:cs="TH SarabunPSK" w:hint="cs"/>
                <w:color w:val="FF0000"/>
              </w:rPr>
              <w:t>1</w:t>
            </w:r>
          </w:p>
        </w:tc>
        <w:tc>
          <w:tcPr>
            <w:tcW w:w="1307" w:type="pct"/>
            <w:vAlign w:val="center"/>
          </w:tcPr>
          <w:p w14:paraId="09F7E005" w14:textId="77777777" w:rsidR="00AD761D" w:rsidRPr="009F59E1" w:rsidRDefault="00AD761D" w:rsidP="00F5461B">
            <w:pPr>
              <w:spacing w:after="160" w:line="259" w:lineRule="auto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AD761D" w:rsidRPr="009F59E1" w14:paraId="5D0BD99C" w14:textId="77777777" w:rsidTr="00F5461B">
        <w:trPr>
          <w:jc w:val="center"/>
          <w:ins w:id="911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629E4F52" w14:textId="5E3C3696" w:rsidR="00AD761D" w:rsidRPr="009F59E1" w:rsidRDefault="00B07930" w:rsidP="00F5461B">
            <w:pPr>
              <w:spacing w:after="160" w:line="259" w:lineRule="auto"/>
              <w:rPr>
                <w:ins w:id="91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67</w:t>
            </w:r>
          </w:p>
        </w:tc>
        <w:tc>
          <w:tcPr>
            <w:tcW w:w="1581" w:type="pct"/>
            <w:vAlign w:val="center"/>
          </w:tcPr>
          <w:p w14:paraId="6E55EA2F" w14:textId="19F65023" w:rsidR="00AD761D" w:rsidRPr="009F59E1" w:rsidRDefault="00AD761D" w:rsidP="00F5461B">
            <w:pPr>
              <w:spacing w:after="160" w:line="259" w:lineRule="auto"/>
              <w:rPr>
                <w:ins w:id="913" w:author="วันวิสา ประดิษฐอุกฤษฎ์" w:date="2021-10-11T19:31:00Z"/>
                <w:rFonts w:ascii="TH SarabunPSK" w:hAnsi="TH SarabunPSK" w:cs="TH SarabunPSK"/>
              </w:rPr>
            </w:pPr>
            <w:ins w:id="9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9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9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มี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ตัวอักษรภาษาอื่นๆ หรือ</w:t>
            </w:r>
            <w:ins w:id="9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ตัวอักษรพิเศษ</w:t>
              </w:r>
            </w:ins>
          </w:p>
        </w:tc>
        <w:tc>
          <w:tcPr>
            <w:tcW w:w="1730" w:type="pct"/>
            <w:vAlign w:val="center"/>
          </w:tcPr>
          <w:p w14:paraId="7105EE67" w14:textId="77777777" w:rsidR="00AD761D" w:rsidRPr="009F59E1" w:rsidRDefault="00AD761D" w:rsidP="00F5461B">
            <w:pPr>
              <w:spacing w:after="160" w:line="259" w:lineRule="auto"/>
              <w:rPr>
                <w:ins w:id="918" w:author="วันวิสา ประดิษฐอุกฤษฎ์" w:date="2021-10-11T19:31:00Z"/>
                <w:rFonts w:ascii="TH SarabunPSK" w:eastAsia="Yu Gothic" w:hAnsi="TH SarabunPSK" w:cs="TH SarabunPSK"/>
                <w:color w:val="FF0000"/>
              </w:rPr>
            </w:pPr>
            <w:r w:rsidRPr="009F59E1">
              <w:rPr>
                <w:rFonts w:ascii="TH SarabunPSK" w:eastAsia="Yu Gothic" w:hAnsi="TH SarabunPSK" w:cs="TH SarabunPSK" w:hint="cs"/>
                <w:color w:val="FF0000"/>
                <w:sz w:val="28"/>
              </w:rPr>
              <w:t>ビーム</w:t>
            </w:r>
            <w:r>
              <w:rPr>
                <w:rFonts w:ascii="TH SarabunPSK" w:eastAsia="Yu Gothic" w:hAnsi="TH SarabunPSK" w:cs="TH SarabunPSK" w:hint="eastAsia"/>
                <w:color w:val="FF0000"/>
                <w:sz w:val="28"/>
              </w:rPr>
              <w:t>_</w:t>
            </w:r>
            <w:r>
              <w:rPr>
                <w:rFonts w:ascii="TH SarabunPSK" w:eastAsia="Yu Gothic" w:hAnsi="TH SarabunPSK" w:cs="TH SarabunPSK"/>
                <w:color w:val="FF0000"/>
                <w:sz w:val="28"/>
              </w:rPr>
              <w:t>_@@</w:t>
            </w:r>
          </w:p>
        </w:tc>
        <w:tc>
          <w:tcPr>
            <w:tcW w:w="1307" w:type="pct"/>
            <w:vAlign w:val="center"/>
          </w:tcPr>
          <w:p w14:paraId="0B97E3D3" w14:textId="77777777" w:rsidR="00AD761D" w:rsidRPr="009F59E1" w:rsidRDefault="00AD761D" w:rsidP="00F5461B">
            <w:pPr>
              <w:spacing w:after="160" w:line="259" w:lineRule="auto"/>
              <w:rPr>
                <w:ins w:id="91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AD761D" w:rsidRPr="009F59E1" w14:paraId="7648E3F8" w14:textId="77777777" w:rsidTr="00F5461B">
        <w:trPr>
          <w:jc w:val="center"/>
          <w:ins w:id="920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2AA82C36" w14:textId="71D329CE" w:rsidR="00AD761D" w:rsidRPr="009F59E1" w:rsidRDefault="00B07930" w:rsidP="00F5461B">
            <w:pPr>
              <w:spacing w:after="160" w:line="259" w:lineRule="auto"/>
              <w:rPr>
                <w:ins w:id="92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68</w:t>
            </w:r>
          </w:p>
        </w:tc>
        <w:tc>
          <w:tcPr>
            <w:tcW w:w="1581" w:type="pct"/>
            <w:vAlign w:val="center"/>
          </w:tcPr>
          <w:p w14:paraId="10B4D4BC" w14:textId="481E8FCA" w:rsidR="00AD761D" w:rsidRPr="009F59E1" w:rsidRDefault="00AD761D" w:rsidP="00F5461B">
            <w:pPr>
              <w:spacing w:after="160" w:line="259" w:lineRule="auto"/>
              <w:rPr>
                <w:ins w:id="922" w:author="วันวิสา ประดิษฐอุกฤษฎ์" w:date="2021-10-11T19:31:00Z"/>
                <w:rFonts w:ascii="TH SarabunPSK" w:hAnsi="TH SarabunPSK" w:cs="TH SarabunPSK"/>
              </w:rPr>
            </w:pPr>
            <w:ins w:id="9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31</w:t>
            </w:r>
            <w:r w:rsidRPr="009F59E1">
              <w:rPr>
                <w:rFonts w:ascii="TH SarabunPSK" w:hAnsi="TH SarabunPSK" w:cs="TH SarabunPSK" w:hint="cs"/>
                <w:cs/>
              </w:rPr>
              <w:t>.1</w:t>
            </w:r>
            <w:ins w:id="9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มีช่องว่าง</w:t>
              </w:r>
            </w:ins>
          </w:p>
        </w:tc>
        <w:tc>
          <w:tcPr>
            <w:tcW w:w="1730" w:type="pct"/>
            <w:vAlign w:val="center"/>
          </w:tcPr>
          <w:p w14:paraId="0451DDDB" w14:textId="77777777" w:rsidR="00AD761D" w:rsidRPr="009F59E1" w:rsidRDefault="00AD761D" w:rsidP="00F5461B">
            <w:pPr>
              <w:spacing w:after="160" w:line="259" w:lineRule="auto"/>
              <w:rPr>
                <w:ins w:id="925" w:author="วันวิสา ประดิษฐอุกฤษฎ์" w:date="2021-10-11T19:31:00Z"/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User  1</w:t>
            </w:r>
          </w:p>
        </w:tc>
        <w:tc>
          <w:tcPr>
            <w:tcW w:w="1307" w:type="pct"/>
            <w:vAlign w:val="center"/>
          </w:tcPr>
          <w:p w14:paraId="53B8DED1" w14:textId="77777777" w:rsidR="00AD761D" w:rsidRPr="009F59E1" w:rsidRDefault="00AD761D" w:rsidP="00F5461B">
            <w:pPr>
              <w:spacing w:after="160" w:line="259" w:lineRule="auto"/>
              <w:rPr>
                <w:ins w:id="92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AD761D" w:rsidRPr="009F59E1" w14:paraId="6C67E9EC" w14:textId="77777777" w:rsidTr="00F5461B">
        <w:trPr>
          <w:jc w:val="center"/>
        </w:trPr>
        <w:tc>
          <w:tcPr>
            <w:tcW w:w="382" w:type="pct"/>
            <w:vAlign w:val="center"/>
          </w:tcPr>
          <w:p w14:paraId="655E9E72" w14:textId="56AD1673" w:rsidR="00AD761D" w:rsidRPr="009F59E1" w:rsidRDefault="00B07930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69</w:t>
            </w:r>
          </w:p>
        </w:tc>
        <w:tc>
          <w:tcPr>
            <w:tcW w:w="1581" w:type="pct"/>
            <w:vAlign w:val="center"/>
          </w:tcPr>
          <w:p w14:paraId="79F17744" w14:textId="4E395F06" w:rsidR="00AD761D" w:rsidRPr="009F59E1" w:rsidRDefault="00B07930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9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22</w:t>
            </w:r>
            <w:ins w:id="9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 xml:space="preserve">5 </w:t>
            </w:r>
            <w:ins w:id="9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3F797592" w14:textId="77777777" w:rsidR="00AD761D" w:rsidRPr="009F59E1" w:rsidRDefault="00AD761D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User2</w:t>
            </w:r>
          </w:p>
        </w:tc>
        <w:tc>
          <w:tcPr>
            <w:tcW w:w="1307" w:type="pct"/>
            <w:vAlign w:val="center"/>
          </w:tcPr>
          <w:p w14:paraId="31A04445" w14:textId="77777777" w:rsidR="00AD761D" w:rsidRPr="009F59E1" w:rsidRDefault="00AD761D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AD761D" w:rsidRPr="009F59E1" w14:paraId="796512B8" w14:textId="77777777" w:rsidTr="00F5461B">
        <w:trPr>
          <w:jc w:val="center"/>
        </w:trPr>
        <w:tc>
          <w:tcPr>
            <w:tcW w:w="382" w:type="pct"/>
            <w:vAlign w:val="center"/>
          </w:tcPr>
          <w:p w14:paraId="69860149" w14:textId="2F56EEEC" w:rsidR="00AD761D" w:rsidRPr="009F59E1" w:rsidRDefault="00B07930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70</w:t>
            </w:r>
          </w:p>
        </w:tc>
        <w:tc>
          <w:tcPr>
            <w:tcW w:w="1581" w:type="pct"/>
            <w:vAlign w:val="center"/>
          </w:tcPr>
          <w:p w14:paraId="54EC45C7" w14:textId="02CA0E02" w:rsidR="00AD761D" w:rsidRPr="009F59E1" w:rsidRDefault="00B07930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9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23</w:t>
            </w:r>
            <w:ins w:id="9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 xml:space="preserve">6 </w:t>
            </w:r>
            <w:ins w:id="9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073DD197" w14:textId="77777777" w:rsidR="00AD761D" w:rsidRPr="009F59E1" w:rsidRDefault="00AD761D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bbbeam</w:t>
            </w:r>
          </w:p>
        </w:tc>
        <w:tc>
          <w:tcPr>
            <w:tcW w:w="1307" w:type="pct"/>
            <w:vAlign w:val="center"/>
          </w:tcPr>
          <w:p w14:paraId="699E4FB7" w14:textId="77777777" w:rsidR="00AD761D" w:rsidRPr="009F59E1" w:rsidRDefault="00AD761D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AD761D" w:rsidRPr="009F59E1" w14:paraId="73F74CFB" w14:textId="77777777" w:rsidTr="00F5461B">
        <w:trPr>
          <w:jc w:val="center"/>
        </w:trPr>
        <w:tc>
          <w:tcPr>
            <w:tcW w:w="382" w:type="pct"/>
            <w:vAlign w:val="center"/>
          </w:tcPr>
          <w:p w14:paraId="358C049F" w14:textId="0D6621FC" w:rsidR="00AD761D" w:rsidRPr="009F59E1" w:rsidRDefault="00B07930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71</w:t>
            </w:r>
          </w:p>
        </w:tc>
        <w:tc>
          <w:tcPr>
            <w:tcW w:w="1581" w:type="pct"/>
            <w:vAlign w:val="center"/>
          </w:tcPr>
          <w:p w14:paraId="579A1144" w14:textId="2EB94F06" w:rsidR="00AD761D" w:rsidRPr="009F59E1" w:rsidRDefault="00B07930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9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24</w:t>
            </w:r>
            <w:ins w:id="9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29</w:t>
            </w:r>
            <w:r>
              <w:rPr>
                <w:rFonts w:ascii="TH SarabunPSK" w:hAnsi="TH SarabunPSK" w:cs="TH SarabunPSK"/>
              </w:rPr>
              <w:t xml:space="preserve"> </w:t>
            </w:r>
            <w:ins w:id="93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4C953ECF" w14:textId="77777777" w:rsidR="00AD761D" w:rsidRPr="009F59E1" w:rsidRDefault="00AD761D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Boobeamboobeamboo</w:t>
            </w:r>
          </w:p>
          <w:p w14:paraId="149774A0" w14:textId="77777777" w:rsidR="00AD761D" w:rsidRPr="009F59E1" w:rsidRDefault="00AD761D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beamboobeam5</w:t>
            </w:r>
          </w:p>
        </w:tc>
        <w:tc>
          <w:tcPr>
            <w:tcW w:w="1307" w:type="pct"/>
            <w:vAlign w:val="center"/>
          </w:tcPr>
          <w:p w14:paraId="1161E768" w14:textId="77777777" w:rsidR="00AD761D" w:rsidRPr="009F59E1" w:rsidRDefault="00AD761D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AD761D" w:rsidRPr="009F59E1" w14:paraId="43C2C5DD" w14:textId="77777777" w:rsidTr="00F5461B">
        <w:trPr>
          <w:jc w:val="center"/>
        </w:trPr>
        <w:tc>
          <w:tcPr>
            <w:tcW w:w="382" w:type="pct"/>
            <w:vAlign w:val="center"/>
          </w:tcPr>
          <w:p w14:paraId="71512EF8" w14:textId="05C1EE89" w:rsidR="00AD761D" w:rsidRPr="009F59E1" w:rsidRDefault="00B07930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72</w:t>
            </w:r>
          </w:p>
        </w:tc>
        <w:tc>
          <w:tcPr>
            <w:tcW w:w="1581" w:type="pct"/>
            <w:vAlign w:val="center"/>
          </w:tcPr>
          <w:p w14:paraId="5283CE9D" w14:textId="0ABFB890" w:rsidR="00AD761D" w:rsidRPr="009F59E1" w:rsidRDefault="00B07930" w:rsidP="00F5461B">
            <w:pPr>
              <w:rPr>
                <w:rFonts w:ascii="TH SarabunPSK" w:hAnsi="TH SarabunPSK" w:cs="TH SarabunPSK"/>
              </w:rPr>
            </w:pPr>
            <w:ins w:id="9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25</w:t>
            </w:r>
            <w:ins w:id="9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/>
              </w:rPr>
              <w:t>30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ins w:id="9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259A33E1" w14:textId="77777777" w:rsidR="00AD761D" w:rsidRPr="009F59E1" w:rsidRDefault="00AD761D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Boobeamboobeamboo</w:t>
            </w:r>
          </w:p>
          <w:p w14:paraId="27C50639" w14:textId="77777777" w:rsidR="00AD761D" w:rsidRPr="009F59E1" w:rsidRDefault="00AD761D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beamboobeam55</w:t>
            </w:r>
          </w:p>
        </w:tc>
        <w:tc>
          <w:tcPr>
            <w:tcW w:w="1307" w:type="pct"/>
            <w:vAlign w:val="center"/>
          </w:tcPr>
          <w:p w14:paraId="4C8C771F" w14:textId="77777777" w:rsidR="00AD761D" w:rsidRPr="009F59E1" w:rsidRDefault="00AD761D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AD761D" w:rsidRPr="009F59E1" w14:paraId="17B05F64" w14:textId="77777777" w:rsidTr="00F5461B">
        <w:trPr>
          <w:jc w:val="center"/>
          <w:ins w:id="939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222D94D1" w14:textId="2874749B" w:rsidR="00AD761D" w:rsidRPr="009F59E1" w:rsidRDefault="00B07930" w:rsidP="00F5461B">
            <w:pPr>
              <w:spacing w:after="160" w:line="259" w:lineRule="auto"/>
              <w:rPr>
                <w:ins w:id="940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73</w:t>
            </w:r>
          </w:p>
        </w:tc>
        <w:tc>
          <w:tcPr>
            <w:tcW w:w="1581" w:type="pct"/>
            <w:vAlign w:val="center"/>
          </w:tcPr>
          <w:p w14:paraId="49B2CE1F" w14:textId="65DF8658" w:rsidR="00AD761D" w:rsidRPr="009F59E1" w:rsidRDefault="00B07930" w:rsidP="00F5461B">
            <w:pPr>
              <w:spacing w:after="160" w:line="259" w:lineRule="auto"/>
              <w:rPr>
                <w:ins w:id="941" w:author="วันวิสา ประดิษฐอุกฤษฎ์" w:date="2021-10-11T19:31:00Z"/>
                <w:rFonts w:ascii="TH SarabunPSK" w:hAnsi="TH SarabunPSK" w:cs="TH SarabunPSK"/>
              </w:rPr>
            </w:pPr>
            <w:ins w:id="9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13</w:t>
            </w:r>
            <w:ins w:id="9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4</w:t>
            </w:r>
            <w:ins w:id="9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</w:tc>
        <w:tc>
          <w:tcPr>
            <w:tcW w:w="1730" w:type="pct"/>
            <w:vAlign w:val="center"/>
          </w:tcPr>
          <w:p w14:paraId="6B9A5DF1" w14:textId="77777777" w:rsidR="00AD761D" w:rsidRPr="009F59E1" w:rsidRDefault="00AD761D" w:rsidP="00F5461B">
            <w:pPr>
              <w:spacing w:after="160" w:line="259" w:lineRule="auto"/>
              <w:rPr>
                <w:ins w:id="94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user</w:t>
            </w:r>
          </w:p>
        </w:tc>
        <w:tc>
          <w:tcPr>
            <w:tcW w:w="1307" w:type="pct"/>
            <w:vAlign w:val="center"/>
          </w:tcPr>
          <w:p w14:paraId="1C12C8DC" w14:textId="77777777" w:rsidR="00AD761D" w:rsidRPr="009F59E1" w:rsidRDefault="00AD761D" w:rsidP="00F5461B">
            <w:pPr>
              <w:spacing w:after="160" w:line="259" w:lineRule="auto"/>
              <w:rPr>
                <w:ins w:id="94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AD761D" w:rsidRPr="009F59E1" w14:paraId="48C425EB" w14:textId="77777777" w:rsidTr="00F5461B">
        <w:trPr>
          <w:jc w:val="center"/>
          <w:ins w:id="947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64482D08" w14:textId="168191CC" w:rsidR="00AD761D" w:rsidRPr="009F59E1" w:rsidRDefault="00B07930" w:rsidP="00F5461B">
            <w:pPr>
              <w:spacing w:after="160" w:line="259" w:lineRule="auto"/>
              <w:rPr>
                <w:ins w:id="948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74</w:t>
            </w:r>
          </w:p>
        </w:tc>
        <w:tc>
          <w:tcPr>
            <w:tcW w:w="1581" w:type="pct"/>
            <w:vAlign w:val="center"/>
          </w:tcPr>
          <w:p w14:paraId="3FF48477" w14:textId="14757FB8" w:rsidR="00AD761D" w:rsidRPr="009F59E1" w:rsidRDefault="00B07930" w:rsidP="00F5461B">
            <w:pPr>
              <w:spacing w:after="160" w:line="259" w:lineRule="auto"/>
              <w:rPr>
                <w:ins w:id="94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95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ins w:id="9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9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9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1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730" w:type="pct"/>
            <w:vAlign w:val="center"/>
          </w:tcPr>
          <w:p w14:paraId="228AAD09" w14:textId="77777777" w:rsidR="00AD761D" w:rsidRPr="009F59E1" w:rsidRDefault="00AD761D" w:rsidP="00F5461B">
            <w:pPr>
              <w:spacing w:after="160" w:line="259" w:lineRule="auto"/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Boobeamboobeamboo</w:t>
            </w:r>
          </w:p>
          <w:p w14:paraId="3D1D0A03" w14:textId="77777777" w:rsidR="00AD761D" w:rsidRPr="009F59E1" w:rsidRDefault="00AD761D" w:rsidP="00F5461B">
            <w:pPr>
              <w:spacing w:after="160" w:line="259" w:lineRule="auto"/>
              <w:rPr>
                <w:ins w:id="954" w:author="วันวิสา ประดิษฐอุกฤษฎ์" w:date="2021-10-11T19:31:00Z"/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beamboobeam555</w:t>
            </w:r>
          </w:p>
        </w:tc>
        <w:tc>
          <w:tcPr>
            <w:tcW w:w="1307" w:type="pct"/>
            <w:vAlign w:val="center"/>
          </w:tcPr>
          <w:p w14:paraId="1E15E378" w14:textId="77777777" w:rsidR="00AD761D" w:rsidRPr="009F59E1" w:rsidRDefault="00AD761D" w:rsidP="00F5461B">
            <w:pPr>
              <w:spacing w:after="160" w:line="259" w:lineRule="auto"/>
              <w:rPr>
                <w:ins w:id="95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ไม่มีบัญชีผู้ใช้นี้</w:t>
            </w:r>
          </w:p>
        </w:tc>
      </w:tr>
      <w:tr w:rsidR="00AD761D" w:rsidRPr="009F59E1" w14:paraId="2857E5DC" w14:textId="77777777" w:rsidTr="00F5461B">
        <w:trPr>
          <w:jc w:val="center"/>
          <w:ins w:id="956" w:author="วันวิสา ประดิษฐอุกฤษฎ์" w:date="2021-10-11T19:31:00Z"/>
        </w:trPr>
        <w:tc>
          <w:tcPr>
            <w:tcW w:w="382" w:type="pct"/>
            <w:vAlign w:val="center"/>
          </w:tcPr>
          <w:p w14:paraId="27EF9279" w14:textId="697C6F2E" w:rsidR="00AD761D" w:rsidRPr="009F59E1" w:rsidRDefault="00B07930" w:rsidP="00F5461B">
            <w:pPr>
              <w:spacing w:after="160" w:line="259" w:lineRule="auto"/>
              <w:rPr>
                <w:ins w:id="957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75</w:t>
            </w:r>
          </w:p>
        </w:tc>
        <w:tc>
          <w:tcPr>
            <w:tcW w:w="1581" w:type="pct"/>
            <w:vAlign w:val="center"/>
          </w:tcPr>
          <w:p w14:paraId="2CD2E73A" w14:textId="0C5FB350" w:rsidR="00AD761D" w:rsidRPr="009F59E1" w:rsidRDefault="00B07930" w:rsidP="00F5461B">
            <w:pPr>
              <w:spacing w:after="160" w:line="259" w:lineRule="auto"/>
              <w:rPr>
                <w:ins w:id="95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9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33</w:t>
            </w:r>
            <w:ins w:id="9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1730" w:type="pct"/>
            <w:shd w:val="clear" w:color="auto" w:fill="FFFF00"/>
            <w:vAlign w:val="center"/>
          </w:tcPr>
          <w:p w14:paraId="31FD698C" w14:textId="77777777" w:rsidR="00AD761D" w:rsidRPr="009F59E1" w:rsidRDefault="00AD761D" w:rsidP="00F5461B">
            <w:pPr>
              <w:spacing w:after="160" w:line="259" w:lineRule="auto"/>
              <w:rPr>
                <w:ins w:id="96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1307" w:type="pct"/>
            <w:vAlign w:val="center"/>
          </w:tcPr>
          <w:p w14:paraId="61C6F2A7" w14:textId="77777777" w:rsidR="00AD761D" w:rsidRPr="009F59E1" w:rsidRDefault="00AD761D" w:rsidP="00F5461B">
            <w:pPr>
              <w:spacing w:after="160" w:line="259" w:lineRule="auto"/>
              <w:rPr>
                <w:ins w:id="962" w:author="วันวิสา ประดิษฐอุกฤษฎ์" w:date="2021-10-11T19:31:00Z"/>
                <w:rFonts w:ascii="TH SarabunPSK" w:hAnsi="TH SarabunPSK" w:cs="TH SarabunPSK"/>
              </w:rPr>
            </w:pPr>
            <w:ins w:id="96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กรุณากรอก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 Username</w:t>
            </w:r>
          </w:p>
        </w:tc>
      </w:tr>
    </w:tbl>
    <w:p w14:paraId="4F19DFB2" w14:textId="227E65F6" w:rsidR="00AD761D" w:rsidRPr="009F59E1" w:rsidRDefault="00AD761D" w:rsidP="00AD761D">
      <w:pPr>
        <w:rPr>
          <w:rFonts w:ascii="TH SarabunPSK" w:hAnsi="TH SarabunPSK" w:cs="TH SarabunPSK"/>
          <w:lang w:bidi="th-TH"/>
        </w:rPr>
      </w:pPr>
      <w:ins w:id="96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u w:val="single"/>
            <w:cs/>
          </w:rPr>
          <w:t>หมายเหตุ</w:t>
        </w:r>
        <w:r w:rsidRPr="009F59E1">
          <w:rPr>
            <w:rFonts w:ascii="TH SarabunPSK" w:hAnsi="TH SarabunPSK" w:cs="TH SarabunPSK" w:hint="cs"/>
            <w:b/>
            <w:bCs/>
            <w:cs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สำหรับ </w:t>
        </w:r>
        <w:r w:rsidR="00B07930" w:rsidRPr="009F59E1">
          <w:rPr>
            <w:rFonts w:ascii="TH SarabunPSK" w:hAnsi="TH SarabunPSK" w:cs="TH SarabunPSK" w:hint="cs"/>
          </w:rPr>
          <w:t>VEc</w:t>
        </w:r>
      </w:ins>
      <w:r w:rsidR="00B07930">
        <w:rPr>
          <w:rFonts w:ascii="TH SarabunPSK" w:hAnsi="TH SarabunPSK" w:cs="TH SarabunPSK" w:hint="cs"/>
          <w:cs/>
          <w:lang w:bidi="th-TH"/>
        </w:rPr>
        <w:t>31</w:t>
      </w:r>
      <w:r w:rsidR="00B07930" w:rsidRPr="00B07930">
        <w:rPr>
          <w:rFonts w:ascii="TH SarabunPSK" w:hAnsi="TH SarabunPSK" w:cs="TH SarabunPSK" w:hint="cs"/>
        </w:rPr>
        <w:t xml:space="preserve"> </w:t>
      </w:r>
      <w:ins w:id="965" w:author="วันวิสา ประดิษฐอุกฤษฎ์" w:date="2021-10-11T19:31:00Z">
        <w:r w:rsidR="00B07930" w:rsidRPr="009F59E1">
          <w:rPr>
            <w:rFonts w:ascii="TH SarabunPSK" w:hAnsi="TH SarabunPSK" w:cs="TH SarabunPSK" w:hint="cs"/>
          </w:rPr>
          <w:t>VEc</w:t>
        </w:r>
      </w:ins>
      <w:r w:rsidR="00B07930">
        <w:rPr>
          <w:rFonts w:ascii="TH SarabunPSK" w:hAnsi="TH SarabunPSK" w:cs="TH SarabunPSK" w:hint="cs"/>
          <w:cs/>
          <w:lang w:bidi="th-TH"/>
        </w:rPr>
        <w:t>32</w:t>
      </w:r>
      <w:r w:rsidR="00B07930" w:rsidRPr="00B07930">
        <w:rPr>
          <w:rFonts w:ascii="TH SarabunPSK" w:hAnsi="TH SarabunPSK" w:cs="TH SarabunPSK" w:hint="cs"/>
        </w:rPr>
        <w:t xml:space="preserve"> </w:t>
      </w:r>
      <w:ins w:id="966" w:author="วันวิสา ประดิษฐอุกฤษฎ์" w:date="2021-10-11T19:31:00Z">
        <w:r w:rsidR="00B07930" w:rsidRPr="009F59E1">
          <w:rPr>
            <w:rFonts w:ascii="TH SarabunPSK" w:hAnsi="TH SarabunPSK" w:cs="TH SarabunPSK" w:hint="cs"/>
          </w:rPr>
          <w:t>VEc</w:t>
        </w:r>
      </w:ins>
      <w:r w:rsidR="00B07930">
        <w:rPr>
          <w:rFonts w:ascii="TH SarabunPSK" w:hAnsi="TH SarabunPSK" w:cs="TH SarabunPSK" w:hint="cs"/>
          <w:cs/>
          <w:lang w:bidi="th-TH"/>
        </w:rPr>
        <w:t>33</w:t>
      </w:r>
      <w:ins w:id="96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>
        <w:rPr>
          <w:rFonts w:ascii="TH SarabunPSK" w:hAnsi="TH SarabunPSK" w:cs="TH SarabunPSK"/>
        </w:rPr>
        <w:t xml:space="preserve"> </w:t>
      </w:r>
      <w:r w:rsidR="00B07930">
        <w:rPr>
          <w:rFonts w:ascii="TH SarabunPSK" w:hAnsi="TH SarabunPSK" w:cs="TH SarabunPSK" w:hint="cs"/>
          <w:cs/>
          <w:lang w:bidi="th-TH"/>
        </w:rPr>
        <w:t xml:space="preserve">65 </w:t>
      </w:r>
      <w:ins w:id="96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สำหรับ</w:t>
        </w:r>
        <w:r w:rsidRPr="009F59E1">
          <w:rPr>
            <w:rFonts w:ascii="TH SarabunPSK" w:hAnsi="TH SarabunPSK" w:cs="TH SarabunPSK" w:hint="cs"/>
          </w:rPr>
          <w:t xml:space="preserve"> </w:t>
        </w:r>
        <w:r w:rsidR="00B07930" w:rsidRPr="009F59E1">
          <w:rPr>
            <w:rFonts w:ascii="TH SarabunPSK" w:hAnsi="TH SarabunPSK" w:cs="TH SarabunPSK" w:hint="cs"/>
          </w:rPr>
          <w:t>IVEc</w:t>
        </w:r>
      </w:ins>
      <w:r w:rsidR="00B07930">
        <w:rPr>
          <w:rFonts w:ascii="TH SarabunPSK" w:hAnsi="TH SarabunPSK" w:cs="TH SarabunPSK" w:hint="cs"/>
          <w:cs/>
          <w:lang w:bidi="th-TH"/>
        </w:rPr>
        <w:t>32</w:t>
      </w:r>
      <w:ins w:id="969" w:author="วันวิสา ประดิษฐอุกฤษฎ์" w:date="2021-10-11T19:31:00Z">
        <w:r w:rsidR="00B07930" w:rsidRPr="009F59E1">
          <w:rPr>
            <w:rFonts w:ascii="TH SarabunPSK" w:hAnsi="TH SarabunPSK" w:cs="TH SarabunPSK" w:hint="cs"/>
          </w:rPr>
          <w:t xml:space="preserve">.1 </w:t>
        </w:r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="00504F69">
        <w:rPr>
          <w:rFonts w:ascii="TH SarabunPSK" w:hAnsi="TH SarabunPSK" w:cs="TH SarabunPSK" w:hint="cs"/>
          <w:cs/>
          <w:lang w:bidi="th-TH"/>
        </w:rPr>
        <w:t>73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และสำหรับ</w:t>
      </w:r>
      <w:r w:rsidRPr="009F59E1">
        <w:rPr>
          <w:rFonts w:ascii="TH SarabunPSK" w:hAnsi="TH SarabunPSK" w:cs="TH SarabunPSK" w:hint="cs"/>
        </w:rPr>
        <w:t xml:space="preserve"> </w:t>
      </w:r>
      <w:ins w:id="970" w:author="วันวิสา ประดิษฐอุกฤษฎ์" w:date="2021-10-11T19:31:00Z">
        <w:r w:rsidR="00B07930" w:rsidRPr="009F59E1">
          <w:rPr>
            <w:rFonts w:ascii="TH SarabunPSK" w:hAnsi="TH SarabunPSK" w:cs="TH SarabunPSK" w:hint="cs"/>
          </w:rPr>
          <w:t>IVEc</w:t>
        </w:r>
      </w:ins>
      <w:r w:rsidR="00B07930">
        <w:rPr>
          <w:rFonts w:ascii="TH SarabunPSK" w:hAnsi="TH SarabunPSK" w:cs="TH SarabunPSK" w:hint="cs"/>
          <w:cs/>
          <w:lang w:bidi="th-TH"/>
        </w:rPr>
        <w:t>32</w:t>
      </w:r>
      <w:ins w:id="971" w:author="วันวิสา ประดิษฐอุกฤษฎ์" w:date="2021-10-11T19:31:00Z">
        <w:r w:rsidR="00B07930" w:rsidRPr="009F59E1">
          <w:rPr>
            <w:rFonts w:ascii="TH SarabunPSK" w:hAnsi="TH SarabunPSK" w:cs="TH SarabunPSK" w:hint="cs"/>
          </w:rPr>
          <w:t xml:space="preserve">.1 </w:t>
        </w:r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="00504F69">
        <w:rPr>
          <w:rFonts w:ascii="TH SarabunPSK" w:hAnsi="TH SarabunPSK" w:cs="TH SarabunPSK" w:hint="cs"/>
          <w:cs/>
          <w:lang w:bidi="th-TH"/>
        </w:rPr>
        <w:t>74</w:t>
      </w:r>
    </w:p>
    <w:p w14:paraId="3BC0B25B" w14:textId="77777777" w:rsidR="00685F00" w:rsidRPr="00AD761D" w:rsidRDefault="00685F00" w:rsidP="00685F00">
      <w:pPr>
        <w:jc w:val="thaiDistribute"/>
        <w:rPr>
          <w:rFonts w:ascii="TH SarabunPSK" w:hAnsi="TH SarabunPSK" w:cs="TH SarabunPSK"/>
          <w:lang w:bidi="th-TH"/>
        </w:rPr>
      </w:pPr>
    </w:p>
    <w:p w14:paraId="48835003" w14:textId="631F566C" w:rsidR="00805814" w:rsidRPr="009F59E1" w:rsidRDefault="0080581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4907C52F" w14:textId="661A4FA1" w:rsidR="00663114" w:rsidRDefault="0066311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1A6DB559" w14:textId="7DD2D359" w:rsidR="00504F69" w:rsidRDefault="00504F69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1C02EA21" w14:textId="36DCC3F0" w:rsidR="00504F69" w:rsidRDefault="00504F69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4E55A0C2" w14:textId="460512C2" w:rsidR="00504F69" w:rsidRDefault="00504F69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4BAD85FA" w14:textId="5AF99811" w:rsidR="00504F69" w:rsidRDefault="00504F69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344BB29F" w14:textId="57104D8F" w:rsidR="00504F69" w:rsidRDefault="00504F69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277C51F3" w14:textId="67609970" w:rsidR="00504F69" w:rsidRDefault="00504F69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7FEB466F" w14:textId="7FFA0DFA" w:rsidR="00504F69" w:rsidRDefault="00504F69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36F72130" w14:textId="41C10188" w:rsidR="00504F69" w:rsidRDefault="00504F69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2464A91B" w14:textId="77777777" w:rsidR="00504F69" w:rsidRPr="009F59E1" w:rsidRDefault="00504F69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7897E829" w14:textId="77777777" w:rsidR="00504F69" w:rsidRPr="009F59E1" w:rsidRDefault="00663114" w:rsidP="00504F6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="002714B6" w:rsidRPr="009F59E1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="00504F69" w:rsidRPr="009F59E1">
        <w:rPr>
          <w:rFonts w:ascii="TH SarabunPSK" w:hAnsi="TH SarabunPSK" w:cs="TH SarabunPSK" w:hint="cs"/>
          <w:b/>
          <w:bCs/>
          <w:cs/>
          <w:lang w:bidi="th-TH"/>
        </w:rPr>
        <w:t>รหัสผ่านผู้ใช้งาน (</w:t>
      </w:r>
      <w:r w:rsidR="00504F69" w:rsidRPr="009F59E1">
        <w:rPr>
          <w:rFonts w:ascii="TH SarabunPSK" w:hAnsi="TH SarabunPSK" w:cs="TH SarabunPSK" w:hint="cs"/>
          <w:b/>
          <w:bCs/>
          <w:lang w:bidi="th-TH"/>
        </w:rPr>
        <w:t>Password) : TextInput</w:t>
      </w:r>
    </w:p>
    <w:p w14:paraId="76B276C2" w14:textId="77777777" w:rsidR="00504F69" w:rsidRPr="009F59E1" w:rsidRDefault="00504F69" w:rsidP="00504F69">
      <w:pPr>
        <w:spacing w:line="259" w:lineRule="auto"/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ความต้องการของระบบในส่วนของรหัสผ่านมีคุณลักษณะดังนี้</w:t>
      </w:r>
    </w:p>
    <w:p w14:paraId="3782F912" w14:textId="77777777" w:rsidR="00504F69" w:rsidRPr="009F59E1" w:rsidRDefault="00504F69" w:rsidP="00504F69">
      <w:pPr>
        <w:ind w:firstLine="720"/>
        <w:rPr>
          <w:rFonts w:ascii="TH SarabunPSK" w:hAnsi="TH SarabunPSK" w:cs="TH SarabunPSK"/>
          <w:cs/>
        </w:rPr>
      </w:pPr>
      <w:r w:rsidRPr="009F59E1">
        <w:rPr>
          <w:rFonts w:ascii="TH SarabunPSK" w:hAnsi="TH SarabunPSK" w:cs="TH SarabunPSK" w:hint="cs"/>
        </w:rPr>
        <w:t>1.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ต้องเป็นตัวอักษรภาษาอังกฤษ ตัวเลขอารบิก </w:t>
      </w:r>
      <w:r>
        <w:rPr>
          <w:rFonts w:ascii="TH SarabunPSK" w:hAnsi="TH SarabunPSK" w:cs="TH SarabunPSK" w:hint="cs"/>
          <w:cs/>
          <w:lang w:bidi="th-TH"/>
        </w:rPr>
        <w:t>หรือ</w:t>
      </w:r>
      <w:ins w:id="97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ตัวอักษรพิเศษ</w:t>
        </w:r>
      </w:ins>
    </w:p>
    <w:p w14:paraId="369A0679" w14:textId="77777777" w:rsidR="00504F69" w:rsidRPr="009F59E1" w:rsidRDefault="00504F69" w:rsidP="00504F69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2.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ต้องไม่มีเว้นวรรค หรือช่องว่างใดๆ</w:t>
      </w:r>
    </w:p>
    <w:p w14:paraId="4DF72F1E" w14:textId="77777777" w:rsidR="00504F69" w:rsidRPr="009F59E1" w:rsidRDefault="00504F69" w:rsidP="00504F69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3.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มีจำนวนตัวอักษรอย่างน้อย </w:t>
      </w:r>
      <w:r>
        <w:rPr>
          <w:rFonts w:ascii="TH SarabunPSK" w:hAnsi="TH SarabunPSK" w:cs="TH SarabunPSK"/>
        </w:rPr>
        <w:t>8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ตัวอักษรและไม่เกิน </w:t>
      </w:r>
      <w:r>
        <w:rPr>
          <w:rFonts w:ascii="TH SarabunPSK" w:hAnsi="TH SarabunPSK" w:cs="TH SarabunPSK"/>
        </w:rPr>
        <w:t>30</w:t>
      </w:r>
      <w:r w:rsidRPr="009F59E1">
        <w:rPr>
          <w:rFonts w:ascii="TH SarabunPSK" w:hAnsi="TH SarabunPSK" w:cs="TH SarabunPSK" w:hint="cs"/>
          <w:cs/>
          <w:lang w:bidi="th-TH"/>
        </w:rPr>
        <w:t xml:space="preserve">  ตัวอักษร</w:t>
      </w:r>
    </w:p>
    <w:p w14:paraId="1ED75F9A" w14:textId="77777777" w:rsidR="00504F69" w:rsidRPr="009F59E1" w:rsidRDefault="00504F69" w:rsidP="00504F69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>4.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ต้องไม่เป็นค่าว่าง</w:t>
      </w:r>
    </w:p>
    <w:p w14:paraId="477B5848" w14:textId="77777777" w:rsidR="00504F69" w:rsidRPr="009F59E1" w:rsidRDefault="00504F69" w:rsidP="00504F69">
      <w:pPr>
        <w:ind w:firstLine="720"/>
        <w:rPr>
          <w:ins w:id="973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97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ชื่อผู้ใช้งาน</w:t>
      </w:r>
    </w:p>
    <w:p w14:paraId="61F6AAFB" w14:textId="77777777" w:rsidR="00504F69" w:rsidRPr="009F59E1" w:rsidRDefault="00504F69" w:rsidP="00504F69">
      <w:pPr>
        <w:numPr>
          <w:ilvl w:val="0"/>
          <w:numId w:val="10"/>
        </w:numPr>
        <w:spacing w:line="259" w:lineRule="auto"/>
        <w:rPr>
          <w:ins w:id="975" w:author="วันวิสา ประดิษฐอุกฤษฎ์" w:date="2021-10-11T19:31:00Z"/>
          <w:rFonts w:ascii="TH SarabunPSK" w:hAnsi="TH SarabunPSK" w:cs="TH SarabunPSK"/>
        </w:rPr>
      </w:pPr>
      <w:ins w:id="97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ในกรณีที่ผู้ใช้ไม่กรอกรหัสผ่านระบบจะแสดงข้อความ “กรุณากรอกข้อมูล </w:t>
        </w:r>
        <w:r w:rsidRPr="009F59E1">
          <w:rPr>
            <w:rFonts w:ascii="TH SarabunPSK" w:hAnsi="TH SarabunPSK" w:cs="TH SarabunPSK" w:hint="cs"/>
          </w:rPr>
          <w:t>Password</w:t>
        </w:r>
        <w:r w:rsidRPr="009F59E1">
          <w:rPr>
            <w:rFonts w:ascii="TH SarabunPSK" w:hAnsi="TH SarabunPSK" w:cs="TH SarabunPSK" w:hint="cs"/>
            <w:cs/>
          </w:rPr>
          <w:t>”</w:t>
        </w:r>
      </w:ins>
    </w:p>
    <w:p w14:paraId="4F0A3D71" w14:textId="77777777" w:rsidR="00504F69" w:rsidRPr="009F59E1" w:rsidRDefault="00504F69" w:rsidP="00504F69">
      <w:pPr>
        <w:numPr>
          <w:ilvl w:val="0"/>
          <w:numId w:val="10"/>
        </w:numPr>
        <w:spacing w:line="259" w:lineRule="auto"/>
        <w:rPr>
          <w:ins w:id="977" w:author="วันวิสา ประดิษฐอุกฤษฎ์" w:date="2021-10-11T19:31:00Z"/>
          <w:rFonts w:ascii="TH SarabunPSK" w:hAnsi="TH SarabunPSK" w:cs="TH SarabunPSK"/>
        </w:rPr>
      </w:pPr>
      <w:ins w:id="97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ในกรณีที่ผู้ใช้กรอกรหัสผ่านไม่ถูกต้อง ระบบจะแสดงข้อความ “รูปแบบ </w:t>
        </w:r>
        <w:r w:rsidRPr="009F59E1">
          <w:rPr>
            <w:rFonts w:ascii="TH SarabunPSK" w:hAnsi="TH SarabunPSK" w:cs="TH SarabunPSK" w:hint="cs"/>
          </w:rPr>
          <w:t xml:space="preserve">Password </w:t>
        </w:r>
        <w:r w:rsidRPr="009F59E1">
          <w:rPr>
            <w:rFonts w:ascii="TH SarabunPSK" w:hAnsi="TH SarabunPSK" w:cs="TH SarabunPSK" w:hint="cs"/>
            <w:cs/>
          </w:rPr>
          <w:t>ไม่ถูกต้อง</w:t>
        </w:r>
        <w:r w:rsidRPr="009F59E1">
          <w:rPr>
            <w:rFonts w:ascii="TH SarabunPSK" w:hAnsi="TH SarabunPSK" w:cs="TH SarabunPSK" w:hint="cs"/>
          </w:rPr>
          <w:t>”</w:t>
        </w:r>
      </w:ins>
    </w:p>
    <w:p w14:paraId="27A42304" w14:textId="56E40538" w:rsidR="00663114" w:rsidRPr="009F59E1" w:rsidRDefault="00663114" w:rsidP="00504F69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5EE01F20" w14:textId="77777777" w:rsidR="00663114" w:rsidRPr="009F59E1" w:rsidRDefault="00663114" w:rsidP="00663114">
      <w:pPr>
        <w:ind w:left="720" w:firstLine="360"/>
        <w:rPr>
          <w:rFonts w:ascii="TH SarabunPSK" w:hAnsi="TH SarabunPSK" w:cs="TH SarabunPSK"/>
          <w:lang w:bidi="th-TH"/>
        </w:rPr>
      </w:pPr>
    </w:p>
    <w:p w14:paraId="57170430" w14:textId="559E3730" w:rsidR="00663114" w:rsidRPr="009F59E1" w:rsidRDefault="00663114" w:rsidP="00663114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8D5AB1" w:rsidRPr="009F59E1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8D5AB1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รหัสผ่านผู้ใช้งาน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42"/>
        <w:gridCol w:w="1297"/>
        <w:gridCol w:w="2530"/>
        <w:gridCol w:w="1169"/>
        <w:gridCol w:w="1352"/>
        <w:gridCol w:w="1352"/>
      </w:tblGrid>
      <w:tr w:rsidR="00504F69" w:rsidRPr="009F59E1" w14:paraId="5BCBE0F8" w14:textId="77777777" w:rsidTr="00B07474">
        <w:trPr>
          <w:jc w:val="center"/>
          <w:ins w:id="979" w:author="วันวิสา ประดิษฐอุกฤษฎ์" w:date="2021-10-11T19:31:00Z"/>
        </w:trPr>
        <w:tc>
          <w:tcPr>
            <w:tcW w:w="545" w:type="pct"/>
            <w:shd w:val="clear" w:color="auto" w:fill="D0CECE" w:themeFill="background2" w:themeFillShade="E6"/>
            <w:vAlign w:val="center"/>
          </w:tcPr>
          <w:p w14:paraId="1653D6A1" w14:textId="77777777" w:rsidR="00504F69" w:rsidRPr="009F59E1" w:rsidRDefault="00504F69" w:rsidP="00F5461B">
            <w:pPr>
              <w:spacing w:line="259" w:lineRule="auto"/>
              <w:rPr>
                <w:ins w:id="98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98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910" w:type="pct"/>
            <w:shd w:val="clear" w:color="auto" w:fill="D0CECE" w:themeFill="background2" w:themeFillShade="E6"/>
            <w:vAlign w:val="center"/>
          </w:tcPr>
          <w:p w14:paraId="295DA838" w14:textId="77777777" w:rsidR="00504F69" w:rsidRPr="009F59E1" w:rsidRDefault="00504F69" w:rsidP="00F5461B">
            <w:pPr>
              <w:spacing w:line="259" w:lineRule="auto"/>
              <w:rPr>
                <w:ins w:id="98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9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090B3BFF" w14:textId="77777777" w:rsidR="00504F69" w:rsidRPr="009F59E1" w:rsidRDefault="00504F69" w:rsidP="00F5461B">
            <w:pPr>
              <w:spacing w:line="259" w:lineRule="auto"/>
              <w:rPr>
                <w:ins w:id="98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98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711" w:type="pct"/>
            <w:shd w:val="clear" w:color="auto" w:fill="D0CECE" w:themeFill="background2" w:themeFillShade="E6"/>
            <w:vAlign w:val="center"/>
          </w:tcPr>
          <w:p w14:paraId="0F095C56" w14:textId="77777777" w:rsidR="00504F69" w:rsidRPr="009F59E1" w:rsidRDefault="00504F69" w:rsidP="00F5461B">
            <w:pPr>
              <w:spacing w:line="259" w:lineRule="auto"/>
              <w:rPr>
                <w:rFonts w:ascii="TH SarabunPSK" w:hAnsi="TH SarabunPSK" w:cs="TH SarabunPSK"/>
                <w:b/>
                <w:bCs/>
              </w:rPr>
            </w:pPr>
            <w:ins w:id="98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 xml:space="preserve">Invalid </w:t>
              </w:r>
            </w:ins>
          </w:p>
          <w:p w14:paraId="752819A5" w14:textId="77777777" w:rsidR="00504F69" w:rsidRPr="009F59E1" w:rsidRDefault="00504F69" w:rsidP="00F5461B">
            <w:pPr>
              <w:spacing w:line="259" w:lineRule="auto"/>
              <w:rPr>
                <w:ins w:id="98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9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67" w:type="pct"/>
            <w:shd w:val="clear" w:color="auto" w:fill="D0CECE" w:themeFill="background2" w:themeFillShade="E6"/>
          </w:tcPr>
          <w:p w14:paraId="1E6CB6F2" w14:textId="77777777" w:rsidR="00504F69" w:rsidRPr="009F59E1" w:rsidRDefault="00504F69" w:rsidP="00F5461B">
            <w:pPr>
              <w:spacing w:line="259" w:lineRule="auto"/>
              <w:rPr>
                <w:rFonts w:ascii="TH SarabunPSK" w:hAnsi="TH SarabunPSK" w:cs="TH SarabunPSK"/>
                <w:b/>
                <w:bCs/>
              </w:rPr>
            </w:pPr>
            <w:ins w:id="9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 xml:space="preserve">Invalid </w:t>
              </w:r>
            </w:ins>
          </w:p>
          <w:p w14:paraId="4BB319E3" w14:textId="77777777" w:rsidR="00504F69" w:rsidRPr="009F59E1" w:rsidRDefault="00504F69" w:rsidP="00F5461B">
            <w:pPr>
              <w:spacing w:line="259" w:lineRule="auto"/>
              <w:rPr>
                <w:rFonts w:ascii="TH SarabunPSK" w:hAnsi="TH SarabunPSK" w:cs="TH SarabunPSK"/>
                <w:b/>
                <w:bCs/>
              </w:rPr>
            </w:pPr>
            <w:ins w:id="9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483" w:type="pct"/>
            <w:shd w:val="clear" w:color="auto" w:fill="D0CECE" w:themeFill="background2" w:themeFillShade="E6"/>
            <w:vAlign w:val="center"/>
          </w:tcPr>
          <w:p w14:paraId="30F4E73E" w14:textId="77777777" w:rsidR="00504F69" w:rsidRPr="009F59E1" w:rsidRDefault="00504F69" w:rsidP="00F5461B">
            <w:pPr>
              <w:spacing w:line="259" w:lineRule="auto"/>
              <w:rPr>
                <w:ins w:id="99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99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3E57FDD4" w14:textId="77777777" w:rsidR="00504F69" w:rsidRPr="009F59E1" w:rsidRDefault="00504F69" w:rsidP="00F5461B">
            <w:pPr>
              <w:spacing w:line="259" w:lineRule="auto"/>
              <w:rPr>
                <w:ins w:id="99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9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483" w:type="pct"/>
            <w:shd w:val="clear" w:color="auto" w:fill="D0CECE" w:themeFill="background2" w:themeFillShade="E6"/>
            <w:vAlign w:val="center"/>
          </w:tcPr>
          <w:p w14:paraId="50B192B8" w14:textId="77777777" w:rsidR="00504F69" w:rsidRPr="009F59E1" w:rsidRDefault="00504F69" w:rsidP="00F5461B">
            <w:pPr>
              <w:spacing w:line="259" w:lineRule="auto"/>
              <w:rPr>
                <w:ins w:id="99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9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47567B7A" w14:textId="77777777" w:rsidR="00504F69" w:rsidRPr="009F59E1" w:rsidRDefault="00504F69" w:rsidP="00F5461B">
            <w:pPr>
              <w:spacing w:line="259" w:lineRule="auto"/>
              <w:rPr>
                <w:ins w:id="99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9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504F69" w:rsidRPr="009F59E1" w14:paraId="4A9F838B" w14:textId="77777777" w:rsidTr="00B07474">
        <w:trPr>
          <w:jc w:val="center"/>
          <w:ins w:id="999" w:author="วันวิสา ประดิษฐอุกฤษฎ์" w:date="2021-10-11T19:31:00Z"/>
        </w:trPr>
        <w:tc>
          <w:tcPr>
            <w:tcW w:w="545" w:type="pct"/>
            <w:vAlign w:val="center"/>
          </w:tcPr>
          <w:p w14:paraId="37826848" w14:textId="77777777" w:rsidR="00504F69" w:rsidRPr="009F59E1" w:rsidRDefault="00504F69" w:rsidP="00F5461B">
            <w:pPr>
              <w:spacing w:after="160" w:line="259" w:lineRule="auto"/>
              <w:rPr>
                <w:ins w:id="1000" w:author="วันวิสา ประดิษฐอุกฤษฎ์" w:date="2021-10-11T19:31:00Z"/>
                <w:rFonts w:ascii="TH SarabunPSK" w:hAnsi="TH SarabunPSK" w:cs="TH SarabunPSK"/>
              </w:rPr>
            </w:pPr>
            <w:ins w:id="10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910" w:type="pct"/>
            <w:vAlign w:val="center"/>
          </w:tcPr>
          <w:p w14:paraId="20E751FF" w14:textId="28294EBB" w:rsidR="00504F69" w:rsidRPr="009F59E1" w:rsidRDefault="00504F69" w:rsidP="00F5461B">
            <w:pPr>
              <w:spacing w:after="160" w:line="259" w:lineRule="auto"/>
              <w:rPr>
                <w:ins w:id="1002" w:author="วันวิสา ประดิษฐอุกฤษฎ์" w:date="2021-10-11T19:31:00Z"/>
                <w:rFonts w:ascii="TH SarabunPSK" w:hAnsi="TH SarabunPSK" w:cs="TH SarabunPSK"/>
              </w:rPr>
            </w:pPr>
            <w:ins w:id="10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34</w:t>
            </w:r>
            <w:ins w:id="10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– </w:t>
              </w:r>
            </w:ins>
            <w:r w:rsidRPr="00677741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ตัวเลขอารบิก หรือตัวอักษรพิเศษ</w:t>
            </w:r>
          </w:p>
        </w:tc>
        <w:tc>
          <w:tcPr>
            <w:tcW w:w="1711" w:type="pct"/>
            <w:vAlign w:val="center"/>
          </w:tcPr>
          <w:p w14:paraId="6541742F" w14:textId="419B34CD" w:rsidR="00504F69" w:rsidRPr="009F59E1" w:rsidRDefault="00504F69" w:rsidP="00F5461B">
            <w:pPr>
              <w:spacing w:after="160" w:line="259" w:lineRule="auto"/>
              <w:rPr>
                <w:ins w:id="100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0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34</w:t>
            </w:r>
            <w:ins w:id="10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ประกอบด้วยตัวอักษรภาษาอื่น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ๆ</w:t>
            </w:r>
            <w:ins w:id="10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นอกเหนือจากภาษาอังกฤษ</w:t>
              </w:r>
            </w:ins>
          </w:p>
        </w:tc>
        <w:tc>
          <w:tcPr>
            <w:tcW w:w="867" w:type="pct"/>
          </w:tcPr>
          <w:p w14:paraId="1B131308" w14:textId="77777777" w:rsidR="00504F69" w:rsidRPr="009F59E1" w:rsidRDefault="00504F69" w:rsidP="00F5461B">
            <w:pPr>
              <w:spacing w:after="160" w:line="259" w:lineRule="auto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483" w:type="pct"/>
            <w:vAlign w:val="center"/>
          </w:tcPr>
          <w:p w14:paraId="45CDD938" w14:textId="77777777" w:rsidR="00504F69" w:rsidRPr="009F59E1" w:rsidRDefault="00504F69" w:rsidP="00F5461B">
            <w:pPr>
              <w:spacing w:after="160" w:line="259" w:lineRule="auto"/>
              <w:rPr>
                <w:ins w:id="100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483" w:type="pct"/>
            <w:vAlign w:val="center"/>
          </w:tcPr>
          <w:p w14:paraId="051325D8" w14:textId="77777777" w:rsidR="00504F69" w:rsidRPr="009F59E1" w:rsidRDefault="00504F69" w:rsidP="00F5461B">
            <w:pPr>
              <w:spacing w:after="160" w:line="259" w:lineRule="auto"/>
              <w:rPr>
                <w:ins w:id="101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</w:tr>
      <w:tr w:rsidR="00504F69" w:rsidRPr="009F59E1" w14:paraId="45F1C062" w14:textId="77777777" w:rsidTr="00B07474">
        <w:trPr>
          <w:jc w:val="center"/>
          <w:ins w:id="1011" w:author="วันวิสา ประดิษฐอุกฤษฎ์" w:date="2021-10-11T19:31:00Z"/>
        </w:trPr>
        <w:tc>
          <w:tcPr>
            <w:tcW w:w="545" w:type="pct"/>
            <w:vAlign w:val="center"/>
          </w:tcPr>
          <w:p w14:paraId="64864E8D" w14:textId="77777777" w:rsidR="00504F69" w:rsidRPr="009F59E1" w:rsidRDefault="00504F69" w:rsidP="00F5461B">
            <w:pPr>
              <w:spacing w:after="160" w:line="259" w:lineRule="auto"/>
              <w:rPr>
                <w:ins w:id="1012" w:author="วันวิสา ประดิษฐอุกฤษฎ์" w:date="2021-10-11T19:31:00Z"/>
                <w:rFonts w:ascii="TH SarabunPSK" w:hAnsi="TH SarabunPSK" w:cs="TH SarabunPSK"/>
              </w:rPr>
            </w:pPr>
            <w:ins w:id="10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เว้นวรรค</w:t>
              </w:r>
            </w:ins>
          </w:p>
        </w:tc>
        <w:tc>
          <w:tcPr>
            <w:tcW w:w="910" w:type="pct"/>
            <w:vAlign w:val="center"/>
          </w:tcPr>
          <w:p w14:paraId="0F805603" w14:textId="653ECBCC" w:rsidR="00504F69" w:rsidRPr="009F59E1" w:rsidRDefault="00504F69" w:rsidP="00F5461B">
            <w:pPr>
              <w:spacing w:after="160" w:line="259" w:lineRule="auto"/>
              <w:rPr>
                <w:ins w:id="101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35</w:t>
            </w:r>
            <w:ins w:id="10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ต้องไม่มีช่องว่าง</w:t>
              </w:r>
            </w:ins>
          </w:p>
        </w:tc>
        <w:tc>
          <w:tcPr>
            <w:tcW w:w="1711" w:type="pct"/>
            <w:vAlign w:val="center"/>
          </w:tcPr>
          <w:p w14:paraId="49705BF3" w14:textId="29F19B56" w:rsidR="00504F69" w:rsidRPr="009F59E1" w:rsidRDefault="00504F69" w:rsidP="00F5461B">
            <w:pPr>
              <w:spacing w:after="160" w:line="259" w:lineRule="auto"/>
              <w:rPr>
                <w:ins w:id="1017" w:author="วันวิสา ประดิษฐอุกฤษฎ์" w:date="2021-10-11T19:31:00Z"/>
                <w:rFonts w:ascii="TH SarabunPSK" w:hAnsi="TH SarabunPSK" w:cs="TH SarabunPSK"/>
              </w:rPr>
            </w:pPr>
            <w:ins w:id="10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35</w:t>
            </w:r>
            <w:ins w:id="10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มีช่องว่าง</w:t>
              </w:r>
            </w:ins>
          </w:p>
        </w:tc>
        <w:tc>
          <w:tcPr>
            <w:tcW w:w="867" w:type="pct"/>
          </w:tcPr>
          <w:p w14:paraId="76844F38" w14:textId="77777777" w:rsidR="00504F69" w:rsidRPr="009F59E1" w:rsidRDefault="00504F69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</w:p>
        </w:tc>
        <w:tc>
          <w:tcPr>
            <w:tcW w:w="483" w:type="pct"/>
            <w:vAlign w:val="center"/>
          </w:tcPr>
          <w:p w14:paraId="4CDFFE4B" w14:textId="77777777" w:rsidR="00504F69" w:rsidRPr="009F59E1" w:rsidRDefault="00504F69" w:rsidP="00F5461B">
            <w:pPr>
              <w:spacing w:after="160" w:line="259" w:lineRule="auto"/>
              <w:rPr>
                <w:ins w:id="102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483" w:type="pct"/>
            <w:vAlign w:val="center"/>
          </w:tcPr>
          <w:p w14:paraId="482B7344" w14:textId="77777777" w:rsidR="00504F69" w:rsidRPr="009F59E1" w:rsidRDefault="00504F69" w:rsidP="00F5461B">
            <w:pPr>
              <w:spacing w:after="160" w:line="259" w:lineRule="auto"/>
              <w:rPr>
                <w:ins w:id="102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504F69" w:rsidRPr="009F59E1" w14:paraId="31C6BC4C" w14:textId="77777777" w:rsidTr="00B07474">
        <w:trPr>
          <w:jc w:val="center"/>
          <w:ins w:id="1022" w:author="วันวิสา ประดิษฐอุกฤษฎ์" w:date="2021-10-11T19:31:00Z"/>
        </w:trPr>
        <w:tc>
          <w:tcPr>
            <w:tcW w:w="545" w:type="pct"/>
            <w:vAlign w:val="center"/>
          </w:tcPr>
          <w:p w14:paraId="666E50C8" w14:textId="77777777" w:rsidR="00504F69" w:rsidRPr="009F59E1" w:rsidRDefault="00504F69" w:rsidP="00F5461B">
            <w:pPr>
              <w:spacing w:after="160" w:line="259" w:lineRule="auto"/>
              <w:rPr>
                <w:ins w:id="102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ขนาด</w:t>
              </w:r>
            </w:ins>
          </w:p>
        </w:tc>
        <w:tc>
          <w:tcPr>
            <w:tcW w:w="910" w:type="pct"/>
            <w:vAlign w:val="center"/>
          </w:tcPr>
          <w:p w14:paraId="311DF90D" w14:textId="28FB59FA" w:rsidR="00504F69" w:rsidRPr="009F59E1" w:rsidRDefault="00504F69" w:rsidP="00F5461B">
            <w:pPr>
              <w:spacing w:after="160" w:line="259" w:lineRule="auto"/>
              <w:rPr>
                <w:ins w:id="102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36</w:t>
            </w:r>
            <w:ins w:id="10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 w:rsidRPr="00A12DD4">
              <w:rPr>
                <w:rFonts w:ascii="TH SarabunPSK" w:hAnsi="TH SarabunPSK" w:cs="TH SarabunPSK"/>
                <w:cs/>
                <w:lang w:bidi="th-TH"/>
              </w:rPr>
              <w:t xml:space="preserve">ตัวอักษรอย่างน้อย </w:t>
            </w:r>
            <w:r>
              <w:rPr>
                <w:rFonts w:ascii="TH SarabunPSK" w:hAnsi="TH SarabunPSK" w:cs="TH SarabunPSK"/>
              </w:rPr>
              <w:t>8</w:t>
            </w:r>
            <w:r w:rsidRPr="00A12DD4">
              <w:rPr>
                <w:rFonts w:ascii="TH SarabunPSK" w:hAnsi="TH SarabunPSK" w:cs="TH SarabunPSK"/>
              </w:rPr>
              <w:t xml:space="preserve"> </w:t>
            </w:r>
            <w:r w:rsidRPr="00A12DD4">
              <w:rPr>
                <w:rFonts w:ascii="TH SarabunPSK" w:hAnsi="TH SarabunPSK" w:cs="TH SarabunPSK"/>
                <w:cs/>
                <w:lang w:bidi="th-TH"/>
              </w:rPr>
              <w:t xml:space="preserve">ตัวอักษรและไม่เกิน </w:t>
            </w:r>
            <w:r w:rsidRPr="00A12DD4">
              <w:rPr>
                <w:rFonts w:ascii="TH SarabunPSK" w:hAnsi="TH SarabunPSK" w:cs="TH SarabunPSK"/>
              </w:rPr>
              <w:t xml:space="preserve">30  </w:t>
            </w:r>
            <w:r w:rsidRPr="00A12DD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1711" w:type="pct"/>
            <w:vAlign w:val="center"/>
          </w:tcPr>
          <w:p w14:paraId="65E82CE1" w14:textId="4DD57D97" w:rsidR="00504F69" w:rsidRPr="009F59E1" w:rsidRDefault="00504F69" w:rsidP="00F5461B">
            <w:pPr>
              <w:spacing w:after="160" w:line="259" w:lineRule="auto"/>
              <w:rPr>
                <w:ins w:id="102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36</w:t>
            </w:r>
            <w:ins w:id="10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มีความยาวตัวอักษรน้อยกว่า </w:t>
              </w:r>
            </w:ins>
            <w:r>
              <w:rPr>
                <w:rFonts w:ascii="TH SarabunPSK" w:hAnsi="TH SarabunPSK" w:cs="TH SarabunPSK"/>
              </w:rPr>
              <w:t>8</w:t>
            </w:r>
            <w:ins w:id="10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867" w:type="pct"/>
            <w:vAlign w:val="center"/>
          </w:tcPr>
          <w:p w14:paraId="170EA6AE" w14:textId="27062200" w:rsidR="00504F69" w:rsidRPr="009F59E1" w:rsidRDefault="00504F69" w:rsidP="00F5461B">
            <w:pPr>
              <w:spacing w:after="160" w:line="259" w:lineRule="auto"/>
              <w:jc w:val="center"/>
              <w:rPr>
                <w:rFonts w:ascii="TH SarabunPSK" w:hAnsi="TH SarabunPSK" w:cs="TH SarabunPSK"/>
              </w:rPr>
            </w:pPr>
            <w:ins w:id="10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286DF0">
              <w:rPr>
                <w:rFonts w:ascii="TH SarabunPSK" w:hAnsi="TH SarabunPSK" w:cs="TH SarabunPSK" w:hint="cs"/>
                <w:cs/>
                <w:lang w:bidi="th-TH"/>
              </w:rPr>
              <w:t>36</w:t>
            </w:r>
            <w:ins w:id="10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</w:t>
              </w:r>
            </w:ins>
            <w:r>
              <w:rPr>
                <w:rFonts w:ascii="TH SarabunPSK" w:hAnsi="TH SarabunPSK" w:cs="TH SarabunPSK"/>
              </w:rPr>
              <w:t>2</w:t>
            </w:r>
            <w:ins w:id="10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>
              <w:rPr>
                <w:rFonts w:ascii="TH SarabunPSK" w:hAnsi="TH SarabunPSK" w:cs="TH SarabunPSK"/>
              </w:rPr>
              <w:t>–</w:t>
            </w:r>
            <w:ins w:id="103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มีความยาวตัวอักษร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มาก</w:t>
            </w:r>
            <w:ins w:id="10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กว่า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10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483" w:type="pct"/>
            <w:vAlign w:val="center"/>
          </w:tcPr>
          <w:p w14:paraId="281D2D1D" w14:textId="0E0C2CD4" w:rsidR="00504F69" w:rsidRDefault="00504F69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0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286DF0">
              <w:rPr>
                <w:rFonts w:ascii="TH SarabunPSK" w:hAnsi="TH SarabunPSK" w:cs="TH SarabunPSK" w:hint="cs"/>
                <w:cs/>
                <w:lang w:bidi="th-TH"/>
              </w:rPr>
              <w:t>26</w:t>
            </w:r>
            <w:ins w:id="10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  <w:r w:rsidRPr="009F59E1">
                <w:rPr>
                  <w:rFonts w:ascii="TH SarabunPSK" w:hAnsi="TH SarabunPSK" w:cs="TH SarabunPSK" w:hint="cs"/>
                </w:rPr>
                <w:t xml:space="preserve">8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02588B74" w14:textId="575B397B" w:rsidR="00504F69" w:rsidRPr="009F59E1" w:rsidRDefault="00504F69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04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286DF0">
              <w:rPr>
                <w:rFonts w:ascii="TH SarabunPSK" w:hAnsi="TH SarabunPSK" w:cs="TH SarabunPSK" w:hint="cs"/>
                <w:cs/>
                <w:lang w:bidi="th-TH"/>
              </w:rPr>
              <w:t>27</w:t>
            </w:r>
            <w:ins w:id="104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10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19EA936C" w14:textId="3CEC9266" w:rsidR="00504F69" w:rsidRDefault="00504F69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0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286DF0">
              <w:rPr>
                <w:rFonts w:ascii="TH SarabunPSK" w:hAnsi="TH SarabunPSK" w:cs="TH SarabunPSK" w:hint="cs"/>
                <w:cs/>
                <w:lang w:bidi="th-TH"/>
              </w:rPr>
              <w:t>28</w:t>
            </w:r>
            <w:ins w:id="10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29</w:t>
            </w:r>
            <w:ins w:id="104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57264524" w14:textId="2215EF2F" w:rsidR="00504F69" w:rsidRPr="009F59E1" w:rsidRDefault="00504F69" w:rsidP="00F5461B">
            <w:pPr>
              <w:spacing w:after="160" w:line="259" w:lineRule="auto"/>
              <w:rPr>
                <w:ins w:id="1046" w:author="วันวิสา ประดิษฐอุกฤษฎ์" w:date="2021-10-11T19:31:00Z"/>
                <w:rFonts w:ascii="TH SarabunPSK" w:hAnsi="TH SarabunPSK" w:cs="TH SarabunPSK"/>
              </w:rPr>
            </w:pPr>
            <w:ins w:id="10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286DF0">
              <w:rPr>
                <w:rFonts w:ascii="TH SarabunPSK" w:hAnsi="TH SarabunPSK" w:cs="TH SarabunPSK" w:hint="cs"/>
                <w:cs/>
                <w:lang w:bidi="th-TH"/>
              </w:rPr>
              <w:t>29</w:t>
            </w:r>
            <w:ins w:id="104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10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483" w:type="pct"/>
            <w:vAlign w:val="center"/>
          </w:tcPr>
          <w:p w14:paraId="72375BAE" w14:textId="32868020" w:rsidR="00504F69" w:rsidRPr="009F59E1" w:rsidRDefault="00504F69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05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="00286DF0">
              <w:rPr>
                <w:rFonts w:ascii="TH SarabunPSK" w:hAnsi="TH SarabunPSK" w:cs="TH SarabunPSK" w:hint="cs"/>
                <w:cs/>
                <w:lang w:bidi="th-TH"/>
              </w:rPr>
              <w:t>15</w:t>
            </w:r>
            <w:ins w:id="10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  <w:r w:rsidRPr="009F59E1">
                <w:rPr>
                  <w:rFonts w:ascii="TH SarabunPSK" w:hAnsi="TH SarabunPSK" w:cs="TH SarabunPSK" w:hint="cs"/>
                </w:rPr>
                <w:t xml:space="preserve">7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50C507BD" w14:textId="1AF939FD" w:rsidR="00504F69" w:rsidRPr="009F59E1" w:rsidRDefault="00504F69" w:rsidP="00F5461B">
            <w:pPr>
              <w:spacing w:after="160" w:line="259" w:lineRule="auto"/>
              <w:rPr>
                <w:ins w:id="1052" w:author="วันวิสา ประดิษฐอุกฤษฎ์" w:date="2021-10-11T19:31:00Z"/>
                <w:rFonts w:ascii="TH SarabunPSK" w:hAnsi="TH SarabunPSK" w:cs="TH SarabunPSK"/>
              </w:rPr>
            </w:pPr>
            <w:ins w:id="10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="00286DF0">
              <w:rPr>
                <w:rFonts w:ascii="TH SarabunPSK" w:hAnsi="TH SarabunPSK" w:cs="TH SarabunPSK" w:hint="cs"/>
                <w:cs/>
                <w:lang w:bidi="th-TH"/>
              </w:rPr>
              <w:t>16</w:t>
            </w:r>
            <w:ins w:id="10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31</w:t>
            </w:r>
            <w:ins w:id="10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</w:tr>
      <w:tr w:rsidR="00504F69" w:rsidRPr="009F59E1" w14:paraId="45C8F5FC" w14:textId="77777777" w:rsidTr="00B07474">
        <w:trPr>
          <w:jc w:val="center"/>
          <w:ins w:id="1056" w:author="วันวิสา ประดิษฐอุกฤษฎ์" w:date="2021-10-11T19:31:00Z"/>
        </w:trPr>
        <w:tc>
          <w:tcPr>
            <w:tcW w:w="545" w:type="pct"/>
            <w:vAlign w:val="center"/>
          </w:tcPr>
          <w:p w14:paraId="303272E5" w14:textId="77777777" w:rsidR="00504F69" w:rsidRPr="009F59E1" w:rsidRDefault="00504F69" w:rsidP="00F5461B">
            <w:pPr>
              <w:spacing w:after="160" w:line="259" w:lineRule="auto"/>
              <w:rPr>
                <w:ins w:id="105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ค่าว่าง</w:t>
              </w:r>
            </w:ins>
          </w:p>
        </w:tc>
        <w:tc>
          <w:tcPr>
            <w:tcW w:w="910" w:type="pct"/>
            <w:vAlign w:val="center"/>
          </w:tcPr>
          <w:p w14:paraId="1A6E9961" w14:textId="688150FE" w:rsidR="00504F69" w:rsidRPr="009F59E1" w:rsidRDefault="00504F69" w:rsidP="00F5461B">
            <w:pPr>
              <w:spacing w:after="160" w:line="259" w:lineRule="auto"/>
              <w:rPr>
                <w:ins w:id="105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37</w:t>
            </w:r>
            <w:ins w:id="10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ต้องไม่เป็นค่าว่าง</w:t>
              </w:r>
            </w:ins>
          </w:p>
        </w:tc>
        <w:tc>
          <w:tcPr>
            <w:tcW w:w="1711" w:type="pct"/>
            <w:vAlign w:val="center"/>
          </w:tcPr>
          <w:p w14:paraId="1FFEDE14" w14:textId="64A3ADD6" w:rsidR="00504F69" w:rsidRPr="009F59E1" w:rsidRDefault="00504F69" w:rsidP="00F5461B">
            <w:pPr>
              <w:spacing w:after="160" w:line="259" w:lineRule="auto"/>
              <w:rPr>
                <w:ins w:id="106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6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286DF0">
              <w:rPr>
                <w:rFonts w:ascii="TH SarabunPSK" w:hAnsi="TH SarabunPSK" w:cs="TH SarabunPSK" w:hint="cs"/>
                <w:cs/>
                <w:lang w:bidi="th-TH"/>
              </w:rPr>
              <w:t>37</w:t>
            </w:r>
            <w:ins w:id="106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867" w:type="pct"/>
          </w:tcPr>
          <w:p w14:paraId="0F9A75D1" w14:textId="77777777" w:rsidR="00504F69" w:rsidRPr="009F59E1" w:rsidRDefault="00504F69" w:rsidP="00F5461B">
            <w:pPr>
              <w:spacing w:after="160" w:line="259" w:lineRule="auto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483" w:type="pct"/>
            <w:vAlign w:val="center"/>
          </w:tcPr>
          <w:p w14:paraId="33A69085" w14:textId="77777777" w:rsidR="00504F69" w:rsidRPr="009F59E1" w:rsidRDefault="00504F69" w:rsidP="00F5461B">
            <w:pPr>
              <w:spacing w:after="160" w:line="259" w:lineRule="auto"/>
              <w:rPr>
                <w:ins w:id="106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483" w:type="pct"/>
            <w:vAlign w:val="center"/>
          </w:tcPr>
          <w:p w14:paraId="1802FDA2" w14:textId="77777777" w:rsidR="00504F69" w:rsidRPr="009F59E1" w:rsidRDefault="00504F69" w:rsidP="00F5461B">
            <w:pPr>
              <w:spacing w:after="160" w:line="259" w:lineRule="auto"/>
              <w:rPr>
                <w:ins w:id="106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</w:tr>
    </w:tbl>
    <w:p w14:paraId="3719D92F" w14:textId="77777777" w:rsidR="008D5AB1" w:rsidRPr="009F59E1" w:rsidRDefault="008D5AB1" w:rsidP="008D5AB1">
      <w:pPr>
        <w:rPr>
          <w:rFonts w:ascii="TH SarabunPSK" w:hAnsi="TH SarabunPSK" w:cs="TH SarabunPSK"/>
          <w:b/>
          <w:bCs/>
        </w:rPr>
      </w:pPr>
    </w:p>
    <w:p w14:paraId="37DC797A" w14:textId="1446E13E" w:rsidR="008D5AB1" w:rsidRDefault="008D5AB1" w:rsidP="008D5AB1">
      <w:pPr>
        <w:rPr>
          <w:rFonts w:ascii="TH SarabunPSK" w:hAnsi="TH SarabunPSK" w:cs="TH SarabunPSK"/>
          <w:b/>
          <w:bCs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07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ins w:id="106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แสดงข้อมูลของการทดสอบ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รหัสผ่านผู้ใช้งาน  </w:t>
      </w:r>
      <w:ins w:id="106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[</w:t>
        </w:r>
        <w:r w:rsidRPr="009F59E1">
          <w:rPr>
            <w:rFonts w:ascii="TH SarabunPSK" w:hAnsi="TH SarabunPSK" w:cs="TH SarabunPSK" w:hint="cs"/>
            <w:b/>
            <w:bCs/>
          </w:rPr>
          <w:t>TC0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ins w:id="106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 xml:space="preserve">] </w:t>
        </w:r>
        <w:r w:rsidRPr="009F59E1">
          <w:rPr>
            <w:rFonts w:ascii="TH SarabunPSK" w:hAnsi="TH SarabunPSK" w:cs="TH SarabunPSK" w:hint="cs"/>
            <w:b/>
            <w:bCs/>
            <w:cs/>
          </w:rPr>
          <w:t>ที่กำหนดไว้</w:t>
        </w:r>
        <w:r w:rsidRPr="009F59E1">
          <w:rPr>
            <w:rFonts w:ascii="TH SarabunPSK" w:hAnsi="TH SarabunPSK" w:cs="TH SarabunPSK" w:hint="cs"/>
            <w:b/>
            <w:bCs/>
            <w:cs/>
          </w:rPr>
          <w:tab/>
        </w:r>
      </w:ins>
    </w:p>
    <w:tbl>
      <w:tblPr>
        <w:tblStyle w:val="TableGrid"/>
        <w:tblW w:w="9090" w:type="dxa"/>
        <w:jc w:val="center"/>
        <w:tblLayout w:type="fixed"/>
        <w:tblLook w:val="04A0" w:firstRow="1" w:lastRow="0" w:firstColumn="1" w:lastColumn="0" w:noHBand="0" w:noVBand="1"/>
      </w:tblPr>
      <w:tblGrid>
        <w:gridCol w:w="715"/>
        <w:gridCol w:w="3695"/>
        <w:gridCol w:w="1885"/>
        <w:gridCol w:w="2795"/>
      </w:tblGrid>
      <w:tr w:rsidR="00286DF0" w:rsidRPr="009F59E1" w14:paraId="7D82492C" w14:textId="77777777" w:rsidTr="00F5461B">
        <w:trPr>
          <w:jc w:val="center"/>
          <w:ins w:id="1070" w:author="วันวิสา ประดิษฐอุกฤษฎ์" w:date="2021-10-11T19:31:00Z"/>
        </w:trPr>
        <w:tc>
          <w:tcPr>
            <w:tcW w:w="715" w:type="dxa"/>
            <w:shd w:val="clear" w:color="auto" w:fill="D0CECE" w:themeFill="background2" w:themeFillShade="E6"/>
            <w:vAlign w:val="center"/>
          </w:tcPr>
          <w:p w14:paraId="581C7728" w14:textId="77777777" w:rsidR="00286DF0" w:rsidRPr="009F59E1" w:rsidRDefault="00286DF0" w:rsidP="00F5461B">
            <w:pPr>
              <w:spacing w:after="160" w:line="259" w:lineRule="auto"/>
              <w:rPr>
                <w:ins w:id="107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0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3695" w:type="dxa"/>
            <w:shd w:val="clear" w:color="auto" w:fill="D0CECE" w:themeFill="background2" w:themeFillShade="E6"/>
            <w:vAlign w:val="center"/>
          </w:tcPr>
          <w:p w14:paraId="571426DA" w14:textId="77777777" w:rsidR="00286DF0" w:rsidRPr="009F59E1" w:rsidRDefault="00286DF0" w:rsidP="00F5461B">
            <w:pPr>
              <w:spacing w:after="160" w:line="259" w:lineRule="auto"/>
              <w:rPr>
                <w:ins w:id="107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0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885" w:type="dxa"/>
            <w:shd w:val="clear" w:color="auto" w:fill="D0CECE" w:themeFill="background2" w:themeFillShade="E6"/>
            <w:vAlign w:val="center"/>
          </w:tcPr>
          <w:p w14:paraId="3B23538F" w14:textId="77777777" w:rsidR="00286DF0" w:rsidRPr="009F59E1" w:rsidRDefault="00286DF0" w:rsidP="00F5461B">
            <w:pPr>
              <w:spacing w:after="160" w:line="259" w:lineRule="auto"/>
              <w:rPr>
                <w:ins w:id="107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0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2795" w:type="dxa"/>
            <w:shd w:val="clear" w:color="auto" w:fill="D0CECE" w:themeFill="background2" w:themeFillShade="E6"/>
            <w:vAlign w:val="center"/>
          </w:tcPr>
          <w:p w14:paraId="55497109" w14:textId="77777777" w:rsidR="00286DF0" w:rsidRPr="009F59E1" w:rsidRDefault="00286DF0" w:rsidP="00F5461B">
            <w:pPr>
              <w:spacing w:after="160" w:line="259" w:lineRule="auto"/>
              <w:rPr>
                <w:ins w:id="107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0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286DF0" w:rsidRPr="009F59E1" w14:paraId="20AFCED0" w14:textId="77777777" w:rsidTr="00F5461B">
        <w:trPr>
          <w:jc w:val="center"/>
          <w:ins w:id="1079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0A3E1433" w14:textId="4CD7B812" w:rsidR="00286DF0" w:rsidRPr="009F59E1" w:rsidRDefault="00A722ED" w:rsidP="00F5461B">
            <w:pPr>
              <w:spacing w:after="160" w:line="259" w:lineRule="auto"/>
              <w:rPr>
                <w:ins w:id="1080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76</w:t>
            </w:r>
          </w:p>
        </w:tc>
        <w:tc>
          <w:tcPr>
            <w:tcW w:w="3695" w:type="dxa"/>
            <w:vAlign w:val="center"/>
          </w:tcPr>
          <w:p w14:paraId="0A999BB5" w14:textId="46B6235F" w:rsidR="00286DF0" w:rsidRPr="009F59E1" w:rsidRDefault="00A722ED" w:rsidP="00F5461B">
            <w:pPr>
              <w:spacing w:after="160" w:line="259" w:lineRule="auto"/>
              <w:rPr>
                <w:ins w:id="1081" w:author="วันวิสา ประดิษฐอุกฤษฎ์" w:date="2021-10-11T19:31:00Z"/>
                <w:rFonts w:ascii="TH SarabunPSK" w:hAnsi="TH SarabunPSK" w:cs="TH SarabunPSK"/>
              </w:rPr>
            </w:pPr>
            <w:ins w:id="10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34</w:t>
            </w:r>
            <w:ins w:id="10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– </w:t>
              </w:r>
            </w:ins>
            <w:r w:rsidRPr="00677741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ตัวเลขอารบิก หรือตัวอักษรพิเศษ</w:t>
            </w:r>
          </w:p>
        </w:tc>
        <w:tc>
          <w:tcPr>
            <w:tcW w:w="1885" w:type="dxa"/>
            <w:vAlign w:val="center"/>
          </w:tcPr>
          <w:p w14:paraId="41F7248D" w14:textId="77777777" w:rsidR="00286DF0" w:rsidRPr="009F59E1" w:rsidRDefault="00286DF0" w:rsidP="00F5461B">
            <w:pPr>
              <w:spacing w:after="160" w:line="259" w:lineRule="auto"/>
              <w:rPr>
                <w:ins w:id="1084" w:author="วันวิสา ประดิษฐอุกฤษฎ์" w:date="2021-10-11T19:31:00Z"/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Boo_</w:t>
            </w:r>
            <w:r w:rsidRPr="009F59E1">
              <w:rPr>
                <w:rFonts w:ascii="TH SarabunPSK" w:hAnsi="TH SarabunPSK" w:cs="TH SarabunPSK" w:hint="cs"/>
                <w:cs/>
              </w:rPr>
              <w:t>123456</w:t>
            </w:r>
          </w:p>
        </w:tc>
        <w:tc>
          <w:tcPr>
            <w:tcW w:w="2795" w:type="dxa"/>
            <w:vAlign w:val="center"/>
          </w:tcPr>
          <w:p w14:paraId="41421F19" w14:textId="77777777" w:rsidR="00286DF0" w:rsidRPr="009F59E1" w:rsidRDefault="00286DF0" w:rsidP="00F5461B">
            <w:pPr>
              <w:spacing w:after="160" w:line="259" w:lineRule="auto"/>
              <w:rPr>
                <w:ins w:id="108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286DF0" w:rsidRPr="009F59E1" w14:paraId="2E2C21DD" w14:textId="77777777" w:rsidTr="00F5461B">
        <w:trPr>
          <w:jc w:val="center"/>
          <w:ins w:id="1086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139DB50B" w14:textId="1CE9441F" w:rsidR="00286DF0" w:rsidRPr="009F59E1" w:rsidRDefault="00A722ED" w:rsidP="00F5461B">
            <w:pPr>
              <w:spacing w:after="160" w:line="259" w:lineRule="auto"/>
              <w:rPr>
                <w:ins w:id="1087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77</w:t>
            </w:r>
          </w:p>
        </w:tc>
        <w:tc>
          <w:tcPr>
            <w:tcW w:w="3695" w:type="dxa"/>
            <w:vAlign w:val="center"/>
          </w:tcPr>
          <w:p w14:paraId="2437124F" w14:textId="7222BD24" w:rsidR="00286DF0" w:rsidRPr="009F59E1" w:rsidRDefault="00A722ED" w:rsidP="00F5461B">
            <w:pPr>
              <w:spacing w:after="160" w:line="259" w:lineRule="auto"/>
              <w:rPr>
                <w:ins w:id="1088" w:author="วันวิสา ประดิษฐอุกฤษฎ์" w:date="2021-10-11T19:31:00Z"/>
                <w:rFonts w:ascii="TH SarabunPSK" w:hAnsi="TH SarabunPSK" w:cs="TH SarabunPSK"/>
              </w:rPr>
            </w:pPr>
            <w:ins w:id="10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34</w:t>
            </w:r>
            <w:ins w:id="10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ประกอบด้วยตัวอักษรภาษาอื่น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ๆ</w:t>
            </w:r>
            <w:ins w:id="10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นอกเหนือจากภาษาอังกฤษ</w:t>
              </w:r>
            </w:ins>
          </w:p>
        </w:tc>
        <w:tc>
          <w:tcPr>
            <w:tcW w:w="1885" w:type="dxa"/>
            <w:vAlign w:val="center"/>
          </w:tcPr>
          <w:p w14:paraId="6FC613B9" w14:textId="77777777" w:rsidR="00286DF0" w:rsidRPr="009F59E1" w:rsidRDefault="00286DF0" w:rsidP="00F5461B">
            <w:pPr>
              <w:spacing w:after="160" w:line="259" w:lineRule="auto"/>
              <w:rPr>
                <w:ins w:id="109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บูบีมจ้า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1234</w:t>
            </w:r>
            <w:ins w:id="10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olor w:val="FF0000"/>
                </w:rPr>
                <w:t>@_</w:t>
              </w:r>
            </w:ins>
          </w:p>
        </w:tc>
        <w:tc>
          <w:tcPr>
            <w:tcW w:w="2795" w:type="dxa"/>
            <w:vAlign w:val="center"/>
          </w:tcPr>
          <w:p w14:paraId="1CEF94CC" w14:textId="77777777" w:rsidR="00286DF0" w:rsidRPr="009F59E1" w:rsidRDefault="00286DF0" w:rsidP="00F5461B">
            <w:pPr>
              <w:spacing w:after="160" w:line="259" w:lineRule="auto"/>
              <w:rPr>
                <w:ins w:id="109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รูปแบบ </w:t>
              </w:r>
              <w:r w:rsidRPr="009F59E1">
                <w:rPr>
                  <w:rFonts w:ascii="TH SarabunPSK" w:hAnsi="TH SarabunPSK" w:cs="TH SarabunPSK" w:hint="cs"/>
                </w:rPr>
                <w:t xml:space="preserve">Password </w:t>
              </w:r>
              <w:r w:rsidRPr="009F59E1">
                <w:rPr>
                  <w:rFonts w:ascii="TH SarabunPSK" w:hAnsi="TH SarabunPSK" w:cs="TH SarabunPSK" w:hint="cs"/>
                  <w:cs/>
                </w:rPr>
                <w:t>ไม่ถูกต้อง</w:t>
              </w:r>
            </w:ins>
          </w:p>
        </w:tc>
      </w:tr>
      <w:tr w:rsidR="00286DF0" w:rsidRPr="009F59E1" w14:paraId="1CD21474" w14:textId="77777777" w:rsidTr="00F5461B">
        <w:trPr>
          <w:jc w:val="center"/>
          <w:ins w:id="1096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6E1BE743" w14:textId="2D5B983E" w:rsidR="00286DF0" w:rsidRPr="009F59E1" w:rsidRDefault="00A722ED" w:rsidP="00F5461B">
            <w:pPr>
              <w:spacing w:after="160" w:line="259" w:lineRule="auto"/>
              <w:rPr>
                <w:ins w:id="1097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78</w:t>
            </w:r>
          </w:p>
        </w:tc>
        <w:tc>
          <w:tcPr>
            <w:tcW w:w="3695" w:type="dxa"/>
            <w:vAlign w:val="center"/>
          </w:tcPr>
          <w:p w14:paraId="3F83D639" w14:textId="02789B04" w:rsidR="00286DF0" w:rsidRPr="009F59E1" w:rsidRDefault="00A722ED" w:rsidP="00F5461B">
            <w:pPr>
              <w:spacing w:after="160" w:line="259" w:lineRule="auto"/>
              <w:rPr>
                <w:ins w:id="109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0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35</w:t>
            </w:r>
            <w:ins w:id="11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มีช่องว่าง</w:t>
              </w:r>
            </w:ins>
          </w:p>
        </w:tc>
        <w:tc>
          <w:tcPr>
            <w:tcW w:w="1885" w:type="dxa"/>
            <w:vAlign w:val="center"/>
          </w:tcPr>
          <w:p w14:paraId="3FBE1D4D" w14:textId="77777777" w:rsidR="00286DF0" w:rsidRPr="009F59E1" w:rsidRDefault="00286DF0" w:rsidP="00F5461B">
            <w:pPr>
              <w:spacing w:after="160" w:line="259" w:lineRule="auto"/>
              <w:rPr>
                <w:ins w:id="1101" w:author="วันวิสา ประดิษฐอุกฤษฎ์" w:date="2021-10-11T19:31:00Z"/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Boo   beam</w:t>
            </w:r>
          </w:p>
        </w:tc>
        <w:tc>
          <w:tcPr>
            <w:tcW w:w="2795" w:type="dxa"/>
            <w:vAlign w:val="center"/>
          </w:tcPr>
          <w:p w14:paraId="7B76EF95" w14:textId="77777777" w:rsidR="00286DF0" w:rsidRPr="009F59E1" w:rsidRDefault="00286DF0" w:rsidP="00F5461B">
            <w:pPr>
              <w:spacing w:after="160" w:line="259" w:lineRule="auto"/>
              <w:rPr>
                <w:ins w:id="1102" w:author="วันวิสา ประดิษฐอุกฤษฎ์" w:date="2021-10-11T19:31:00Z"/>
                <w:rFonts w:ascii="TH SarabunPSK" w:hAnsi="TH SarabunPSK" w:cs="TH SarabunPSK"/>
              </w:rPr>
            </w:pPr>
            <w:ins w:id="11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รูปแบบ </w:t>
              </w:r>
              <w:r w:rsidRPr="009F59E1">
                <w:rPr>
                  <w:rFonts w:ascii="TH SarabunPSK" w:hAnsi="TH SarabunPSK" w:cs="TH SarabunPSK" w:hint="cs"/>
                </w:rPr>
                <w:t xml:space="preserve">Password </w:t>
              </w:r>
              <w:r w:rsidRPr="009F59E1">
                <w:rPr>
                  <w:rFonts w:ascii="TH SarabunPSK" w:hAnsi="TH SarabunPSK" w:cs="TH SarabunPSK" w:hint="cs"/>
                  <w:cs/>
                </w:rPr>
                <w:t>ไม่ถูกต้อง</w:t>
              </w:r>
            </w:ins>
          </w:p>
        </w:tc>
      </w:tr>
      <w:tr w:rsidR="00286DF0" w:rsidRPr="009F59E1" w14:paraId="7389C5A4" w14:textId="77777777" w:rsidTr="00F5461B">
        <w:trPr>
          <w:jc w:val="center"/>
          <w:ins w:id="1104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42675A37" w14:textId="5DD44226" w:rsidR="00286DF0" w:rsidRPr="009F59E1" w:rsidRDefault="00A722ED" w:rsidP="00F5461B">
            <w:pPr>
              <w:spacing w:after="160" w:line="259" w:lineRule="auto"/>
              <w:rPr>
                <w:ins w:id="1105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79</w:t>
            </w:r>
          </w:p>
        </w:tc>
        <w:tc>
          <w:tcPr>
            <w:tcW w:w="3695" w:type="dxa"/>
            <w:vAlign w:val="center"/>
          </w:tcPr>
          <w:p w14:paraId="11FCD30A" w14:textId="3D2664FF" w:rsidR="00286DF0" w:rsidRPr="009F59E1" w:rsidRDefault="00A722ED" w:rsidP="00F5461B">
            <w:pPr>
              <w:spacing w:after="160" w:line="259" w:lineRule="auto"/>
              <w:rPr>
                <w:ins w:id="1106" w:author="วันวิสา ประดิษฐอุกฤษฎ์" w:date="2021-10-11T19:31:00Z"/>
                <w:rFonts w:ascii="TH SarabunPSK" w:hAnsi="TH SarabunPSK" w:cs="TH SarabunPSK"/>
              </w:rPr>
            </w:pPr>
            <w:ins w:id="11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 xml:space="preserve">26 </w:t>
            </w:r>
            <w:ins w:id="11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  <w:r w:rsidRPr="009F59E1">
                <w:rPr>
                  <w:rFonts w:ascii="TH SarabunPSK" w:hAnsi="TH SarabunPSK" w:cs="TH SarabunPSK" w:hint="cs"/>
                </w:rPr>
                <w:t xml:space="preserve">8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2B38DF0E" w14:textId="77777777" w:rsidR="00286DF0" w:rsidRPr="009F59E1" w:rsidRDefault="00286DF0" w:rsidP="00F5461B">
            <w:pPr>
              <w:spacing w:after="160" w:line="259" w:lineRule="auto"/>
              <w:rPr>
                <w:ins w:id="110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Beam1234</w:t>
            </w:r>
          </w:p>
        </w:tc>
        <w:tc>
          <w:tcPr>
            <w:tcW w:w="2795" w:type="dxa"/>
            <w:vAlign w:val="center"/>
          </w:tcPr>
          <w:p w14:paraId="3FD1ED4F" w14:textId="77777777" w:rsidR="00286DF0" w:rsidRPr="009F59E1" w:rsidRDefault="00286DF0" w:rsidP="00F5461B">
            <w:pPr>
              <w:spacing w:after="160" w:line="259" w:lineRule="auto"/>
              <w:rPr>
                <w:ins w:id="111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286DF0" w:rsidRPr="009F59E1" w14:paraId="5B91AAC6" w14:textId="77777777" w:rsidTr="00F5461B">
        <w:trPr>
          <w:jc w:val="center"/>
        </w:trPr>
        <w:tc>
          <w:tcPr>
            <w:tcW w:w="715" w:type="dxa"/>
            <w:vAlign w:val="center"/>
          </w:tcPr>
          <w:p w14:paraId="07700B89" w14:textId="50E890F9" w:rsidR="00286DF0" w:rsidRPr="009F59E1" w:rsidRDefault="00A722ED" w:rsidP="00F5461B">
            <w:pPr>
              <w:spacing w:after="160" w:line="259" w:lineRule="auto"/>
              <w:rPr>
                <w:ins w:id="111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80</w:t>
            </w:r>
          </w:p>
        </w:tc>
        <w:tc>
          <w:tcPr>
            <w:tcW w:w="3695" w:type="dxa"/>
            <w:vAlign w:val="center"/>
          </w:tcPr>
          <w:p w14:paraId="70772A0F" w14:textId="1B3609FE" w:rsidR="00286DF0" w:rsidRPr="009F59E1" w:rsidRDefault="00A722ED" w:rsidP="00F5461B">
            <w:pPr>
              <w:spacing w:after="160" w:line="259" w:lineRule="auto"/>
              <w:rPr>
                <w:ins w:id="1112" w:author="วันวิสา ประดิษฐอุกฤษฎ์" w:date="2021-10-11T19:31:00Z"/>
                <w:rFonts w:ascii="TH SarabunPSK" w:hAnsi="TH SarabunPSK" w:cs="TH SarabunPSK"/>
              </w:rPr>
            </w:pPr>
            <w:ins w:id="11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27</w:t>
            </w:r>
            <w:ins w:id="11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11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2695707F" w14:textId="77777777" w:rsidR="00286DF0" w:rsidRPr="009F59E1" w:rsidRDefault="00286DF0" w:rsidP="00F5461B">
            <w:pPr>
              <w:spacing w:after="160" w:line="259" w:lineRule="auto"/>
              <w:rPr>
                <w:ins w:id="111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Beam12345</w:t>
            </w:r>
          </w:p>
        </w:tc>
        <w:tc>
          <w:tcPr>
            <w:tcW w:w="2795" w:type="dxa"/>
            <w:vAlign w:val="center"/>
          </w:tcPr>
          <w:p w14:paraId="4E09731B" w14:textId="77777777" w:rsidR="00286DF0" w:rsidRPr="009F59E1" w:rsidRDefault="00286DF0" w:rsidP="00F5461B">
            <w:pPr>
              <w:spacing w:after="160" w:line="259" w:lineRule="auto"/>
              <w:rPr>
                <w:ins w:id="111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286DF0" w:rsidRPr="009F59E1" w14:paraId="0ADA2A07" w14:textId="77777777" w:rsidTr="00F5461B">
        <w:trPr>
          <w:jc w:val="center"/>
          <w:ins w:id="1118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7E515135" w14:textId="194DF213" w:rsidR="00286DF0" w:rsidRPr="009F59E1" w:rsidRDefault="00A722ED" w:rsidP="00F5461B">
            <w:pPr>
              <w:spacing w:after="160" w:line="259" w:lineRule="auto"/>
              <w:rPr>
                <w:ins w:id="1119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81</w:t>
            </w:r>
          </w:p>
        </w:tc>
        <w:tc>
          <w:tcPr>
            <w:tcW w:w="3695" w:type="dxa"/>
            <w:vAlign w:val="center"/>
          </w:tcPr>
          <w:p w14:paraId="10A551F2" w14:textId="69CE690A" w:rsidR="00286DF0" w:rsidRPr="009F59E1" w:rsidRDefault="00A722ED" w:rsidP="00F5461B">
            <w:pPr>
              <w:spacing w:after="160" w:line="259" w:lineRule="auto"/>
              <w:rPr>
                <w:ins w:id="112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1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15</w:t>
            </w:r>
            <w:ins w:id="11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  <w:r w:rsidRPr="009F59E1">
                <w:rPr>
                  <w:rFonts w:ascii="TH SarabunPSK" w:hAnsi="TH SarabunPSK" w:cs="TH SarabunPSK" w:hint="cs"/>
                </w:rPr>
                <w:t xml:space="preserve">7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314575C6" w14:textId="77777777" w:rsidR="00286DF0" w:rsidRPr="009F59E1" w:rsidRDefault="00286DF0" w:rsidP="00F5461B">
            <w:pPr>
              <w:spacing w:after="160" w:line="259" w:lineRule="auto"/>
              <w:rPr>
                <w:ins w:id="112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Beam123</w:t>
            </w:r>
          </w:p>
        </w:tc>
        <w:tc>
          <w:tcPr>
            <w:tcW w:w="2795" w:type="dxa"/>
            <w:vAlign w:val="center"/>
          </w:tcPr>
          <w:p w14:paraId="50C403FF" w14:textId="77777777" w:rsidR="00286DF0" w:rsidRPr="009F59E1" w:rsidRDefault="00286DF0" w:rsidP="00F5461B">
            <w:pPr>
              <w:spacing w:after="160" w:line="259" w:lineRule="auto"/>
              <w:rPr>
                <w:ins w:id="112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1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รูปแบบ </w:t>
              </w:r>
              <w:r w:rsidRPr="009F59E1">
                <w:rPr>
                  <w:rFonts w:ascii="TH SarabunPSK" w:hAnsi="TH SarabunPSK" w:cs="TH SarabunPSK" w:hint="cs"/>
                </w:rPr>
                <w:t xml:space="preserve">Password </w:t>
              </w:r>
              <w:r w:rsidRPr="009F59E1">
                <w:rPr>
                  <w:rFonts w:ascii="TH SarabunPSK" w:hAnsi="TH SarabunPSK" w:cs="TH SarabunPSK" w:hint="cs"/>
                  <w:cs/>
                </w:rPr>
                <w:t>ไม่ถูกต้อง</w:t>
              </w:r>
            </w:ins>
          </w:p>
        </w:tc>
      </w:tr>
      <w:tr w:rsidR="00286DF0" w:rsidRPr="009F59E1" w14:paraId="791765A8" w14:textId="77777777" w:rsidTr="00F5461B">
        <w:trPr>
          <w:jc w:val="center"/>
        </w:trPr>
        <w:tc>
          <w:tcPr>
            <w:tcW w:w="715" w:type="dxa"/>
            <w:vAlign w:val="center"/>
          </w:tcPr>
          <w:p w14:paraId="6E8B0098" w14:textId="7ABDDA04" w:rsidR="00286DF0" w:rsidRPr="009F59E1" w:rsidDel="00CB0919" w:rsidRDefault="00A722ED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82</w:t>
            </w:r>
          </w:p>
        </w:tc>
        <w:tc>
          <w:tcPr>
            <w:tcW w:w="3695" w:type="dxa"/>
            <w:vAlign w:val="center"/>
          </w:tcPr>
          <w:p w14:paraId="65A2ADF2" w14:textId="48AF6E14" w:rsidR="00286DF0" w:rsidRPr="009F59E1" w:rsidRDefault="00A722ED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1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28</w:t>
            </w:r>
            <w:ins w:id="11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29</w:t>
            </w:r>
            <w:r w:rsidR="005351D4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ins w:id="11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2CF7F7F4" w14:textId="77777777" w:rsidR="00286DF0" w:rsidRPr="009F59E1" w:rsidRDefault="00286DF0" w:rsidP="00F5461B">
            <w:pPr>
              <w:rPr>
                <w:rFonts w:ascii="TH SarabunPSK" w:hAnsi="TH SarabunPSK" w:cs="TH SarabunPSK"/>
              </w:rPr>
            </w:pPr>
            <w:r w:rsidRPr="00070054">
              <w:rPr>
                <w:rFonts w:ascii="TH SarabunPSK" w:hAnsi="TH SarabunPSK" w:cs="TH SarabunPSK"/>
              </w:rPr>
              <w:t>Boobeam1234567890123456789000</w:t>
            </w:r>
          </w:p>
        </w:tc>
        <w:tc>
          <w:tcPr>
            <w:tcW w:w="2795" w:type="dxa"/>
            <w:vAlign w:val="center"/>
          </w:tcPr>
          <w:p w14:paraId="3FF019B7" w14:textId="77777777" w:rsidR="00286DF0" w:rsidRPr="009F59E1" w:rsidRDefault="00286DF0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286DF0" w:rsidRPr="009F59E1" w14:paraId="09E7C903" w14:textId="77777777" w:rsidTr="00F5461B">
        <w:trPr>
          <w:jc w:val="center"/>
        </w:trPr>
        <w:tc>
          <w:tcPr>
            <w:tcW w:w="715" w:type="dxa"/>
            <w:vAlign w:val="center"/>
          </w:tcPr>
          <w:p w14:paraId="11A3D89E" w14:textId="23E8711B" w:rsidR="00286DF0" w:rsidRPr="009F59E1" w:rsidRDefault="00A722ED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83</w:t>
            </w:r>
          </w:p>
        </w:tc>
        <w:tc>
          <w:tcPr>
            <w:tcW w:w="3695" w:type="dxa"/>
            <w:vAlign w:val="center"/>
          </w:tcPr>
          <w:p w14:paraId="55B9DF2B" w14:textId="23BDF010" w:rsidR="00286DF0" w:rsidRPr="009F59E1" w:rsidRDefault="00A722ED" w:rsidP="00F5461B">
            <w:pPr>
              <w:rPr>
                <w:rFonts w:ascii="TH SarabunPSK" w:hAnsi="TH SarabunPSK" w:cs="TH SarabunPSK"/>
              </w:rPr>
            </w:pPr>
            <w:ins w:id="11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29</w:t>
            </w:r>
            <w:ins w:id="11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="005351D4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ins w:id="11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56B3502F" w14:textId="77777777" w:rsidR="00286DF0" w:rsidRPr="009F59E1" w:rsidRDefault="00286DF0" w:rsidP="00F5461B">
            <w:pPr>
              <w:rPr>
                <w:rFonts w:ascii="TH SarabunPSK" w:hAnsi="TH SarabunPSK" w:cs="TH SarabunPSK"/>
              </w:rPr>
            </w:pPr>
            <w:r w:rsidRPr="00070054">
              <w:rPr>
                <w:rFonts w:ascii="TH SarabunPSK" w:hAnsi="TH SarabunPSK" w:cs="TH SarabunPSK"/>
              </w:rPr>
              <w:t>Boobeam12345678901234567890000</w:t>
            </w:r>
          </w:p>
        </w:tc>
        <w:tc>
          <w:tcPr>
            <w:tcW w:w="2795" w:type="dxa"/>
            <w:vAlign w:val="center"/>
          </w:tcPr>
          <w:p w14:paraId="3817F391" w14:textId="77777777" w:rsidR="00286DF0" w:rsidRPr="009F59E1" w:rsidRDefault="00286DF0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</w:tr>
      <w:tr w:rsidR="00286DF0" w:rsidRPr="009F59E1" w14:paraId="2B449052" w14:textId="77777777" w:rsidTr="00F5461B">
        <w:trPr>
          <w:jc w:val="center"/>
        </w:trPr>
        <w:tc>
          <w:tcPr>
            <w:tcW w:w="715" w:type="dxa"/>
            <w:vAlign w:val="center"/>
          </w:tcPr>
          <w:p w14:paraId="1C172892" w14:textId="0C2693A6" w:rsidR="00286DF0" w:rsidRPr="009F59E1" w:rsidRDefault="00A722ED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84</w:t>
            </w:r>
          </w:p>
        </w:tc>
        <w:tc>
          <w:tcPr>
            <w:tcW w:w="3695" w:type="dxa"/>
            <w:vAlign w:val="center"/>
          </w:tcPr>
          <w:p w14:paraId="3F7C3085" w14:textId="4B2D4BB3" w:rsidR="00286DF0" w:rsidRPr="009F59E1" w:rsidRDefault="00A722ED" w:rsidP="00F5461B">
            <w:pPr>
              <w:rPr>
                <w:rFonts w:ascii="TH SarabunPSK" w:hAnsi="TH SarabunPSK" w:cs="TH SarabunPSK"/>
              </w:rPr>
            </w:pPr>
            <w:ins w:id="11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16</w:t>
            </w:r>
            <w:ins w:id="11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31</w:t>
            </w:r>
            <w:r w:rsidR="005351D4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ins w:id="11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885" w:type="dxa"/>
            <w:vAlign w:val="center"/>
          </w:tcPr>
          <w:p w14:paraId="1A5E4319" w14:textId="77777777" w:rsidR="00286DF0" w:rsidRPr="009F59E1" w:rsidRDefault="00286DF0" w:rsidP="00F5461B">
            <w:pPr>
              <w:rPr>
                <w:rFonts w:ascii="TH SarabunPSK" w:hAnsi="TH SarabunPSK" w:cs="TH SarabunPSK"/>
                <w:lang w:bidi="th-TH"/>
              </w:rPr>
            </w:pPr>
            <w:r w:rsidRPr="00070054">
              <w:rPr>
                <w:rFonts w:ascii="TH SarabunPSK" w:hAnsi="TH SarabunPSK" w:cs="TH SarabunPSK"/>
                <w:color w:val="FF0000"/>
              </w:rPr>
              <w:t>Boobeam12345678901234567890000</w:t>
            </w: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1</w:t>
            </w:r>
          </w:p>
        </w:tc>
        <w:tc>
          <w:tcPr>
            <w:tcW w:w="2795" w:type="dxa"/>
            <w:vAlign w:val="center"/>
          </w:tcPr>
          <w:p w14:paraId="2D40D553" w14:textId="77777777" w:rsidR="00286DF0" w:rsidRPr="009F59E1" w:rsidRDefault="00286DF0" w:rsidP="00F5461B">
            <w:pPr>
              <w:rPr>
                <w:rFonts w:ascii="TH SarabunPSK" w:hAnsi="TH SarabunPSK" w:cs="TH SarabunPSK"/>
                <w:cs/>
              </w:rPr>
            </w:pPr>
            <w:ins w:id="113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รูปแบบ </w:t>
              </w:r>
              <w:r w:rsidRPr="009F59E1">
                <w:rPr>
                  <w:rFonts w:ascii="TH SarabunPSK" w:hAnsi="TH SarabunPSK" w:cs="TH SarabunPSK" w:hint="cs"/>
                </w:rPr>
                <w:t xml:space="preserve">Password </w:t>
              </w:r>
              <w:r w:rsidRPr="009F59E1">
                <w:rPr>
                  <w:rFonts w:ascii="TH SarabunPSK" w:hAnsi="TH SarabunPSK" w:cs="TH SarabunPSK" w:hint="cs"/>
                  <w:cs/>
                </w:rPr>
                <w:t>ไม่ถูกต้อง</w:t>
              </w:r>
            </w:ins>
          </w:p>
        </w:tc>
      </w:tr>
      <w:tr w:rsidR="00A722ED" w:rsidRPr="009F59E1" w14:paraId="6417A6A1" w14:textId="77777777" w:rsidTr="00F5461B">
        <w:trPr>
          <w:jc w:val="center"/>
          <w:ins w:id="1136" w:author="วันวิสา ประดิษฐอุกฤษฎ์" w:date="2021-10-11T19:31:00Z"/>
        </w:trPr>
        <w:tc>
          <w:tcPr>
            <w:tcW w:w="715" w:type="dxa"/>
            <w:vAlign w:val="center"/>
          </w:tcPr>
          <w:p w14:paraId="006151FD" w14:textId="3B6B53BD" w:rsidR="00A722ED" w:rsidRPr="009F59E1" w:rsidRDefault="00A722ED" w:rsidP="00A722ED">
            <w:pPr>
              <w:spacing w:after="160" w:line="259" w:lineRule="auto"/>
              <w:rPr>
                <w:ins w:id="1137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85</w:t>
            </w:r>
          </w:p>
        </w:tc>
        <w:tc>
          <w:tcPr>
            <w:tcW w:w="3695" w:type="dxa"/>
            <w:vAlign w:val="center"/>
          </w:tcPr>
          <w:p w14:paraId="3093133B" w14:textId="0ABFD831" w:rsidR="00A722ED" w:rsidRPr="009F59E1" w:rsidRDefault="00A722ED" w:rsidP="00A722ED">
            <w:pPr>
              <w:spacing w:after="160" w:line="259" w:lineRule="auto"/>
              <w:rPr>
                <w:ins w:id="1138" w:author="วันวิสา ประดิษฐอุกฤษฎ์" w:date="2021-10-11T19:31:00Z"/>
                <w:rFonts w:ascii="TH SarabunPSK" w:hAnsi="TH SarabunPSK" w:cs="TH SarabunPSK"/>
              </w:rPr>
            </w:pPr>
            <w:ins w:id="11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37</w:t>
            </w:r>
            <w:ins w:id="114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1885" w:type="dxa"/>
            <w:shd w:val="clear" w:color="auto" w:fill="FFFF00"/>
            <w:vAlign w:val="center"/>
          </w:tcPr>
          <w:p w14:paraId="15557A61" w14:textId="77777777" w:rsidR="00A722ED" w:rsidRPr="009F59E1" w:rsidRDefault="00A722ED" w:rsidP="00A722ED">
            <w:pPr>
              <w:spacing w:after="160" w:line="259" w:lineRule="auto"/>
              <w:rPr>
                <w:ins w:id="114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2795" w:type="dxa"/>
            <w:vAlign w:val="center"/>
          </w:tcPr>
          <w:p w14:paraId="0B44A918" w14:textId="77777777" w:rsidR="00A722ED" w:rsidRPr="009F59E1" w:rsidRDefault="00A722ED" w:rsidP="00A722ED">
            <w:pPr>
              <w:spacing w:after="160" w:line="259" w:lineRule="auto"/>
              <w:rPr>
                <w:ins w:id="114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1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กรุณากรอก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 </w:t>
            </w:r>
            <w:ins w:id="11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Password</w:t>
              </w:r>
            </w:ins>
          </w:p>
        </w:tc>
      </w:tr>
    </w:tbl>
    <w:p w14:paraId="7A604F11" w14:textId="388C88CB" w:rsidR="00286DF0" w:rsidRPr="009F59E1" w:rsidRDefault="00286DF0" w:rsidP="00286DF0">
      <w:pPr>
        <w:rPr>
          <w:rFonts w:ascii="TH SarabunPSK" w:hAnsi="TH SarabunPSK" w:cs="TH SarabunPSK"/>
          <w:b/>
          <w:bCs/>
          <w:u w:val="single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  <w:lang w:bidi="th-TH"/>
        </w:rPr>
        <w:t xml:space="preserve">หมายเหตุ </w:t>
      </w:r>
      <w:r w:rsidRPr="009F59E1">
        <w:rPr>
          <w:rFonts w:ascii="TH SarabunPSK" w:hAnsi="TH SarabunPSK" w:cs="TH SarabunPSK" w:hint="cs"/>
          <w:cs/>
          <w:lang w:bidi="th-TH"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A722ED">
        <w:rPr>
          <w:rFonts w:ascii="TH SarabunPSK" w:hAnsi="TH SarabunPSK" w:cs="TH SarabunPSK" w:hint="cs"/>
          <w:cs/>
          <w:lang w:bidi="th-TH"/>
        </w:rPr>
        <w:t>35</w:t>
      </w:r>
      <w:r w:rsidRPr="009F59E1">
        <w:rPr>
          <w:rFonts w:ascii="TH SarabunPSK" w:hAnsi="TH SarabunPSK" w:cs="TH SarabunPSK" w:hint="cs"/>
        </w:rPr>
        <w:t xml:space="preserve"> VEc</w:t>
      </w:r>
      <w:r w:rsidR="00A722ED">
        <w:rPr>
          <w:rFonts w:ascii="TH SarabunPSK" w:hAnsi="TH SarabunPSK" w:cs="TH SarabunPSK" w:hint="cs"/>
          <w:cs/>
          <w:lang w:bidi="th-TH"/>
        </w:rPr>
        <w:t>36</w:t>
      </w:r>
      <w:r w:rsidRPr="009F59E1">
        <w:rPr>
          <w:rFonts w:ascii="TH SarabunPSK" w:hAnsi="TH SarabunPSK" w:cs="TH SarabunPSK" w:hint="cs"/>
        </w:rPr>
        <w:t xml:space="preserve"> VEc</w:t>
      </w:r>
      <w:r w:rsidR="00A722ED">
        <w:rPr>
          <w:rFonts w:ascii="TH SarabunPSK" w:hAnsi="TH SarabunPSK" w:cs="TH SarabunPSK" w:hint="cs"/>
          <w:cs/>
          <w:lang w:bidi="th-TH"/>
        </w:rPr>
        <w:t>37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  <w:lang w:bidi="th-TH"/>
        </w:rPr>
        <w:t>ที่</w:t>
      </w:r>
      <w:r>
        <w:rPr>
          <w:rFonts w:ascii="TH SarabunPSK" w:hAnsi="TH SarabunPSK" w:cs="TH SarabunPSK"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5351D4">
        <w:rPr>
          <w:rFonts w:ascii="TH SarabunPSK" w:hAnsi="TH SarabunPSK" w:cs="TH SarabunPSK" w:hint="cs"/>
          <w:cs/>
          <w:lang w:bidi="th-TH"/>
        </w:rPr>
        <w:t xml:space="preserve">76 </w:t>
      </w:r>
      <w:ins w:id="1145" w:author="วันวิสา ประดิษฐอุกฤษฎ์" w:date="2021-10-11T19:31:00Z">
        <w:r w:rsidR="00A722ED" w:rsidRPr="009F59E1">
          <w:rPr>
            <w:rFonts w:ascii="TH SarabunPSK" w:hAnsi="TH SarabunPSK" w:cs="TH SarabunPSK" w:hint="cs"/>
          </w:rPr>
          <w:t>IVEc</w:t>
        </w:r>
      </w:ins>
      <w:r w:rsidR="00A722ED">
        <w:rPr>
          <w:rFonts w:ascii="TH SarabunPSK" w:hAnsi="TH SarabunPSK" w:cs="TH SarabunPSK" w:hint="cs"/>
          <w:cs/>
          <w:lang w:bidi="th-TH"/>
        </w:rPr>
        <w:t>36</w:t>
      </w:r>
      <w:ins w:id="1146" w:author="วันวิสา ประดิษฐอุกฤษฎ์" w:date="2021-10-11T19:31:00Z">
        <w:r w:rsidR="00A722ED" w:rsidRPr="009F59E1">
          <w:rPr>
            <w:rFonts w:ascii="TH SarabunPSK" w:hAnsi="TH SarabunPSK" w:cs="TH SarabunPSK" w:hint="cs"/>
          </w:rPr>
          <w:t xml:space="preserve">.1 </w:t>
        </w:r>
      </w:ins>
      <w:r w:rsidRPr="009F59E1">
        <w:rPr>
          <w:rFonts w:ascii="TH SarabunPSK" w:hAnsi="TH SarabunPSK" w:cs="TH SarabunPSK" w:hint="cs"/>
          <w:cs/>
          <w:lang w:bidi="th-TH"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  <w:lang w:bidi="th-TH"/>
        </w:rPr>
        <w:t>ที่</w:t>
      </w:r>
      <w:r>
        <w:rPr>
          <w:rFonts w:ascii="TH SarabunPSK" w:hAnsi="TH SarabunPSK" w:cs="TH SarabunPSK"/>
          <w:lang w:bidi="th-TH"/>
        </w:rPr>
        <w:t xml:space="preserve"> </w:t>
      </w:r>
      <w:r w:rsidR="005351D4">
        <w:rPr>
          <w:rFonts w:ascii="TH SarabunPSK" w:hAnsi="TH SarabunPSK" w:cs="TH SarabunPSK" w:hint="cs"/>
          <w:cs/>
          <w:lang w:bidi="th-TH"/>
        </w:rPr>
        <w:t>81</w:t>
      </w:r>
      <w:r>
        <w:rPr>
          <w:rFonts w:ascii="TH SarabunPSK" w:hAnsi="TH SarabunPSK" w:cs="TH SarabunPSK" w:hint="cs"/>
          <w:cs/>
          <w:lang w:bidi="th-TH"/>
        </w:rPr>
        <w:t xml:space="preserve"> และ </w:t>
      </w:r>
      <w:ins w:id="1147" w:author="วันวิสา ประดิษฐอุกฤษฎ์" w:date="2021-10-11T19:31:00Z">
        <w:r w:rsidR="00A722ED" w:rsidRPr="009F59E1">
          <w:rPr>
            <w:rFonts w:ascii="TH SarabunPSK" w:hAnsi="TH SarabunPSK" w:cs="TH SarabunPSK" w:hint="cs"/>
          </w:rPr>
          <w:t>IVEc</w:t>
        </w:r>
      </w:ins>
      <w:r w:rsidR="00A722ED">
        <w:rPr>
          <w:rFonts w:ascii="TH SarabunPSK" w:hAnsi="TH SarabunPSK" w:cs="TH SarabunPSK" w:hint="cs"/>
          <w:cs/>
          <w:lang w:bidi="th-TH"/>
        </w:rPr>
        <w:t>36</w:t>
      </w:r>
      <w:ins w:id="1148" w:author="วันวิสา ประดิษฐอุกฤษฎ์" w:date="2021-10-11T19:31:00Z">
        <w:r w:rsidR="00A722ED" w:rsidRPr="009F59E1">
          <w:rPr>
            <w:rFonts w:ascii="TH SarabunPSK" w:hAnsi="TH SarabunPSK" w:cs="TH SarabunPSK" w:hint="cs"/>
          </w:rPr>
          <w:t>.</w:t>
        </w:r>
      </w:ins>
      <w:r w:rsidR="00A722ED">
        <w:rPr>
          <w:rFonts w:ascii="TH SarabunPSK" w:hAnsi="TH SarabunPSK" w:cs="TH SarabunPSK" w:hint="cs"/>
          <w:cs/>
          <w:lang w:bidi="th-TH"/>
        </w:rPr>
        <w:t>2</w:t>
      </w:r>
      <w:ins w:id="1149" w:author="วันวิสา ประดิษฐอุกฤษฎ์" w:date="2021-10-11T19:31:00Z">
        <w:r w:rsidR="00A722ED" w:rsidRPr="009F59E1">
          <w:rPr>
            <w:rFonts w:ascii="TH SarabunPSK" w:hAnsi="TH SarabunPSK" w:cs="TH SarabunPSK" w:hint="cs"/>
          </w:rPr>
          <w:t xml:space="preserve"> </w:t>
        </w:r>
      </w:ins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>Test Case</w:t>
      </w:r>
      <w:r>
        <w:rPr>
          <w:rFonts w:ascii="TH SarabunPSK" w:hAnsi="TH SarabunPSK" w:cs="TH SarabunPSK" w:hint="cs"/>
          <w:cs/>
          <w:lang w:bidi="th-TH"/>
        </w:rPr>
        <w:t xml:space="preserve"> ที่ </w:t>
      </w:r>
      <w:r w:rsidR="005351D4">
        <w:rPr>
          <w:rFonts w:ascii="TH SarabunPSK" w:hAnsi="TH SarabunPSK" w:cs="TH SarabunPSK" w:hint="cs"/>
          <w:cs/>
          <w:lang w:bidi="th-TH"/>
        </w:rPr>
        <w:t>84</w:t>
      </w:r>
    </w:p>
    <w:p w14:paraId="7E3BD30C" w14:textId="77777777" w:rsidR="00286DF0" w:rsidRDefault="00286DF0" w:rsidP="008D5AB1">
      <w:pPr>
        <w:rPr>
          <w:rFonts w:ascii="TH SarabunPSK" w:hAnsi="TH SarabunPSK" w:cs="TH SarabunPSK"/>
          <w:b/>
          <w:bCs/>
          <w:lang w:bidi="th-TH"/>
        </w:rPr>
      </w:pPr>
    </w:p>
    <w:p w14:paraId="29DD5367" w14:textId="0268B588" w:rsidR="00966C74" w:rsidRDefault="00966C7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0608D776" w14:textId="1C3E6E10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22111C05" w14:textId="056CA999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34B31023" w14:textId="547EDDBA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220D03F3" w14:textId="685D3520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5ACC0123" w14:textId="5F5486DC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48C69C62" w14:textId="066A3C1D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3490D637" w14:textId="3376BFDE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6DAB70DA" w14:textId="651546CA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7C49AD4A" w14:textId="3189DE07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11178CFC" w14:textId="4F885C3D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3D476EF2" w14:textId="78780B22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305013A9" w14:textId="0B0EFB10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58C23EEC" w14:textId="2EF4C0B9" w:rsidR="005351D4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7E923CA4" w14:textId="77777777" w:rsidR="005351D4" w:rsidRPr="009F59E1" w:rsidRDefault="005351D4" w:rsidP="0079458C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</w:p>
    <w:p w14:paraId="2F357F3A" w14:textId="77777777" w:rsidR="00092ED2" w:rsidRPr="009F59E1" w:rsidRDefault="00966C74" w:rsidP="00092ED2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="00092ED2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="00092ED2" w:rsidRPr="009F59E1">
        <w:rPr>
          <w:rFonts w:ascii="TH SarabunPSK" w:hAnsi="TH SarabunPSK" w:cs="TH SarabunPSK" w:hint="cs"/>
          <w:b/>
          <w:bCs/>
          <w:cs/>
          <w:lang w:bidi="th-TH"/>
        </w:rPr>
        <w:t>ยืนยันรหัสผ่านผู้ใช้งาน (</w:t>
      </w:r>
      <w:r w:rsidR="00092ED2" w:rsidRPr="009F59E1">
        <w:rPr>
          <w:rFonts w:ascii="TH SarabunPSK" w:hAnsi="TH SarabunPSK" w:cs="TH SarabunPSK" w:hint="cs"/>
          <w:b/>
          <w:bCs/>
          <w:lang w:bidi="th-TH"/>
        </w:rPr>
        <w:t>Password) : TextInput</w:t>
      </w:r>
    </w:p>
    <w:p w14:paraId="7E37654F" w14:textId="3937DD67" w:rsidR="00966C74" w:rsidRPr="009F59E1" w:rsidRDefault="00966C74" w:rsidP="00092ED2">
      <w:pPr>
        <w:ind w:firstLine="720"/>
        <w:rPr>
          <w:ins w:id="1150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115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ความต้องการของระบบในส่วนของรหัสผ่าน</w:t>
        </w:r>
      </w:ins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ins w:id="115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มีคุณลักษณะดังนี้</w:t>
        </w:r>
      </w:ins>
    </w:p>
    <w:p w14:paraId="7B2B1362" w14:textId="387D9F68" w:rsidR="00092ED2" w:rsidRPr="009F59E1" w:rsidRDefault="00092ED2" w:rsidP="00092ED2">
      <w:pPr>
        <w:spacing w:line="259" w:lineRule="auto"/>
        <w:ind w:left="720"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1. </w:t>
      </w:r>
      <w:r w:rsidRPr="009F59E1">
        <w:rPr>
          <w:rFonts w:ascii="TH SarabunPSK" w:hAnsi="TH SarabunPSK" w:cs="TH SarabunPSK" w:hint="cs"/>
          <w:cs/>
        </w:rPr>
        <w:t>ต้องมีค่าตรงกับรหัสผ่าน</w:t>
      </w:r>
    </w:p>
    <w:p w14:paraId="3E939502" w14:textId="7F494233" w:rsidR="00092ED2" w:rsidRPr="009F59E1" w:rsidRDefault="00092ED2" w:rsidP="00092ED2">
      <w:pPr>
        <w:spacing w:line="259" w:lineRule="auto"/>
        <w:ind w:left="720"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2. </w:t>
      </w:r>
      <w:r w:rsidRPr="009F59E1">
        <w:rPr>
          <w:rFonts w:ascii="TH SarabunPSK" w:hAnsi="TH SarabunPSK" w:cs="TH SarabunPSK" w:hint="cs"/>
          <w:cs/>
        </w:rPr>
        <w:t>ต้องไม่เป็นค่าว่าง</w:t>
      </w:r>
    </w:p>
    <w:p w14:paraId="4247B4B0" w14:textId="77777777" w:rsidR="00092ED2" w:rsidRPr="009F59E1" w:rsidRDefault="00092ED2" w:rsidP="00092ED2">
      <w:pPr>
        <w:ind w:firstLine="720"/>
        <w:jc w:val="thaiDistribute"/>
        <w:rPr>
          <w:rFonts w:ascii="TH SarabunPSK" w:hAnsi="TH SarabunPSK" w:cs="TH SarabunPSK"/>
          <w:b/>
          <w:bCs/>
          <w:cs/>
        </w:rPr>
      </w:pPr>
      <w:r w:rsidRPr="009F59E1">
        <w:rPr>
          <w:rFonts w:ascii="TH SarabunPSK" w:hAnsi="TH SarabunPSK" w:cs="TH SarabunPSK" w:hint="cs"/>
          <w:b/>
          <w:bCs/>
          <w:cs/>
        </w:rPr>
        <w:t>เงื่อนไขในการทดสอบในส่วนของยืนยันรหัสผ่าน</w:t>
      </w:r>
    </w:p>
    <w:p w14:paraId="53EB9648" w14:textId="77777777" w:rsidR="00092ED2" w:rsidRPr="009F59E1" w:rsidRDefault="00092ED2" w:rsidP="00092ED2">
      <w:pPr>
        <w:pStyle w:val="ListParagraph"/>
        <w:numPr>
          <w:ilvl w:val="0"/>
          <w:numId w:val="10"/>
        </w:numPr>
        <w:spacing w:line="259" w:lineRule="auto"/>
        <w:ind w:left="180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ในกรณีที่ผู้ใช้ไม่กรอกยืนยันรหัสผ่าน ระบบจะแสดงข้อความ “กรุณากรอกยืนยันรหัสผ่าน”</w:t>
      </w:r>
    </w:p>
    <w:p w14:paraId="0FF139E7" w14:textId="77777777" w:rsidR="00092ED2" w:rsidRPr="009F59E1" w:rsidRDefault="00092ED2" w:rsidP="00092ED2">
      <w:pPr>
        <w:pStyle w:val="ListParagraph"/>
        <w:numPr>
          <w:ilvl w:val="0"/>
          <w:numId w:val="10"/>
        </w:numPr>
        <w:spacing w:line="259" w:lineRule="auto"/>
        <w:ind w:left="180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ในกรณีที่ผู้ใช้กรอกยืนยันรหัสผ่าน ไม่ถูกต้อง ระบบจะแสดงข้อความ “กรุณากรอกรหัสผ่านให้ตรงกัน</w:t>
      </w:r>
      <w:r w:rsidRPr="009F59E1">
        <w:rPr>
          <w:rFonts w:ascii="TH SarabunPSK" w:hAnsi="TH SarabunPSK" w:cs="TH SarabunPSK" w:hint="cs"/>
        </w:rPr>
        <w:t>”</w:t>
      </w:r>
    </w:p>
    <w:p w14:paraId="03BAF126" w14:textId="77777777" w:rsidR="00966C74" w:rsidRPr="009F59E1" w:rsidRDefault="00966C74" w:rsidP="00966C74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35C1F55A" w14:textId="77777777" w:rsidR="00966C74" w:rsidRPr="009F59E1" w:rsidRDefault="00966C74" w:rsidP="00966C74">
      <w:pPr>
        <w:ind w:left="720" w:firstLine="360"/>
        <w:rPr>
          <w:rFonts w:ascii="TH SarabunPSK" w:hAnsi="TH SarabunPSK" w:cs="TH SarabunPSK"/>
          <w:lang w:bidi="th-TH"/>
        </w:rPr>
      </w:pPr>
    </w:p>
    <w:p w14:paraId="6CEE6086" w14:textId="57E0A821" w:rsidR="00966C74" w:rsidRPr="009F59E1" w:rsidRDefault="00966C74" w:rsidP="00966C74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092ED2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092ED2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ยืนยันรหัสผ่านผู้ใช้งาน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17"/>
        <w:gridCol w:w="3551"/>
        <w:gridCol w:w="3174"/>
      </w:tblGrid>
      <w:tr w:rsidR="00092ED2" w:rsidRPr="009F59E1" w14:paraId="0CFD6EF5" w14:textId="77777777" w:rsidTr="00092ED2">
        <w:trPr>
          <w:jc w:val="center"/>
        </w:trPr>
        <w:tc>
          <w:tcPr>
            <w:tcW w:w="1362" w:type="pct"/>
            <w:shd w:val="clear" w:color="auto" w:fill="D0CECE" w:themeFill="background2" w:themeFillShade="E6"/>
            <w:vAlign w:val="center"/>
          </w:tcPr>
          <w:p w14:paraId="38AB13EC" w14:textId="77777777" w:rsidR="00092ED2" w:rsidRPr="009F59E1" w:rsidRDefault="00092ED2" w:rsidP="00092ED2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Requirement</w:t>
            </w:r>
          </w:p>
        </w:tc>
        <w:tc>
          <w:tcPr>
            <w:tcW w:w="1921" w:type="pct"/>
            <w:shd w:val="clear" w:color="auto" w:fill="D0CECE" w:themeFill="background2" w:themeFillShade="E6"/>
            <w:vAlign w:val="center"/>
          </w:tcPr>
          <w:p w14:paraId="16280B9F" w14:textId="77777777" w:rsidR="00092ED2" w:rsidRPr="009F59E1" w:rsidRDefault="00092ED2" w:rsidP="00092ED2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 Partitions</w:t>
            </w:r>
          </w:p>
        </w:tc>
        <w:tc>
          <w:tcPr>
            <w:tcW w:w="1717" w:type="pct"/>
            <w:shd w:val="clear" w:color="auto" w:fill="D0CECE" w:themeFill="background2" w:themeFillShade="E6"/>
            <w:vAlign w:val="center"/>
          </w:tcPr>
          <w:p w14:paraId="19527FCC" w14:textId="1AD66BF9" w:rsidR="00092ED2" w:rsidRPr="009F59E1" w:rsidRDefault="00092ED2" w:rsidP="00092ED2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 Partitions</w:t>
            </w:r>
          </w:p>
        </w:tc>
      </w:tr>
      <w:tr w:rsidR="00092ED2" w:rsidRPr="009F59E1" w14:paraId="51784D44" w14:textId="77777777" w:rsidTr="00092ED2">
        <w:trPr>
          <w:jc w:val="center"/>
        </w:trPr>
        <w:tc>
          <w:tcPr>
            <w:tcW w:w="1362" w:type="pct"/>
            <w:vAlign w:val="center"/>
          </w:tcPr>
          <w:p w14:paraId="7196692B" w14:textId="77777777" w:rsidR="00092ED2" w:rsidRPr="009F59E1" w:rsidRDefault="00092ED2" w:rsidP="005351D4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มีค่าตรงกับรหัสผ่าน</w:t>
            </w:r>
          </w:p>
        </w:tc>
        <w:tc>
          <w:tcPr>
            <w:tcW w:w="1921" w:type="pct"/>
            <w:vAlign w:val="center"/>
          </w:tcPr>
          <w:p w14:paraId="324D915B" w14:textId="3BD605DF" w:rsidR="00092ED2" w:rsidRPr="009F59E1" w:rsidRDefault="00092ED2" w:rsidP="005351D4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5351D4">
              <w:rPr>
                <w:rFonts w:ascii="TH SarabunPSK" w:hAnsi="TH SarabunPSK" w:cs="TH SarabunPSK" w:hint="cs"/>
                <w:cs/>
                <w:lang w:bidi="th-TH"/>
              </w:rPr>
              <w:t>38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มีค่าตรงกับรหัสผ่าน</w:t>
            </w:r>
          </w:p>
        </w:tc>
        <w:tc>
          <w:tcPr>
            <w:tcW w:w="1717" w:type="pct"/>
            <w:vAlign w:val="center"/>
          </w:tcPr>
          <w:p w14:paraId="64CE17EA" w14:textId="0EE0D07D" w:rsidR="00092ED2" w:rsidRPr="009F59E1" w:rsidRDefault="00092ED2" w:rsidP="005351D4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5351D4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มีค่าไม่ตรงกับรหัสผ่าน</w:t>
            </w:r>
          </w:p>
        </w:tc>
      </w:tr>
      <w:tr w:rsidR="00092ED2" w:rsidRPr="009F59E1" w14:paraId="1772ED64" w14:textId="77777777" w:rsidTr="00092ED2">
        <w:trPr>
          <w:jc w:val="center"/>
        </w:trPr>
        <w:tc>
          <w:tcPr>
            <w:tcW w:w="1362" w:type="pct"/>
            <w:vAlign w:val="center"/>
          </w:tcPr>
          <w:p w14:paraId="0F38FAB4" w14:textId="77777777" w:rsidR="00092ED2" w:rsidRPr="009F59E1" w:rsidRDefault="00092ED2" w:rsidP="005351D4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921" w:type="pct"/>
            <w:vAlign w:val="center"/>
          </w:tcPr>
          <w:p w14:paraId="17F68C6E" w14:textId="63BDCDED" w:rsidR="00092ED2" w:rsidRPr="009F59E1" w:rsidRDefault="00092ED2" w:rsidP="005351D4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5351D4">
              <w:rPr>
                <w:rFonts w:ascii="TH SarabunPSK" w:hAnsi="TH SarabunPSK" w:cs="TH SarabunPSK" w:hint="cs"/>
                <w:cs/>
                <w:lang w:bidi="th-TH"/>
              </w:rPr>
              <w:t>39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  <w:tc>
          <w:tcPr>
            <w:tcW w:w="1717" w:type="pct"/>
            <w:vAlign w:val="center"/>
          </w:tcPr>
          <w:p w14:paraId="687624E9" w14:textId="7A54215D" w:rsidR="00092ED2" w:rsidRPr="009F59E1" w:rsidRDefault="00092ED2" w:rsidP="005351D4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5351D4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.1-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</w:tr>
    </w:tbl>
    <w:p w14:paraId="60734D24" w14:textId="77777777" w:rsidR="00504F69" w:rsidRPr="009F59E1" w:rsidRDefault="00504F69" w:rsidP="00966C74">
      <w:pPr>
        <w:rPr>
          <w:rFonts w:ascii="TH SarabunPSK" w:hAnsi="TH SarabunPSK" w:cs="TH SarabunPSK"/>
          <w:b/>
          <w:bCs/>
        </w:rPr>
      </w:pPr>
    </w:p>
    <w:p w14:paraId="25E5D041" w14:textId="0AE31C1E" w:rsidR="00966C74" w:rsidRPr="009F59E1" w:rsidRDefault="00966C74" w:rsidP="00966C74">
      <w:pPr>
        <w:rPr>
          <w:rFonts w:ascii="TH SarabunPSK" w:hAnsi="TH SarabunPSK" w:cs="TH SarabunPSK"/>
          <w:b/>
          <w:bCs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092ED2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ins w:id="115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แสดงข้อมูลของการทดสอบ</w:t>
        </w:r>
      </w:ins>
      <w:r w:rsidR="00092ED2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ยืนยันรหัสผ่านผู้ใช้งาน </w:t>
      </w:r>
      <w:ins w:id="115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[</w:t>
        </w:r>
        <w:r w:rsidRPr="009F59E1">
          <w:rPr>
            <w:rFonts w:ascii="TH SarabunPSK" w:hAnsi="TH SarabunPSK" w:cs="TH SarabunPSK" w:hint="cs"/>
            <w:b/>
            <w:bCs/>
          </w:rPr>
          <w:t>TC0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ins w:id="115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 xml:space="preserve">] </w:t>
        </w:r>
        <w:r w:rsidRPr="009F59E1">
          <w:rPr>
            <w:rFonts w:ascii="TH SarabunPSK" w:hAnsi="TH SarabunPSK" w:cs="TH SarabunPSK" w:hint="cs"/>
            <w:b/>
            <w:bCs/>
            <w:cs/>
          </w:rPr>
          <w:t>ที่กำหนดไว้</w:t>
        </w:r>
        <w:r w:rsidRPr="009F59E1">
          <w:rPr>
            <w:rFonts w:ascii="TH SarabunPSK" w:hAnsi="TH SarabunPSK" w:cs="TH SarabunPSK" w:hint="cs"/>
            <w:b/>
            <w:bCs/>
            <w:cs/>
          </w:rPr>
          <w:tab/>
        </w:r>
      </w:ins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80"/>
        <w:gridCol w:w="3913"/>
        <w:gridCol w:w="2179"/>
        <w:gridCol w:w="2370"/>
      </w:tblGrid>
      <w:tr w:rsidR="00092ED2" w:rsidRPr="009F59E1" w14:paraId="3B914C43" w14:textId="77777777" w:rsidTr="002C59D3">
        <w:trPr>
          <w:jc w:val="center"/>
        </w:trPr>
        <w:tc>
          <w:tcPr>
            <w:tcW w:w="422" w:type="pct"/>
            <w:shd w:val="clear" w:color="auto" w:fill="D0CECE" w:themeFill="background2" w:themeFillShade="E6"/>
            <w:vAlign w:val="center"/>
          </w:tcPr>
          <w:p w14:paraId="35FAF4F6" w14:textId="77777777" w:rsidR="00092ED2" w:rsidRPr="009F59E1" w:rsidRDefault="00092ED2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2117" w:type="pct"/>
            <w:shd w:val="clear" w:color="auto" w:fill="D0CECE" w:themeFill="background2" w:themeFillShade="E6"/>
            <w:vAlign w:val="center"/>
          </w:tcPr>
          <w:p w14:paraId="779449BF" w14:textId="77777777" w:rsidR="00092ED2" w:rsidRPr="009F59E1" w:rsidRDefault="00092ED2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Class</w:t>
            </w:r>
          </w:p>
        </w:tc>
        <w:tc>
          <w:tcPr>
            <w:tcW w:w="1179" w:type="pct"/>
            <w:shd w:val="clear" w:color="auto" w:fill="D0CECE" w:themeFill="background2" w:themeFillShade="E6"/>
            <w:vAlign w:val="center"/>
          </w:tcPr>
          <w:p w14:paraId="0EDE1010" w14:textId="77777777" w:rsidR="00092ED2" w:rsidRPr="009F59E1" w:rsidRDefault="00092ED2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1282" w:type="pct"/>
            <w:shd w:val="clear" w:color="auto" w:fill="D0CECE" w:themeFill="background2" w:themeFillShade="E6"/>
            <w:vAlign w:val="center"/>
          </w:tcPr>
          <w:p w14:paraId="781AEA09" w14:textId="77777777" w:rsidR="00092ED2" w:rsidRPr="009F59E1" w:rsidRDefault="00092ED2" w:rsidP="002C59D3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</w:tr>
      <w:tr w:rsidR="00092ED2" w:rsidRPr="009F59E1" w14:paraId="3E417205" w14:textId="77777777" w:rsidTr="002C59D3">
        <w:trPr>
          <w:jc w:val="center"/>
        </w:trPr>
        <w:tc>
          <w:tcPr>
            <w:tcW w:w="422" w:type="pct"/>
            <w:vAlign w:val="center"/>
          </w:tcPr>
          <w:p w14:paraId="50277CE2" w14:textId="6C771E8B" w:rsidR="00092ED2" w:rsidRPr="009F59E1" w:rsidRDefault="005351D4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86</w:t>
            </w:r>
          </w:p>
        </w:tc>
        <w:tc>
          <w:tcPr>
            <w:tcW w:w="2117" w:type="pct"/>
            <w:vAlign w:val="center"/>
          </w:tcPr>
          <w:p w14:paraId="15EEBC13" w14:textId="13667952" w:rsidR="00092ED2" w:rsidRPr="009F59E1" w:rsidRDefault="00092ED2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50359C" w:rsidRPr="009F59E1">
              <w:rPr>
                <w:rFonts w:ascii="TH SarabunPSK" w:hAnsi="TH SarabunPSK" w:cs="TH SarabunPSK" w:hint="cs"/>
                <w:cs/>
                <w:lang w:bidi="th-TH"/>
              </w:rPr>
              <w:t>36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มีค่าตรงกับรหัสผ่าน</w:t>
            </w:r>
          </w:p>
        </w:tc>
        <w:tc>
          <w:tcPr>
            <w:tcW w:w="1179" w:type="pct"/>
            <w:vAlign w:val="center"/>
          </w:tcPr>
          <w:p w14:paraId="02B1F3CE" w14:textId="77777777" w:rsidR="00092ED2" w:rsidRPr="009F59E1" w:rsidRDefault="00092ED2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Jelly22fish</w:t>
            </w:r>
          </w:p>
        </w:tc>
        <w:tc>
          <w:tcPr>
            <w:tcW w:w="1282" w:type="pct"/>
            <w:vAlign w:val="center"/>
          </w:tcPr>
          <w:p w14:paraId="7FE2E393" w14:textId="77777777" w:rsidR="00092ED2" w:rsidRPr="009F59E1" w:rsidRDefault="00092ED2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092ED2" w:rsidRPr="009F59E1" w14:paraId="71185C7F" w14:textId="77777777" w:rsidTr="002C59D3">
        <w:trPr>
          <w:jc w:val="center"/>
        </w:trPr>
        <w:tc>
          <w:tcPr>
            <w:tcW w:w="422" w:type="pct"/>
            <w:vAlign w:val="center"/>
          </w:tcPr>
          <w:p w14:paraId="6FBFFEB5" w14:textId="78F232A2" w:rsidR="00092ED2" w:rsidRPr="009F59E1" w:rsidRDefault="005351D4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87</w:t>
            </w:r>
          </w:p>
        </w:tc>
        <w:tc>
          <w:tcPr>
            <w:tcW w:w="2117" w:type="pct"/>
            <w:vAlign w:val="center"/>
          </w:tcPr>
          <w:p w14:paraId="339B5E3D" w14:textId="3CAD82B9" w:rsidR="00092ED2" w:rsidRPr="009F59E1" w:rsidRDefault="00092ED2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50359C" w:rsidRPr="009F59E1">
              <w:rPr>
                <w:rFonts w:ascii="TH SarabunPSK" w:hAnsi="TH SarabunPSK" w:cs="TH SarabunPSK" w:hint="cs"/>
                <w:cs/>
                <w:lang w:bidi="th-TH"/>
              </w:rPr>
              <w:t>36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มีค่าไม่ตรงกับรหัสผ่าน</w:t>
            </w:r>
          </w:p>
        </w:tc>
        <w:tc>
          <w:tcPr>
            <w:tcW w:w="1179" w:type="pct"/>
            <w:vAlign w:val="center"/>
          </w:tcPr>
          <w:p w14:paraId="6A7B26FE" w14:textId="77777777" w:rsidR="00092ED2" w:rsidRPr="009F59E1" w:rsidRDefault="00092ED2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kkkkkkkkk</w:t>
            </w:r>
          </w:p>
        </w:tc>
        <w:tc>
          <w:tcPr>
            <w:tcW w:w="1282" w:type="pct"/>
            <w:vAlign w:val="center"/>
          </w:tcPr>
          <w:p w14:paraId="1193E081" w14:textId="76961CEE" w:rsidR="00092ED2" w:rsidRPr="009F59E1" w:rsidRDefault="00F4423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กรุณากรอกรหัสผ่านให้ตรงกัน</w:t>
            </w:r>
          </w:p>
        </w:tc>
      </w:tr>
      <w:tr w:rsidR="00092ED2" w:rsidRPr="009F59E1" w14:paraId="50992654" w14:textId="77777777" w:rsidTr="002C59D3">
        <w:trPr>
          <w:jc w:val="center"/>
        </w:trPr>
        <w:tc>
          <w:tcPr>
            <w:tcW w:w="422" w:type="pct"/>
            <w:vAlign w:val="center"/>
          </w:tcPr>
          <w:p w14:paraId="4EA177B6" w14:textId="11AD29A1" w:rsidR="00092ED2" w:rsidRPr="009F59E1" w:rsidRDefault="005351D4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88</w:t>
            </w:r>
          </w:p>
        </w:tc>
        <w:tc>
          <w:tcPr>
            <w:tcW w:w="2117" w:type="pct"/>
            <w:vAlign w:val="center"/>
          </w:tcPr>
          <w:p w14:paraId="237A5976" w14:textId="3D963681" w:rsidR="00092ED2" w:rsidRPr="009F59E1" w:rsidRDefault="00092ED2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50359C" w:rsidRPr="009F59E1">
              <w:rPr>
                <w:rFonts w:ascii="TH SarabunPSK" w:hAnsi="TH SarabunPSK" w:cs="TH SarabunPSK" w:hint="cs"/>
                <w:cs/>
                <w:lang w:bidi="th-TH"/>
              </w:rPr>
              <w:t>37</w:t>
            </w:r>
            <w:r w:rsidRPr="009F59E1">
              <w:rPr>
                <w:rFonts w:ascii="TH SarabunPSK" w:hAnsi="TH SarabunPSK" w:cs="TH SarabunPSK" w:hint="cs"/>
              </w:rPr>
              <w:t xml:space="preserve">.1-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179" w:type="pct"/>
            <w:shd w:val="clear" w:color="auto" w:fill="FFFF00"/>
            <w:vAlign w:val="center"/>
          </w:tcPr>
          <w:p w14:paraId="27C6BD44" w14:textId="77777777" w:rsidR="00092ED2" w:rsidRPr="009F59E1" w:rsidRDefault="00092ED2" w:rsidP="002C59D3">
            <w:pPr>
              <w:rPr>
                <w:rFonts w:ascii="TH SarabunPSK" w:hAnsi="TH SarabunPSK" w:cs="TH SarabunPSK"/>
                <w:color w:val="FF0000"/>
              </w:rPr>
            </w:pPr>
          </w:p>
        </w:tc>
        <w:tc>
          <w:tcPr>
            <w:tcW w:w="1282" w:type="pct"/>
            <w:vAlign w:val="center"/>
          </w:tcPr>
          <w:p w14:paraId="0E57926D" w14:textId="3B21C0EE" w:rsidR="00092ED2" w:rsidRPr="009F59E1" w:rsidRDefault="00F4423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กรุณากรอกยืนยันรหัสผ่าน</w:t>
            </w:r>
          </w:p>
        </w:tc>
      </w:tr>
    </w:tbl>
    <w:p w14:paraId="74BF1CAE" w14:textId="1FCBF61D" w:rsidR="0050359C" w:rsidRPr="009F59E1" w:rsidRDefault="0050359C" w:rsidP="0050359C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5351D4">
        <w:rPr>
          <w:rFonts w:ascii="TH SarabunPSK" w:hAnsi="TH SarabunPSK" w:cs="TH SarabunPSK" w:hint="cs"/>
          <w:cs/>
          <w:lang w:bidi="th-TH"/>
        </w:rPr>
        <w:t>39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5351D4">
        <w:rPr>
          <w:rFonts w:ascii="TH SarabunPSK" w:hAnsi="TH SarabunPSK" w:cs="TH SarabunPSK" w:hint="cs"/>
          <w:cs/>
          <w:lang w:bidi="th-TH"/>
        </w:rPr>
        <w:t>86</w:t>
      </w:r>
    </w:p>
    <w:p w14:paraId="31673874" w14:textId="18F348A6" w:rsidR="0050359C" w:rsidRDefault="0050359C" w:rsidP="0050359C">
      <w:pPr>
        <w:jc w:val="thaiDistribute"/>
        <w:rPr>
          <w:rFonts w:ascii="TH SarabunPSK" w:hAnsi="TH SarabunPSK" w:cs="TH SarabunPSK"/>
          <w:lang w:bidi="th-TH"/>
        </w:rPr>
      </w:pPr>
    </w:p>
    <w:p w14:paraId="4836C825" w14:textId="77777777" w:rsidR="00F44237" w:rsidRDefault="00F44237" w:rsidP="0050359C">
      <w:pPr>
        <w:jc w:val="thaiDistribute"/>
        <w:rPr>
          <w:rFonts w:ascii="TH SarabunPSK" w:hAnsi="TH SarabunPSK" w:cs="TH SarabunPSK"/>
          <w:lang w:bidi="th-TH"/>
        </w:rPr>
      </w:pPr>
    </w:p>
    <w:p w14:paraId="71D3D24A" w14:textId="66374D9A" w:rsidR="005351D4" w:rsidRDefault="005351D4" w:rsidP="0050359C">
      <w:pPr>
        <w:jc w:val="thaiDistribute"/>
        <w:rPr>
          <w:rFonts w:ascii="TH SarabunPSK" w:hAnsi="TH SarabunPSK" w:cs="TH SarabunPSK"/>
          <w:lang w:bidi="th-TH"/>
        </w:rPr>
      </w:pPr>
    </w:p>
    <w:p w14:paraId="72A8FC5C" w14:textId="77777777" w:rsidR="005351D4" w:rsidRPr="009F59E1" w:rsidRDefault="005351D4" w:rsidP="0050359C">
      <w:pPr>
        <w:jc w:val="thaiDistribute"/>
        <w:rPr>
          <w:rFonts w:ascii="TH SarabunPSK" w:hAnsi="TH SarabunPSK" w:cs="TH SarabunPSK"/>
          <w:lang w:bidi="th-TH"/>
        </w:rPr>
      </w:pPr>
    </w:p>
    <w:p w14:paraId="56FFC50F" w14:textId="21397C40" w:rsidR="00217750" w:rsidRPr="009F59E1" w:rsidRDefault="00217750" w:rsidP="00217750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รูปประจำตัว (</w:t>
      </w:r>
      <w:r w:rsidRPr="009F59E1">
        <w:rPr>
          <w:rFonts w:ascii="TH SarabunPSK" w:hAnsi="TH SarabunPSK" w:cs="TH SarabunPSK" w:hint="cs"/>
          <w:b/>
          <w:bCs/>
          <w:lang w:bidi="th-TH"/>
        </w:rPr>
        <w:t>Profile Picture) : TextInput</w:t>
      </w:r>
    </w:p>
    <w:p w14:paraId="4ADAED76" w14:textId="77777777" w:rsidR="00217750" w:rsidRPr="009F59E1" w:rsidRDefault="00217750" w:rsidP="00217750">
      <w:pPr>
        <w:spacing w:line="259" w:lineRule="auto"/>
        <w:ind w:left="72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ความต้องการของระบบในส่วนของรูปประจำตัว มีคุณลักษณะดังนี้</w:t>
      </w:r>
    </w:p>
    <w:p w14:paraId="60E7B43C" w14:textId="721432CC" w:rsidR="00217750" w:rsidRPr="009F59E1" w:rsidRDefault="00217750" w:rsidP="00217750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1. ต้องเป็นสกุล .</w:t>
      </w:r>
      <w:r w:rsidRPr="009F59E1">
        <w:rPr>
          <w:rFonts w:ascii="TH SarabunPSK" w:hAnsi="TH SarabunPSK" w:cs="TH SarabunPSK" w:hint="cs"/>
          <w:lang w:bidi="th-TH"/>
        </w:rPr>
        <w:t xml:space="preserve">jpg .jpeg .png .tif .webp .HEIC .HEIF </w:t>
      </w:r>
      <w:r w:rsidRPr="009F59E1">
        <w:rPr>
          <w:rFonts w:ascii="TH SarabunPSK" w:hAnsi="TH SarabunPSK" w:cs="TH SarabunPSK" w:hint="cs"/>
          <w:cs/>
          <w:lang w:bidi="th-TH"/>
        </w:rPr>
        <w:t>เท่านั้น</w:t>
      </w:r>
    </w:p>
    <w:p w14:paraId="39D42105" w14:textId="77777777" w:rsidR="00217750" w:rsidRPr="009F59E1" w:rsidRDefault="00217750" w:rsidP="00217750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2. ต้องไม่เป็นค่าว่าง</w:t>
      </w:r>
    </w:p>
    <w:p w14:paraId="077FEE7A" w14:textId="0BEDB8B8" w:rsidR="00217750" w:rsidRPr="009F59E1" w:rsidRDefault="00217750" w:rsidP="00217750">
      <w:pPr>
        <w:ind w:firstLine="720"/>
        <w:jc w:val="thaiDistribute"/>
        <w:rPr>
          <w:rFonts w:ascii="TH SarabunPSK" w:hAnsi="TH SarabunPSK" w:cs="TH SarabunPSK"/>
          <w:b/>
          <w:bCs/>
          <w:cs/>
        </w:rPr>
      </w:pPr>
      <w:r w:rsidRPr="009F59E1">
        <w:rPr>
          <w:rFonts w:ascii="TH SarabunPSK" w:hAnsi="TH SarabunPSK" w:cs="TH SarabunPSK" w:hint="cs"/>
          <w:b/>
          <w:bCs/>
          <w:cs/>
        </w:rPr>
        <w:t>เงื่อนไขในการทดสอบในส่วนของยืนยันรหัสผ่าน</w:t>
      </w:r>
    </w:p>
    <w:p w14:paraId="7B532A7F" w14:textId="77777777" w:rsidR="00217750" w:rsidRPr="009F59E1" w:rsidRDefault="00217750" w:rsidP="00217750">
      <w:pPr>
        <w:pStyle w:val="ListParagraph"/>
        <w:numPr>
          <w:ilvl w:val="1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ในกรณีที่ไม่แนบไฟล์ ระบบจะแสดงข้อความ “กรุณาแนบรูปโปรไฟล์”  </w:t>
      </w:r>
    </w:p>
    <w:p w14:paraId="409256ED" w14:textId="77777777" w:rsidR="00217750" w:rsidRPr="009F59E1" w:rsidRDefault="00217750" w:rsidP="00217750">
      <w:pPr>
        <w:numPr>
          <w:ilvl w:val="1"/>
          <w:numId w:val="10"/>
        </w:numPr>
        <w:spacing w:after="160" w:line="259" w:lineRule="auto"/>
        <w:rPr>
          <w:ins w:id="1156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ในกรณีที่แนบไฟล์ไม่ตรงตามรูปแบบ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กรุณาแนบรูปโปรไฟล์ให้ถูกต้อง</w:t>
      </w:r>
      <w:r w:rsidRPr="009F59E1">
        <w:rPr>
          <w:rFonts w:ascii="TH SarabunPSK" w:hAnsi="TH SarabunPSK" w:cs="TH SarabunPSK" w:hint="cs"/>
        </w:rPr>
        <w:t>”</w:t>
      </w:r>
    </w:p>
    <w:p w14:paraId="46A1216A" w14:textId="77777777" w:rsidR="00217750" w:rsidRPr="009F59E1" w:rsidRDefault="00217750" w:rsidP="00217750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2E8BAE8F" w14:textId="77777777" w:rsidR="00217750" w:rsidRPr="009F59E1" w:rsidRDefault="00217750" w:rsidP="00217750">
      <w:pPr>
        <w:ind w:left="720" w:firstLine="360"/>
        <w:rPr>
          <w:rFonts w:ascii="TH SarabunPSK" w:hAnsi="TH SarabunPSK" w:cs="TH SarabunPSK"/>
          <w:lang w:bidi="th-TH"/>
        </w:rPr>
      </w:pPr>
    </w:p>
    <w:p w14:paraId="3FB46FA1" w14:textId="323D875E" w:rsidR="00217750" w:rsidRPr="009F59E1" w:rsidRDefault="00217750" w:rsidP="00217750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รูปประจำตัว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33"/>
        <w:gridCol w:w="3320"/>
        <w:gridCol w:w="2989"/>
      </w:tblGrid>
      <w:tr w:rsidR="00217750" w:rsidRPr="009F59E1" w14:paraId="4EEA4E5C" w14:textId="77777777" w:rsidTr="002C59D3">
        <w:trPr>
          <w:ins w:id="1157" w:author="วันวิสา ประดิษฐอุกฤษฎ์" w:date="2021-10-11T19:31:00Z"/>
        </w:trPr>
        <w:tc>
          <w:tcPr>
            <w:tcW w:w="1586" w:type="pct"/>
            <w:shd w:val="clear" w:color="auto" w:fill="D0CECE" w:themeFill="background2" w:themeFillShade="E6"/>
            <w:vAlign w:val="center"/>
          </w:tcPr>
          <w:p w14:paraId="55101D57" w14:textId="77777777" w:rsidR="00217750" w:rsidRPr="009F59E1" w:rsidRDefault="00217750" w:rsidP="002C59D3">
            <w:pPr>
              <w:spacing w:after="160" w:line="259" w:lineRule="auto"/>
              <w:rPr>
                <w:ins w:id="115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796" w:type="pct"/>
            <w:shd w:val="clear" w:color="auto" w:fill="D0CECE" w:themeFill="background2" w:themeFillShade="E6"/>
            <w:vAlign w:val="center"/>
          </w:tcPr>
          <w:p w14:paraId="2112B760" w14:textId="3560560D" w:rsidR="00217750" w:rsidRPr="009F59E1" w:rsidRDefault="00217750" w:rsidP="002C59D3">
            <w:pPr>
              <w:spacing w:after="160" w:line="259" w:lineRule="auto"/>
              <w:rPr>
                <w:ins w:id="116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ValidPartitions</w:t>
              </w:r>
            </w:ins>
          </w:p>
        </w:tc>
        <w:tc>
          <w:tcPr>
            <w:tcW w:w="1617" w:type="pct"/>
            <w:shd w:val="clear" w:color="auto" w:fill="D0CECE" w:themeFill="background2" w:themeFillShade="E6"/>
            <w:vAlign w:val="center"/>
          </w:tcPr>
          <w:p w14:paraId="6611AB6C" w14:textId="4BD21068" w:rsidR="00217750" w:rsidRPr="009F59E1" w:rsidRDefault="00217750" w:rsidP="002C59D3">
            <w:pPr>
              <w:spacing w:after="160" w:line="259" w:lineRule="auto"/>
              <w:rPr>
                <w:ins w:id="116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6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</w:tr>
      <w:tr w:rsidR="00217750" w:rsidRPr="009F59E1" w14:paraId="528C90C4" w14:textId="77777777" w:rsidTr="002C59D3">
        <w:trPr>
          <w:ins w:id="1164" w:author="วันวิสา ประดิษฐอุกฤษฎ์" w:date="2021-10-11T19:31:00Z"/>
        </w:trPr>
        <w:tc>
          <w:tcPr>
            <w:tcW w:w="1586" w:type="pct"/>
            <w:vAlign w:val="center"/>
          </w:tcPr>
          <w:p w14:paraId="0DCD107E" w14:textId="77777777" w:rsidR="00217750" w:rsidRPr="009F59E1" w:rsidRDefault="00217750" w:rsidP="002C59D3">
            <w:pPr>
              <w:spacing w:after="160" w:line="259" w:lineRule="auto"/>
              <w:rPr>
                <w:ins w:id="116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ตัวเลือก</w:t>
            </w:r>
          </w:p>
        </w:tc>
        <w:tc>
          <w:tcPr>
            <w:tcW w:w="1796" w:type="pct"/>
            <w:vAlign w:val="center"/>
          </w:tcPr>
          <w:p w14:paraId="0EFE68ED" w14:textId="2A59FB12" w:rsidR="00217750" w:rsidRPr="009F59E1" w:rsidRDefault="00217750" w:rsidP="002C59D3">
            <w:pPr>
              <w:spacing w:after="160" w:line="259" w:lineRule="auto"/>
              <w:rPr>
                <w:ins w:id="116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1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F44237">
              <w:rPr>
                <w:rFonts w:ascii="TH SarabunPSK" w:hAnsi="TH SarabunPSK" w:cs="TH SarabunPSK" w:hint="cs"/>
                <w:cs/>
                <w:lang w:bidi="th-TH"/>
              </w:rPr>
              <w:t>40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617" w:type="pct"/>
            <w:vAlign w:val="center"/>
          </w:tcPr>
          <w:p w14:paraId="510BF396" w14:textId="4D28E312" w:rsidR="00217750" w:rsidRPr="009F59E1" w:rsidRDefault="00217750" w:rsidP="002C59D3">
            <w:pPr>
              <w:spacing w:after="160" w:line="259" w:lineRule="auto"/>
              <w:rPr>
                <w:ins w:id="116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4D0103">
              <w:rPr>
                <w:rFonts w:ascii="TH SarabunPSK" w:hAnsi="TH SarabunPSK" w:cs="TH SarabunPSK" w:hint="cs"/>
                <w:cs/>
                <w:lang w:bidi="th-TH"/>
              </w:rPr>
              <w:t>40</w:t>
            </w:r>
            <w:r w:rsidRPr="009F59E1">
              <w:rPr>
                <w:rFonts w:ascii="TH SarabunPSK" w:hAnsi="TH SarabunPSK" w:cs="TH SarabunPSK" w:hint="cs"/>
              </w:rPr>
              <w:t>.1–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ไม่เป็นสกุล .</w:t>
            </w:r>
            <w:r w:rsidRPr="009F59E1">
              <w:rPr>
                <w:rFonts w:ascii="TH SarabunPSK" w:hAnsi="TH SarabunPSK" w:cs="TH SarabunPSK" w:hint="cs"/>
              </w:rPr>
              <w:t>pdf .jpg .jpeg .png .tif .webp .HEIC .HEIF</w:t>
            </w:r>
          </w:p>
        </w:tc>
      </w:tr>
      <w:tr w:rsidR="00217750" w:rsidRPr="009F59E1" w14:paraId="7E27B30F" w14:textId="77777777" w:rsidTr="002C59D3">
        <w:tc>
          <w:tcPr>
            <w:tcW w:w="1586" w:type="pct"/>
            <w:vAlign w:val="center"/>
          </w:tcPr>
          <w:p w14:paraId="759A8FC8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796" w:type="pct"/>
            <w:vAlign w:val="center"/>
          </w:tcPr>
          <w:p w14:paraId="458AF107" w14:textId="58D09571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4D0103">
              <w:rPr>
                <w:rFonts w:ascii="TH SarabunPSK" w:hAnsi="TH SarabunPSK" w:cs="TH SarabunPSK" w:hint="cs"/>
                <w:cs/>
                <w:lang w:bidi="th-TH"/>
              </w:rPr>
              <w:t>41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  <w:tc>
          <w:tcPr>
            <w:tcW w:w="1617" w:type="pct"/>
            <w:vAlign w:val="center"/>
          </w:tcPr>
          <w:p w14:paraId="7E4D7FAB" w14:textId="331749BC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4D0103">
              <w:rPr>
                <w:rFonts w:ascii="TH SarabunPSK" w:hAnsi="TH SarabunPSK" w:cs="TH SarabunPSK" w:hint="cs"/>
                <w:cs/>
                <w:lang w:bidi="th-TH"/>
              </w:rPr>
              <w:t>41</w:t>
            </w:r>
            <w:r w:rsidRPr="009F59E1">
              <w:rPr>
                <w:rFonts w:ascii="TH SarabunPSK" w:hAnsi="TH SarabunPSK" w:cs="TH SarabunPSK" w:hint="cs"/>
              </w:rPr>
              <w:t xml:space="preserve">.1-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</w:tr>
    </w:tbl>
    <w:p w14:paraId="7A8BEB2A" w14:textId="77777777" w:rsidR="00F44237" w:rsidRDefault="00F44237" w:rsidP="00217750">
      <w:pPr>
        <w:rPr>
          <w:rFonts w:ascii="TH SarabunPSK" w:hAnsi="TH SarabunPSK" w:cs="TH SarabunPSK"/>
          <w:b/>
          <w:bCs/>
          <w:lang w:bidi="th-TH"/>
        </w:rPr>
      </w:pPr>
    </w:p>
    <w:p w14:paraId="343C9E8C" w14:textId="37CACF9F" w:rsidR="00217750" w:rsidRPr="009F59E1" w:rsidRDefault="00217750" w:rsidP="00217750">
      <w:pPr>
        <w:rPr>
          <w:rFonts w:ascii="TH SarabunPSK" w:hAnsi="TH SarabunPSK" w:cs="TH SarabunPSK"/>
          <w:b/>
          <w:bCs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09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ins w:id="116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แสดงข้อมูลของการทดสอบ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รูปประจำตัว </w:t>
      </w:r>
      <w:ins w:id="117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[</w:t>
        </w:r>
        <w:r w:rsidRPr="009F59E1">
          <w:rPr>
            <w:rFonts w:ascii="TH SarabunPSK" w:hAnsi="TH SarabunPSK" w:cs="TH SarabunPSK" w:hint="cs"/>
            <w:b/>
            <w:bCs/>
          </w:rPr>
          <w:t>TC0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ins w:id="117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 xml:space="preserve">] </w:t>
        </w:r>
        <w:r w:rsidRPr="009F59E1">
          <w:rPr>
            <w:rFonts w:ascii="TH SarabunPSK" w:hAnsi="TH SarabunPSK" w:cs="TH SarabunPSK" w:hint="cs"/>
            <w:b/>
            <w:bCs/>
            <w:cs/>
          </w:rPr>
          <w:t>ที่กำหนดไว้</w:t>
        </w:r>
        <w:r w:rsidRPr="009F59E1">
          <w:rPr>
            <w:rFonts w:ascii="TH SarabunPSK" w:hAnsi="TH SarabunPSK" w:cs="TH SarabunPSK" w:hint="cs"/>
            <w:b/>
            <w:bCs/>
            <w:cs/>
          </w:rPr>
          <w:tab/>
        </w:r>
      </w:ins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725"/>
        <w:gridCol w:w="2755"/>
        <w:gridCol w:w="3450"/>
        <w:gridCol w:w="2065"/>
      </w:tblGrid>
      <w:tr w:rsidR="00217750" w:rsidRPr="009F59E1" w14:paraId="0BE86AD6" w14:textId="77777777" w:rsidTr="002C59D3">
        <w:trPr>
          <w:jc w:val="center"/>
        </w:trPr>
        <w:tc>
          <w:tcPr>
            <w:tcW w:w="725" w:type="dxa"/>
            <w:shd w:val="clear" w:color="auto" w:fill="D0CECE" w:themeFill="background2" w:themeFillShade="E6"/>
            <w:vAlign w:val="center"/>
          </w:tcPr>
          <w:p w14:paraId="2F8D18D2" w14:textId="77777777" w:rsidR="00217750" w:rsidRPr="009F59E1" w:rsidRDefault="00217750" w:rsidP="002C59D3">
            <w:pPr>
              <w:spacing w:after="160" w:line="259" w:lineRule="auto"/>
              <w:rPr>
                <w:ins w:id="117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2755" w:type="dxa"/>
            <w:shd w:val="clear" w:color="auto" w:fill="D0CECE" w:themeFill="background2" w:themeFillShade="E6"/>
            <w:vAlign w:val="center"/>
          </w:tcPr>
          <w:p w14:paraId="52FDF42C" w14:textId="77777777" w:rsidR="00217750" w:rsidRPr="009F59E1" w:rsidRDefault="00217750" w:rsidP="002C59D3">
            <w:pPr>
              <w:spacing w:after="160" w:line="259" w:lineRule="auto"/>
              <w:rPr>
                <w:ins w:id="117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3450" w:type="dxa"/>
            <w:shd w:val="clear" w:color="auto" w:fill="D0CECE" w:themeFill="background2" w:themeFillShade="E6"/>
            <w:vAlign w:val="center"/>
          </w:tcPr>
          <w:p w14:paraId="738D2B8D" w14:textId="77777777" w:rsidR="00217750" w:rsidRPr="009F59E1" w:rsidRDefault="00217750" w:rsidP="002C59D3">
            <w:pPr>
              <w:spacing w:after="160" w:line="259" w:lineRule="auto"/>
              <w:rPr>
                <w:ins w:id="117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2065" w:type="dxa"/>
            <w:shd w:val="clear" w:color="auto" w:fill="D0CECE" w:themeFill="background2" w:themeFillShade="E6"/>
            <w:vAlign w:val="center"/>
          </w:tcPr>
          <w:p w14:paraId="09CCABD3" w14:textId="77777777" w:rsidR="00217750" w:rsidRPr="009F59E1" w:rsidRDefault="00217750" w:rsidP="002C59D3">
            <w:pPr>
              <w:spacing w:after="160" w:line="259" w:lineRule="auto"/>
              <w:rPr>
                <w:ins w:id="117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217750" w:rsidRPr="009F59E1" w14:paraId="08C7624F" w14:textId="77777777" w:rsidTr="002C59D3">
        <w:trPr>
          <w:jc w:val="center"/>
        </w:trPr>
        <w:tc>
          <w:tcPr>
            <w:tcW w:w="725" w:type="dxa"/>
            <w:vAlign w:val="center"/>
          </w:tcPr>
          <w:p w14:paraId="6E575B85" w14:textId="52952E68" w:rsidR="00217750" w:rsidRPr="009F59E1" w:rsidRDefault="004D0103" w:rsidP="002C59D3">
            <w:pPr>
              <w:spacing w:after="160" w:line="259" w:lineRule="auto"/>
              <w:rPr>
                <w:ins w:id="1180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89</w:t>
            </w:r>
          </w:p>
        </w:tc>
        <w:tc>
          <w:tcPr>
            <w:tcW w:w="2755" w:type="dxa"/>
            <w:vAlign w:val="center"/>
          </w:tcPr>
          <w:p w14:paraId="285EFDF8" w14:textId="77777777" w:rsidR="00217750" w:rsidRPr="009F59E1" w:rsidRDefault="00217750" w:rsidP="002C59D3">
            <w:pPr>
              <w:spacing w:after="160" w:line="259" w:lineRule="auto"/>
              <w:rPr>
                <w:ins w:id="1181" w:author="วันวิสา ประดิษฐอุกฤษฎ์" w:date="2021-10-11T19:31:00Z"/>
                <w:rFonts w:ascii="TH SarabunPSK" w:hAnsi="TH SarabunPSK" w:cs="TH SarabunPSK"/>
              </w:rPr>
            </w:pPr>
            <w:ins w:id="11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3450" w:type="dxa"/>
            <w:vAlign w:val="center"/>
          </w:tcPr>
          <w:p w14:paraId="5F41E849" w14:textId="77777777" w:rsidR="00217750" w:rsidRPr="009F59E1" w:rsidRDefault="00217750" w:rsidP="002C59D3">
            <w:pPr>
              <w:rPr>
                <w:ins w:id="118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profile.jpeg</w:t>
            </w:r>
          </w:p>
        </w:tc>
        <w:tc>
          <w:tcPr>
            <w:tcW w:w="2065" w:type="dxa"/>
            <w:vAlign w:val="center"/>
          </w:tcPr>
          <w:p w14:paraId="7E792683" w14:textId="7B9E58BD" w:rsidR="00217750" w:rsidRPr="009F59E1" w:rsidRDefault="00F44237" w:rsidP="002C59D3">
            <w:pPr>
              <w:spacing w:after="160" w:line="259" w:lineRule="auto"/>
              <w:rPr>
                <w:ins w:id="118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217750" w:rsidRPr="009F59E1" w14:paraId="19CB5427" w14:textId="77777777" w:rsidTr="002C59D3">
        <w:trPr>
          <w:jc w:val="center"/>
        </w:trPr>
        <w:tc>
          <w:tcPr>
            <w:tcW w:w="725" w:type="dxa"/>
            <w:vAlign w:val="center"/>
          </w:tcPr>
          <w:p w14:paraId="641327C5" w14:textId="77F902B7" w:rsidR="00217750" w:rsidRPr="009F59E1" w:rsidRDefault="004D010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90</w:t>
            </w:r>
          </w:p>
        </w:tc>
        <w:tc>
          <w:tcPr>
            <w:tcW w:w="2755" w:type="dxa"/>
            <w:vAlign w:val="center"/>
          </w:tcPr>
          <w:p w14:paraId="4DE99DD0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ins w:id="118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3450" w:type="dxa"/>
            <w:vAlign w:val="center"/>
          </w:tcPr>
          <w:p w14:paraId="165807F6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profile1.jpg</w:t>
            </w:r>
          </w:p>
        </w:tc>
        <w:tc>
          <w:tcPr>
            <w:tcW w:w="2065" w:type="dxa"/>
            <w:vAlign w:val="center"/>
          </w:tcPr>
          <w:p w14:paraId="4A362236" w14:textId="3A62A98D" w:rsidR="00217750" w:rsidRPr="009F59E1" w:rsidRDefault="00F4423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217750" w:rsidRPr="009F59E1" w14:paraId="56D70D78" w14:textId="77777777" w:rsidTr="002C59D3">
        <w:trPr>
          <w:jc w:val="center"/>
        </w:trPr>
        <w:tc>
          <w:tcPr>
            <w:tcW w:w="725" w:type="dxa"/>
            <w:vAlign w:val="center"/>
          </w:tcPr>
          <w:p w14:paraId="28680A2D" w14:textId="00F76C99" w:rsidR="00217750" w:rsidRPr="009F59E1" w:rsidRDefault="004D010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91</w:t>
            </w:r>
          </w:p>
        </w:tc>
        <w:tc>
          <w:tcPr>
            <w:tcW w:w="2755" w:type="dxa"/>
            <w:vAlign w:val="center"/>
          </w:tcPr>
          <w:p w14:paraId="3A5B280E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ins w:id="118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3450" w:type="dxa"/>
            <w:vAlign w:val="center"/>
          </w:tcPr>
          <w:p w14:paraId="561C7468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profile.png</w:t>
            </w:r>
          </w:p>
        </w:tc>
        <w:tc>
          <w:tcPr>
            <w:tcW w:w="2065" w:type="dxa"/>
            <w:vAlign w:val="center"/>
          </w:tcPr>
          <w:p w14:paraId="1CAA9306" w14:textId="46EDB719" w:rsidR="00217750" w:rsidRPr="009F59E1" w:rsidRDefault="00F4423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217750" w:rsidRPr="009F59E1" w14:paraId="1D61A18A" w14:textId="77777777" w:rsidTr="002C59D3">
        <w:trPr>
          <w:jc w:val="center"/>
        </w:trPr>
        <w:tc>
          <w:tcPr>
            <w:tcW w:w="725" w:type="dxa"/>
            <w:vAlign w:val="center"/>
          </w:tcPr>
          <w:p w14:paraId="132C8897" w14:textId="40458CE0" w:rsidR="00217750" w:rsidRPr="009F59E1" w:rsidRDefault="004D010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92</w:t>
            </w:r>
          </w:p>
        </w:tc>
        <w:tc>
          <w:tcPr>
            <w:tcW w:w="2755" w:type="dxa"/>
            <w:vAlign w:val="center"/>
          </w:tcPr>
          <w:p w14:paraId="2E80D416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ins w:id="11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3450" w:type="dxa"/>
            <w:vAlign w:val="center"/>
          </w:tcPr>
          <w:p w14:paraId="1F55118F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profile.tif</w:t>
            </w:r>
          </w:p>
        </w:tc>
        <w:tc>
          <w:tcPr>
            <w:tcW w:w="2065" w:type="dxa"/>
            <w:vAlign w:val="center"/>
          </w:tcPr>
          <w:p w14:paraId="1D8F4BF4" w14:textId="1E9E6C65" w:rsidR="00217750" w:rsidRPr="009F59E1" w:rsidRDefault="00F4423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217750" w:rsidRPr="009F59E1" w14:paraId="3B7E7BCB" w14:textId="77777777" w:rsidTr="002C59D3">
        <w:trPr>
          <w:jc w:val="center"/>
        </w:trPr>
        <w:tc>
          <w:tcPr>
            <w:tcW w:w="725" w:type="dxa"/>
            <w:vAlign w:val="center"/>
          </w:tcPr>
          <w:p w14:paraId="457EF310" w14:textId="2103139B" w:rsidR="00217750" w:rsidRPr="009F59E1" w:rsidRDefault="004D010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93</w:t>
            </w:r>
          </w:p>
        </w:tc>
        <w:tc>
          <w:tcPr>
            <w:tcW w:w="2755" w:type="dxa"/>
            <w:vAlign w:val="center"/>
          </w:tcPr>
          <w:p w14:paraId="323F950A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ins w:id="11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3450" w:type="dxa"/>
            <w:vAlign w:val="center"/>
          </w:tcPr>
          <w:p w14:paraId="4C456D82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profile.webp</w:t>
            </w:r>
          </w:p>
        </w:tc>
        <w:tc>
          <w:tcPr>
            <w:tcW w:w="2065" w:type="dxa"/>
            <w:vAlign w:val="center"/>
          </w:tcPr>
          <w:p w14:paraId="1E86FC01" w14:textId="2B82BCBE" w:rsidR="00217750" w:rsidRPr="009F59E1" w:rsidRDefault="00F4423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217750" w:rsidRPr="009F59E1" w14:paraId="4CE3886A" w14:textId="77777777" w:rsidTr="002C59D3">
        <w:trPr>
          <w:jc w:val="center"/>
        </w:trPr>
        <w:tc>
          <w:tcPr>
            <w:tcW w:w="725" w:type="dxa"/>
            <w:vAlign w:val="center"/>
          </w:tcPr>
          <w:p w14:paraId="7E5FF4E2" w14:textId="2BED9CA3" w:rsidR="00217750" w:rsidRPr="009F59E1" w:rsidRDefault="004D010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94</w:t>
            </w:r>
          </w:p>
        </w:tc>
        <w:tc>
          <w:tcPr>
            <w:tcW w:w="2755" w:type="dxa"/>
            <w:vAlign w:val="center"/>
          </w:tcPr>
          <w:p w14:paraId="42426FA6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ins w:id="11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3450" w:type="dxa"/>
            <w:vAlign w:val="center"/>
          </w:tcPr>
          <w:p w14:paraId="09C1FC5D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profile.HEIC</w:t>
            </w:r>
          </w:p>
        </w:tc>
        <w:tc>
          <w:tcPr>
            <w:tcW w:w="2065" w:type="dxa"/>
            <w:vAlign w:val="center"/>
          </w:tcPr>
          <w:p w14:paraId="71FB3314" w14:textId="096D4866" w:rsidR="00217750" w:rsidRPr="009F59E1" w:rsidRDefault="00F4423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217750" w:rsidRPr="009F59E1" w14:paraId="61533508" w14:textId="77777777" w:rsidTr="002C59D3">
        <w:trPr>
          <w:jc w:val="center"/>
        </w:trPr>
        <w:tc>
          <w:tcPr>
            <w:tcW w:w="725" w:type="dxa"/>
            <w:vAlign w:val="center"/>
          </w:tcPr>
          <w:p w14:paraId="4FF537FA" w14:textId="4DEAB13D" w:rsidR="00217750" w:rsidRPr="009F59E1" w:rsidRDefault="004D010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95</w:t>
            </w:r>
          </w:p>
        </w:tc>
        <w:tc>
          <w:tcPr>
            <w:tcW w:w="2755" w:type="dxa"/>
            <w:vAlign w:val="center"/>
          </w:tcPr>
          <w:p w14:paraId="0D715A20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ins w:id="11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3450" w:type="dxa"/>
            <w:vAlign w:val="center"/>
          </w:tcPr>
          <w:p w14:paraId="509B2B1B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profile.HEIF</w:t>
            </w:r>
          </w:p>
        </w:tc>
        <w:tc>
          <w:tcPr>
            <w:tcW w:w="2065" w:type="dxa"/>
            <w:vAlign w:val="center"/>
          </w:tcPr>
          <w:p w14:paraId="6BD18E76" w14:textId="67FCCED6" w:rsidR="00217750" w:rsidRPr="009F59E1" w:rsidRDefault="00F4423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217750" w:rsidRPr="009F59E1" w14:paraId="238FE7EF" w14:textId="77777777" w:rsidTr="002C59D3">
        <w:trPr>
          <w:jc w:val="center"/>
        </w:trPr>
        <w:tc>
          <w:tcPr>
            <w:tcW w:w="725" w:type="dxa"/>
            <w:vAlign w:val="center"/>
          </w:tcPr>
          <w:p w14:paraId="502670F6" w14:textId="39E62BAF" w:rsidR="00217750" w:rsidRPr="009F59E1" w:rsidRDefault="004D010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96</w:t>
            </w:r>
          </w:p>
        </w:tc>
        <w:tc>
          <w:tcPr>
            <w:tcW w:w="2755" w:type="dxa"/>
            <w:vAlign w:val="center"/>
          </w:tcPr>
          <w:p w14:paraId="6DC86D46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IVEc1.1–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ไม่เป็นสกุล .</w:t>
            </w:r>
            <w:r w:rsidRPr="009F59E1">
              <w:rPr>
                <w:rFonts w:ascii="TH SarabunPSK" w:hAnsi="TH SarabunPSK" w:cs="TH SarabunPSK" w:hint="cs"/>
              </w:rPr>
              <w:t>pdf .jpg .jpeg .png .tif .webp .HEIC .HEIF</w:t>
            </w:r>
          </w:p>
        </w:tc>
        <w:tc>
          <w:tcPr>
            <w:tcW w:w="3450" w:type="dxa"/>
            <w:vAlign w:val="center"/>
          </w:tcPr>
          <w:p w14:paraId="3D150373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profile.pdf</w:t>
            </w:r>
          </w:p>
        </w:tc>
        <w:tc>
          <w:tcPr>
            <w:tcW w:w="2065" w:type="dxa"/>
            <w:vAlign w:val="center"/>
          </w:tcPr>
          <w:p w14:paraId="6A3237B4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กรุณาแนบรูปโปรไฟล์ให้ถูกต้อง</w:t>
            </w:r>
          </w:p>
        </w:tc>
      </w:tr>
      <w:tr w:rsidR="00217750" w:rsidRPr="009F59E1" w14:paraId="0D0EDA8A" w14:textId="77777777" w:rsidTr="002C59D3">
        <w:trPr>
          <w:jc w:val="center"/>
        </w:trPr>
        <w:tc>
          <w:tcPr>
            <w:tcW w:w="725" w:type="dxa"/>
            <w:vAlign w:val="center"/>
          </w:tcPr>
          <w:p w14:paraId="62C172BF" w14:textId="3F1E4C97" w:rsidR="00217750" w:rsidRPr="009F59E1" w:rsidRDefault="004D010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97</w:t>
            </w:r>
          </w:p>
        </w:tc>
        <w:tc>
          <w:tcPr>
            <w:tcW w:w="2755" w:type="dxa"/>
            <w:vAlign w:val="center"/>
          </w:tcPr>
          <w:p w14:paraId="325BE8B2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IVEc1.1–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ไม่เป็นสกุล .</w:t>
            </w:r>
            <w:r w:rsidRPr="009F59E1">
              <w:rPr>
                <w:rFonts w:ascii="TH SarabunPSK" w:hAnsi="TH SarabunPSK" w:cs="TH SarabunPSK" w:hint="cs"/>
              </w:rPr>
              <w:t>pdf .jpg .jpeg .png .tif .webp .HEIC .HEIF</w:t>
            </w:r>
          </w:p>
        </w:tc>
        <w:tc>
          <w:tcPr>
            <w:tcW w:w="3450" w:type="dxa"/>
            <w:vAlign w:val="center"/>
          </w:tcPr>
          <w:p w14:paraId="0AFAD04E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profile.exe</w:t>
            </w:r>
          </w:p>
        </w:tc>
        <w:tc>
          <w:tcPr>
            <w:tcW w:w="2065" w:type="dxa"/>
            <w:vAlign w:val="center"/>
          </w:tcPr>
          <w:p w14:paraId="5315F96E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กรุณาแนบรูปโปรไฟล์ให้ถูกต้อง</w:t>
            </w:r>
          </w:p>
        </w:tc>
      </w:tr>
      <w:tr w:rsidR="00217750" w:rsidRPr="009F59E1" w14:paraId="19352325" w14:textId="77777777" w:rsidTr="004D0103">
        <w:trPr>
          <w:jc w:val="center"/>
        </w:trPr>
        <w:tc>
          <w:tcPr>
            <w:tcW w:w="725" w:type="dxa"/>
            <w:vAlign w:val="center"/>
          </w:tcPr>
          <w:p w14:paraId="0DE290FD" w14:textId="5E3A233F" w:rsidR="00217750" w:rsidRPr="009F59E1" w:rsidRDefault="004D010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98</w:t>
            </w:r>
          </w:p>
        </w:tc>
        <w:tc>
          <w:tcPr>
            <w:tcW w:w="2755" w:type="dxa"/>
            <w:vAlign w:val="center"/>
          </w:tcPr>
          <w:p w14:paraId="47E0FDDF" w14:textId="77777777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IVEc4.1 -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3450" w:type="dxa"/>
            <w:shd w:val="clear" w:color="auto" w:fill="FFFF00"/>
            <w:vAlign w:val="center"/>
          </w:tcPr>
          <w:p w14:paraId="1D782430" w14:textId="77777777" w:rsidR="00217750" w:rsidRPr="009F59E1" w:rsidRDefault="00217750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065" w:type="dxa"/>
            <w:vAlign w:val="center"/>
          </w:tcPr>
          <w:p w14:paraId="2511068D" w14:textId="65AB515F" w:rsidR="00217750" w:rsidRPr="009F59E1" w:rsidRDefault="0021775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กรุณาแนบรูปโปรไฟล์</w:t>
            </w:r>
          </w:p>
        </w:tc>
      </w:tr>
    </w:tbl>
    <w:p w14:paraId="6960E967" w14:textId="368CE629" w:rsidR="00CD7B2D" w:rsidRDefault="00CD7B2D" w:rsidP="00CD7B2D">
      <w:pPr>
        <w:jc w:val="thaiDistribute"/>
        <w:rPr>
          <w:rFonts w:ascii="TH SarabunPSK" w:hAnsi="TH SarabunPSK" w:cs="TH SarabunPSK"/>
          <w:lang w:bidi="th-TH"/>
        </w:rPr>
      </w:pPr>
      <w:bookmarkStart w:id="1191" w:name="_Hlk97819900"/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4D0103">
        <w:rPr>
          <w:rFonts w:ascii="TH SarabunPSK" w:hAnsi="TH SarabunPSK" w:cs="TH SarabunPSK" w:hint="cs"/>
          <w:cs/>
          <w:lang w:bidi="th-TH"/>
        </w:rPr>
        <w:t>41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4D0103">
        <w:rPr>
          <w:rFonts w:ascii="TH SarabunPSK" w:hAnsi="TH SarabunPSK" w:cs="TH SarabunPSK" w:hint="cs"/>
          <w:cs/>
          <w:lang w:bidi="th-TH"/>
        </w:rPr>
        <w:t>89 90 91 92 93 94 และ 95</w:t>
      </w:r>
    </w:p>
    <w:p w14:paraId="56668A8F" w14:textId="41F4727B" w:rsidR="004D0103" w:rsidRDefault="004D0103" w:rsidP="00CD7B2D">
      <w:pPr>
        <w:jc w:val="thaiDistribute"/>
        <w:rPr>
          <w:rFonts w:ascii="TH SarabunPSK" w:hAnsi="TH SarabunPSK" w:cs="TH SarabunPSK"/>
          <w:lang w:bidi="th-TH"/>
        </w:rPr>
      </w:pPr>
    </w:p>
    <w:p w14:paraId="59D8BAC3" w14:textId="3A1DDE86" w:rsidR="004D0103" w:rsidRDefault="004D0103" w:rsidP="00CD7B2D">
      <w:pPr>
        <w:jc w:val="thaiDistribute"/>
        <w:rPr>
          <w:rFonts w:ascii="TH SarabunPSK" w:hAnsi="TH SarabunPSK" w:cs="TH SarabunPSK"/>
          <w:lang w:bidi="th-TH"/>
        </w:rPr>
      </w:pPr>
    </w:p>
    <w:p w14:paraId="26EE82B0" w14:textId="118A79F1" w:rsidR="004D0103" w:rsidRDefault="004D0103" w:rsidP="00CD7B2D">
      <w:pPr>
        <w:jc w:val="thaiDistribute"/>
        <w:rPr>
          <w:rFonts w:ascii="TH SarabunPSK" w:hAnsi="TH SarabunPSK" w:cs="TH SarabunPSK"/>
          <w:lang w:bidi="th-TH"/>
        </w:rPr>
      </w:pPr>
    </w:p>
    <w:p w14:paraId="0874D89D" w14:textId="78DD4405" w:rsidR="004D0103" w:rsidRDefault="004D0103" w:rsidP="00CD7B2D">
      <w:pPr>
        <w:jc w:val="thaiDistribute"/>
        <w:rPr>
          <w:rFonts w:ascii="TH SarabunPSK" w:hAnsi="TH SarabunPSK" w:cs="TH SarabunPSK"/>
          <w:lang w:bidi="th-TH"/>
        </w:rPr>
      </w:pPr>
    </w:p>
    <w:p w14:paraId="5B876EEC" w14:textId="77777777" w:rsidR="004D0103" w:rsidRPr="009F59E1" w:rsidRDefault="004D0103" w:rsidP="00CD7B2D">
      <w:pPr>
        <w:jc w:val="thaiDistribute"/>
        <w:rPr>
          <w:rFonts w:ascii="TH SarabunPSK" w:hAnsi="TH SarabunPSK" w:cs="TH SarabunPSK"/>
          <w:lang w:bidi="th-TH"/>
        </w:rPr>
      </w:pPr>
    </w:p>
    <w:bookmarkEnd w:id="1191"/>
    <w:p w14:paraId="76CF02F8" w14:textId="77777777" w:rsidR="003B33E1" w:rsidRPr="009F59E1" w:rsidRDefault="003B33E1" w:rsidP="0050359C">
      <w:pPr>
        <w:jc w:val="thaiDistribute"/>
        <w:rPr>
          <w:rFonts w:ascii="TH SarabunPSK" w:hAnsi="TH SarabunPSK" w:cs="TH SarabunPSK"/>
          <w:lang w:bidi="th-TH"/>
        </w:rPr>
      </w:pPr>
    </w:p>
    <w:p w14:paraId="5885E5E1" w14:textId="2982A2F4" w:rsidR="00010E3E" w:rsidRPr="009F59E1" w:rsidRDefault="00010E3E" w:rsidP="00010E3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03] </w:t>
      </w:r>
      <w:bookmarkStart w:id="1192" w:name="_Hlk97980509"/>
      <w:r w:rsidRPr="009F59E1">
        <w:rPr>
          <w:rFonts w:ascii="TH SarabunPSK" w:hAnsi="TH SarabunPSK" w:cs="TH SarabunPSK" w:hint="cs"/>
          <w:b/>
          <w:bCs/>
        </w:rPr>
        <w:t>Edit Profile</w:t>
      </w:r>
      <w:bookmarkEnd w:id="1192"/>
    </w:p>
    <w:p w14:paraId="23D0D8C2" w14:textId="232FDB57" w:rsidR="00010E3E" w:rsidRPr="009F59E1" w:rsidRDefault="00010E3E" w:rsidP="00010E3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544F3138" w14:textId="77777777" w:rsidR="00010E3E" w:rsidRPr="009F59E1" w:rsidRDefault="00010E3E" w:rsidP="00010E3E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</w:rPr>
      </w:pPr>
      <w:bookmarkStart w:id="1193" w:name="_Hlk97980502"/>
      <w:r w:rsidRPr="009F59E1">
        <w:rPr>
          <w:rFonts w:ascii="TH SarabunPSK" w:hAnsi="TH SarabunPSK" w:cs="TH SarabunPSK" w:hint="cs"/>
          <w:cs/>
          <w:lang w:bidi="th-TH"/>
        </w:rPr>
        <w:t>ระบบสำหรับให้สมาชิก (</w:t>
      </w:r>
      <w:r w:rsidRPr="009F59E1">
        <w:rPr>
          <w:rFonts w:ascii="TH SarabunPSK" w:hAnsi="TH SarabunPSK" w:cs="TH SarabunPSK" w:hint="cs"/>
        </w:rPr>
        <w:t xml:space="preserve">Member) </w:t>
      </w:r>
      <w:r w:rsidRPr="009F59E1">
        <w:rPr>
          <w:rFonts w:ascii="TH SarabunPSK" w:hAnsi="TH SarabunPSK" w:cs="TH SarabunPSK" w:hint="cs"/>
          <w:cs/>
          <w:lang w:bidi="th-TH"/>
        </w:rPr>
        <w:t xml:space="preserve">แก้ไขข้อมูลส่วนตัวบางส่วนที่ได้ทำการลงทะเบียนไว้ได้ </w:t>
      </w:r>
      <w:bookmarkEnd w:id="1193"/>
      <w:r w:rsidRPr="009F59E1">
        <w:rPr>
          <w:rFonts w:ascii="TH SarabunPSK" w:hAnsi="TH SarabunPSK" w:cs="TH SarabunPSK" w:hint="cs"/>
          <w:cs/>
          <w:lang w:bidi="th-TH"/>
        </w:rPr>
        <w:t>โดย</w:t>
      </w:r>
    </w:p>
    <w:p w14:paraId="795D215E" w14:textId="77777777" w:rsidR="00010E3E" w:rsidRPr="009F59E1" w:rsidRDefault="00010E3E" w:rsidP="00010E3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สามารถแก้ไข ชื่อ (</w:t>
      </w:r>
      <w:r w:rsidRPr="009F59E1">
        <w:rPr>
          <w:rFonts w:ascii="TH SarabunPSK" w:hAnsi="TH SarabunPSK" w:cs="TH SarabunPSK" w:hint="cs"/>
        </w:rPr>
        <w:t xml:space="preserve">name) </w:t>
      </w:r>
      <w:r w:rsidRPr="009F59E1">
        <w:rPr>
          <w:rFonts w:ascii="TH SarabunPSK" w:hAnsi="TH SarabunPSK" w:cs="TH SarabunPSK" w:hint="cs"/>
          <w:cs/>
          <w:lang w:bidi="th-TH"/>
        </w:rPr>
        <w:t>เบอร์โทรศัพท์ (</w:t>
      </w:r>
      <w:r w:rsidRPr="009F59E1">
        <w:rPr>
          <w:rFonts w:ascii="TH SarabunPSK" w:hAnsi="TH SarabunPSK" w:cs="TH SarabunPSK" w:hint="cs"/>
        </w:rPr>
        <w:t xml:space="preserve">tel) </w:t>
      </w:r>
      <w:r w:rsidRPr="009F59E1">
        <w:rPr>
          <w:rFonts w:ascii="TH SarabunPSK" w:hAnsi="TH SarabunPSK" w:cs="TH SarabunPSK" w:hint="cs"/>
          <w:cs/>
          <w:lang w:bidi="th-TH"/>
        </w:rPr>
        <w:t>อีเมล์แอดเดรส (</w:t>
      </w:r>
      <w:r w:rsidRPr="009F59E1">
        <w:rPr>
          <w:rFonts w:ascii="TH SarabunPSK" w:hAnsi="TH SarabunPSK" w:cs="TH SarabunPSK" w:hint="cs"/>
        </w:rPr>
        <w:t xml:space="preserve">email) </w:t>
      </w:r>
      <w:r w:rsidRPr="009F59E1">
        <w:rPr>
          <w:rFonts w:ascii="TH SarabunPSK" w:hAnsi="TH SarabunPSK" w:cs="TH SarabunPSK" w:hint="cs"/>
          <w:cs/>
          <w:lang w:bidi="th-TH"/>
        </w:rPr>
        <w:t>ที่อยู่ (</w:t>
      </w:r>
      <w:r w:rsidRPr="009F59E1">
        <w:rPr>
          <w:rFonts w:ascii="TH SarabunPSK" w:hAnsi="TH SarabunPSK" w:cs="TH SarabunPSK" w:hint="cs"/>
        </w:rPr>
        <w:t xml:space="preserve">address) </w:t>
      </w:r>
      <w:r w:rsidRPr="009F59E1">
        <w:rPr>
          <w:rFonts w:ascii="TH SarabunPSK" w:hAnsi="TH SarabunPSK" w:cs="TH SarabunPSK" w:hint="cs"/>
          <w:cs/>
          <w:lang w:bidi="th-TH"/>
        </w:rPr>
        <w:t>ได้</w:t>
      </w:r>
    </w:p>
    <w:p w14:paraId="263B06B7" w14:textId="20CAA704" w:rsidR="00010E3E" w:rsidRPr="009F59E1" w:rsidRDefault="00010E3E" w:rsidP="00010E3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6238C324" w14:textId="77777777" w:rsidR="00010E3E" w:rsidRPr="009F59E1" w:rsidRDefault="00010E3E" w:rsidP="00010E3E">
      <w:pPr>
        <w:ind w:firstLine="720"/>
        <w:rPr>
          <w:ins w:id="1194" w:author="วันวิสา ประดิษฐอุกฤษฎ์" w:date="2021-10-11T19:31:00Z"/>
          <w:rFonts w:ascii="TH SarabunPSK" w:hAnsi="TH SarabunPSK" w:cs="TH SarabunPSK"/>
          <w:cs/>
        </w:rPr>
      </w:pPr>
      <w:ins w:id="119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ไม่มีการทำงานใดเกี่ยวข้องกับฟังก์ชันนี้</w:t>
        </w:r>
      </w:ins>
    </w:p>
    <w:p w14:paraId="0285BAC1" w14:textId="651B9B2C" w:rsidR="00010E3E" w:rsidRPr="009F59E1" w:rsidRDefault="00010E3E" w:rsidP="00010E3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59039D"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5F5A2453" w14:textId="2E4EA9ED" w:rsidR="00010E3E" w:rsidRPr="009F59E1" w:rsidRDefault="00010E3E" w:rsidP="00010E3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TC0</w:t>
      </w:r>
      <w:r w:rsidRPr="009F59E1">
        <w:rPr>
          <w:rFonts w:ascii="TH SarabunPSK" w:hAnsi="TH SarabunPSK" w:cs="TH SarabunPSK" w:hint="cs"/>
          <w:lang w:bidi="th-TH"/>
        </w:rPr>
        <w:t>3</w:t>
      </w:r>
      <w:r w:rsidRPr="009F59E1">
        <w:rPr>
          <w:rFonts w:ascii="TH SarabunPSK" w:hAnsi="TH SarabunPSK" w:cs="TH SarabunPSK" w:hint="cs"/>
        </w:rPr>
        <w:t xml:space="preserve"> </w:t>
      </w:r>
      <w:ins w:id="119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รายละเอียดการทำงานของยูสเคส </w:t>
        </w:r>
      </w:ins>
      <w:r w:rsidRPr="009F59E1">
        <w:rPr>
          <w:rFonts w:ascii="TH SarabunPSK" w:hAnsi="TH SarabunPSK" w:cs="TH SarabunPSK" w:hint="cs"/>
        </w:rPr>
        <w:t xml:space="preserve"> Edit Profile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76"/>
        <w:gridCol w:w="6566"/>
      </w:tblGrid>
      <w:tr w:rsidR="00010E3E" w:rsidRPr="009F59E1" w14:paraId="279A76C1" w14:textId="77777777" w:rsidTr="00010E3E">
        <w:trPr>
          <w:jc w:val="center"/>
          <w:ins w:id="1197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02C8ED42" w14:textId="77777777" w:rsidR="00010E3E" w:rsidRPr="009F59E1" w:rsidRDefault="00010E3E" w:rsidP="00F5461B">
            <w:pPr>
              <w:spacing w:after="160" w:line="259" w:lineRule="auto"/>
              <w:rPr>
                <w:ins w:id="119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1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3552" w:type="pct"/>
          </w:tcPr>
          <w:p w14:paraId="7142B804" w14:textId="77777777" w:rsidR="00010E3E" w:rsidRPr="009F59E1" w:rsidRDefault="00010E3E" w:rsidP="00F5461B">
            <w:pPr>
              <w:spacing w:after="160" w:line="259" w:lineRule="auto"/>
              <w:rPr>
                <w:ins w:id="120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แอปพลิเคชันสำหรับหาคู่สุนัข</w:t>
            </w:r>
          </w:p>
        </w:tc>
      </w:tr>
      <w:tr w:rsidR="00010E3E" w:rsidRPr="009F59E1" w14:paraId="712AFE1A" w14:textId="77777777" w:rsidTr="00010E3E">
        <w:trPr>
          <w:jc w:val="center"/>
          <w:ins w:id="1201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6BCA99E9" w14:textId="77777777" w:rsidR="00010E3E" w:rsidRPr="009F59E1" w:rsidRDefault="00010E3E" w:rsidP="00F5461B">
            <w:pPr>
              <w:spacing w:after="160" w:line="259" w:lineRule="auto"/>
              <w:rPr>
                <w:ins w:id="120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3552" w:type="pct"/>
          </w:tcPr>
          <w:p w14:paraId="567F6AA4" w14:textId="77777777" w:rsidR="00010E3E" w:rsidRPr="009F59E1" w:rsidRDefault="00010E3E" w:rsidP="00F5461B">
            <w:pPr>
              <w:spacing w:after="160" w:line="259" w:lineRule="auto"/>
              <w:rPr>
                <w:ins w:id="120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Edit Profile</w:t>
            </w:r>
          </w:p>
        </w:tc>
      </w:tr>
      <w:tr w:rsidR="00010E3E" w:rsidRPr="009F59E1" w14:paraId="76B3A82C" w14:textId="77777777" w:rsidTr="00010E3E">
        <w:trPr>
          <w:jc w:val="center"/>
          <w:ins w:id="1205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19631433" w14:textId="77777777" w:rsidR="00010E3E" w:rsidRPr="009F59E1" w:rsidRDefault="00010E3E" w:rsidP="00F5461B">
            <w:pPr>
              <w:spacing w:after="160" w:line="259" w:lineRule="auto"/>
              <w:rPr>
                <w:ins w:id="120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3552" w:type="pct"/>
          </w:tcPr>
          <w:p w14:paraId="090A999C" w14:textId="77777777" w:rsidR="00010E3E" w:rsidRPr="009F59E1" w:rsidRDefault="00010E3E" w:rsidP="00F5461B">
            <w:pPr>
              <w:spacing w:after="160" w:line="259" w:lineRule="auto"/>
              <w:rPr>
                <w:ins w:id="120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010E3E" w:rsidRPr="009F59E1" w14:paraId="0B4A0695" w14:textId="77777777" w:rsidTr="00010E3E">
        <w:trPr>
          <w:jc w:val="center"/>
          <w:ins w:id="1209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65478A28" w14:textId="77777777" w:rsidR="00010E3E" w:rsidRPr="009F59E1" w:rsidRDefault="00010E3E" w:rsidP="00F5461B">
            <w:pPr>
              <w:spacing w:after="160" w:line="259" w:lineRule="auto"/>
              <w:rPr>
                <w:ins w:id="121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1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3552" w:type="pct"/>
          </w:tcPr>
          <w:p w14:paraId="048C0936" w14:textId="77777777" w:rsidR="00010E3E" w:rsidRPr="009F59E1" w:rsidRDefault="00010E3E" w:rsidP="00F5461B">
            <w:pPr>
              <w:spacing w:after="160" w:line="259" w:lineRule="auto"/>
              <w:rPr>
                <w:ins w:id="121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  <w:tr w:rsidR="00010E3E" w:rsidRPr="009F59E1" w14:paraId="3BB2A1EE" w14:textId="77777777" w:rsidTr="00010E3E">
        <w:trPr>
          <w:jc w:val="center"/>
          <w:ins w:id="1213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31EB2AD1" w14:textId="77777777" w:rsidR="00010E3E" w:rsidRPr="009F59E1" w:rsidRDefault="00010E3E" w:rsidP="00F5461B">
            <w:pPr>
              <w:spacing w:after="160" w:line="259" w:lineRule="auto"/>
              <w:rPr>
                <w:ins w:id="121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3552" w:type="pct"/>
          </w:tcPr>
          <w:p w14:paraId="25D65F9B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ยูสเคสเริ่มต้นเมื่อผู้ใช้เลือกฟังก์ชัน </w:t>
            </w:r>
            <w:r w:rsidRPr="009F59E1">
              <w:rPr>
                <w:rFonts w:ascii="TH SarabunPSK" w:hAnsi="TH SarabunPSK" w:cs="TH SarabunPSK" w:hint="cs"/>
              </w:rPr>
              <w:t>Edit Profile</w:t>
            </w:r>
          </w:p>
          <w:p w14:paraId="2C1E8252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ระบบจะค้นหาข้อมูลของผู้ใช้</w:t>
            </w:r>
          </w:p>
          <w:p w14:paraId="297A426E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>ระบบค้นหาข้อมูลผู้ใช้ โดย</w:t>
            </w:r>
          </w:p>
          <w:p w14:paraId="52534A1B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 </w:t>
            </w:r>
            <w:r w:rsidRPr="009F59E1">
              <w:rPr>
                <w:rFonts w:ascii="TH SarabunPSK" w:hAnsi="TH SarabunPSK" w:cs="TH SarabunPSK" w:hint="cs"/>
              </w:rPr>
              <w:t>3.1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ระบบค้นหาโดยใช้รหัสสมาชิกจากฐานข้อมูล</w:t>
            </w:r>
          </w:p>
          <w:p w14:paraId="604EC6F9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>3.2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ระบบคืนค่าข้อมูลจากฐานข้อมูล</w:t>
            </w:r>
          </w:p>
          <w:p w14:paraId="49341E24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4. </w:t>
            </w:r>
            <w:r w:rsidRPr="009F59E1">
              <w:rPr>
                <w:rFonts w:ascii="TH SarabunPSK" w:hAnsi="TH SarabunPSK" w:cs="TH SarabunPSK" w:hint="cs"/>
                <w:cs/>
              </w:rPr>
              <w:t>ระบบแสดงข้อมูลส่วนตัวของผู้ใช้</w:t>
            </w:r>
          </w:p>
          <w:p w14:paraId="6F752331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5. </w:t>
            </w:r>
            <w:r w:rsidRPr="009F59E1">
              <w:rPr>
                <w:rFonts w:ascii="TH SarabunPSK" w:hAnsi="TH SarabunPSK" w:cs="TH SarabunPSK" w:hint="cs"/>
                <w:cs/>
              </w:rPr>
              <w:t>ผู้ใช้แก้ไขข้อมูลส่วนตัวตามที่ต้องการ</w:t>
            </w:r>
          </w:p>
          <w:p w14:paraId="7BD40004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6. </w:t>
            </w:r>
            <w:r w:rsidRPr="009F59E1">
              <w:rPr>
                <w:rFonts w:ascii="TH SarabunPSK" w:hAnsi="TH SarabunPSK" w:cs="TH SarabunPSK" w:hint="cs"/>
                <w:cs/>
              </w:rPr>
              <w:t>ระบบตรวจสอบความถูกต้องของข้อมูลจากสคริปต์</w:t>
            </w:r>
          </w:p>
          <w:p w14:paraId="0F1184FB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 </w:t>
            </w:r>
            <w:r w:rsidRPr="009F59E1">
              <w:rPr>
                <w:rFonts w:ascii="TH SarabunPSK" w:hAnsi="TH SarabunPSK" w:cs="TH SarabunPSK" w:hint="cs"/>
                <w:cs/>
              </w:rPr>
              <w:t>ระบบรับข้อมูลแก้ไขจากผู้ใช้</w:t>
            </w:r>
          </w:p>
          <w:p w14:paraId="2E273779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8.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ระบบจะแก้ไขข้อมูลของผู้ใช้ โดย</w:t>
            </w:r>
          </w:p>
          <w:p w14:paraId="3187EFD4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8.1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ระบบแก้ไขข้อมูลลงฐานข้อมูล</w:t>
            </w:r>
          </w:p>
          <w:p w14:paraId="47086DCF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8.2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ระบบคืนค่าการแก้ไขข้อมูลผู้ใช้</w:t>
            </w:r>
          </w:p>
          <w:p w14:paraId="29697737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9. </w:t>
            </w:r>
            <w:r w:rsidRPr="009F59E1">
              <w:rPr>
                <w:rFonts w:ascii="TH SarabunPSK" w:hAnsi="TH SarabunPSK" w:cs="TH SarabunPSK" w:hint="cs"/>
                <w:cs/>
              </w:rPr>
              <w:t>ระบบแสดงผลการแก้ไขข้อมูล</w:t>
            </w:r>
          </w:p>
          <w:p w14:paraId="4E0F4ABA" w14:textId="77777777" w:rsidR="00010E3E" w:rsidRPr="009F59E1" w:rsidRDefault="00010E3E" w:rsidP="00F5461B">
            <w:pPr>
              <w:spacing w:after="160" w:line="259" w:lineRule="auto"/>
              <w:rPr>
                <w:ins w:id="121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10. </w:t>
            </w:r>
            <w:r w:rsidRPr="009F59E1">
              <w:rPr>
                <w:rFonts w:ascii="TH SarabunPSK" w:hAnsi="TH SarabunPSK" w:cs="TH SarabunPSK" w:hint="cs"/>
                <w:cs/>
              </w:rPr>
              <w:t>ยูสเคสสิ้นสุดการทำงาน</w:t>
            </w:r>
          </w:p>
        </w:tc>
      </w:tr>
      <w:tr w:rsidR="00010E3E" w:rsidRPr="009F59E1" w14:paraId="73F59F85" w14:textId="77777777" w:rsidTr="00010E3E">
        <w:trPr>
          <w:jc w:val="center"/>
          <w:ins w:id="1217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4EFAF190" w14:textId="77777777" w:rsidR="00010E3E" w:rsidRPr="009F59E1" w:rsidRDefault="00010E3E" w:rsidP="00F5461B">
            <w:pPr>
              <w:spacing w:after="160" w:line="259" w:lineRule="auto"/>
              <w:rPr>
                <w:ins w:id="121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3552" w:type="pct"/>
          </w:tcPr>
          <w:p w14:paraId="0C1213CE" w14:textId="77777777" w:rsidR="00010E3E" w:rsidRPr="009F59E1" w:rsidRDefault="00010E3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6.1 ในกรณีที่ข้อมูลจากการแก้ไขไม่ถูกต้อง ระบบจะแสดงข้อความ “กรุณากรอกข้อมูลให้ถูกต้อง”</w:t>
            </w:r>
          </w:p>
          <w:p w14:paraId="2C8E8E4B" w14:textId="77777777" w:rsidR="00010E3E" w:rsidRPr="009F59E1" w:rsidRDefault="00010E3E" w:rsidP="00F5461B">
            <w:pPr>
              <w:rPr>
                <w:ins w:id="122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9.1 ในกรณีที่ไม่สามารถแก้ไขข้อมูลได้ ระบบจะแสดงข้อความแจ้งเตือนให้ผู้ใช้ทราบ “แก้ไขข้อมูลส่วนตัวไม่สำเร็จ”</w:t>
            </w:r>
          </w:p>
        </w:tc>
      </w:tr>
      <w:tr w:rsidR="00010E3E" w:rsidRPr="009F59E1" w14:paraId="6562F833" w14:textId="77777777" w:rsidTr="00010E3E">
        <w:trPr>
          <w:jc w:val="center"/>
          <w:ins w:id="1221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30F5AE13" w14:textId="77777777" w:rsidR="00010E3E" w:rsidRPr="009F59E1" w:rsidRDefault="00010E3E" w:rsidP="00F5461B">
            <w:pPr>
              <w:spacing w:after="160" w:line="259" w:lineRule="auto"/>
              <w:rPr>
                <w:ins w:id="122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3552" w:type="pct"/>
          </w:tcPr>
          <w:p w14:paraId="5C23D303" w14:textId="77777777" w:rsidR="00010E3E" w:rsidRPr="009F59E1" w:rsidRDefault="00010E3E" w:rsidP="00F5461B">
            <w:pPr>
              <w:spacing w:after="160" w:line="259" w:lineRule="auto"/>
              <w:rPr>
                <w:ins w:id="1224" w:author="วันวิสา ประดิษฐอุกฤษฎ์" w:date="2021-10-11T19:31:00Z"/>
                <w:rFonts w:ascii="TH SarabunPSK" w:hAnsi="TH SarabunPSK" w:cs="TH SarabunPSK"/>
              </w:rPr>
            </w:pPr>
            <w:ins w:id="12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010E3E" w:rsidRPr="009F59E1" w14:paraId="10D5CACF" w14:textId="77777777" w:rsidTr="00010E3E">
        <w:trPr>
          <w:jc w:val="center"/>
          <w:ins w:id="1226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20D89BC3" w14:textId="77777777" w:rsidR="00010E3E" w:rsidRPr="009F59E1" w:rsidRDefault="00010E3E" w:rsidP="00F5461B">
            <w:pPr>
              <w:spacing w:after="160" w:line="259" w:lineRule="auto"/>
              <w:rPr>
                <w:ins w:id="122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3552" w:type="pct"/>
          </w:tcPr>
          <w:p w14:paraId="30DC5C83" w14:textId="77777777" w:rsidR="00010E3E" w:rsidRPr="009F59E1" w:rsidRDefault="00010E3E" w:rsidP="00F5461B">
            <w:pPr>
              <w:spacing w:after="160" w:line="259" w:lineRule="auto"/>
              <w:rPr>
                <w:ins w:id="122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</w:tbl>
    <w:p w14:paraId="65412BE1" w14:textId="77777777" w:rsidR="00010E3E" w:rsidRPr="009F59E1" w:rsidRDefault="00010E3E" w:rsidP="00010E3E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</w:p>
    <w:p w14:paraId="103D482F" w14:textId="5C9683F3" w:rsidR="00010E3E" w:rsidRDefault="00010E3E" w:rsidP="00010E3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59039D"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1550E4A3" w14:textId="5B5FEF25" w:rsidR="004D0103" w:rsidRDefault="004D0103" w:rsidP="00010E3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A66458C" w14:textId="77777777" w:rsidR="004D0103" w:rsidRPr="009F59E1" w:rsidRDefault="004D0103" w:rsidP="00010E3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EF58E53" w14:textId="77777777" w:rsidR="00AD51A7" w:rsidRPr="009F59E1" w:rsidRDefault="00AD51A7" w:rsidP="00AD51A7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noProof/>
          <w:shd w:val="clear" w:color="auto" w:fill="FFFFFF"/>
          <w:cs/>
        </w:rPr>
        <w:drawing>
          <wp:inline distT="0" distB="0" distL="0" distR="0" wp14:anchorId="22E2D6AB" wp14:editId="73522FCA">
            <wp:extent cx="1955964" cy="3600000"/>
            <wp:effectExtent l="0" t="0" r="6350" b="63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1294"/>
                    <a:stretch/>
                  </pic:blipFill>
                  <pic:spPr bwMode="auto">
                    <a:xfrm>
                      <a:off x="0" y="0"/>
                      <a:ext cx="1955964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1FAE4" w14:textId="4CBB5EE1" w:rsidR="00AD51A7" w:rsidRPr="009F59E1" w:rsidRDefault="00AD51A7" w:rsidP="00AD51A7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</w:rPr>
        <w:t>3.1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หน้าจอการแก้ไขข้อมูลของเจ้าของบัญชี</w:t>
      </w:r>
    </w:p>
    <w:p w14:paraId="16E93570" w14:textId="1086BCF1" w:rsidR="00010E3E" w:rsidRDefault="00010E3E" w:rsidP="00010E3E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1C0B1C0E" w14:textId="714008E5" w:rsidR="004D0103" w:rsidRDefault="004D0103" w:rsidP="00010E3E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40A221CB" w14:textId="26F7321A" w:rsidR="004D0103" w:rsidRDefault="004D0103" w:rsidP="00010E3E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7449E29D" w14:textId="77777777" w:rsidR="004D0103" w:rsidRPr="009F59E1" w:rsidRDefault="004D0103" w:rsidP="00010E3E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0BB3BE4A" w14:textId="36F8D59F" w:rsidR="00010E3E" w:rsidRPr="009F59E1" w:rsidRDefault="00010E3E" w:rsidP="00010E3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="0059039D"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6E515F46" w14:textId="3870FC25" w:rsidR="004B30C9" w:rsidRPr="009F59E1" w:rsidRDefault="00AD51A7" w:rsidP="00772FEC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เงื่อนไขของกลุ่มข้อมูลทดสอบฟังก์ชัน </w:t>
      </w:r>
      <w:r w:rsidRPr="009F59E1">
        <w:rPr>
          <w:rFonts w:ascii="TH SarabunPSK" w:hAnsi="TH SarabunPSK" w:cs="TH SarabunPSK" w:hint="cs"/>
        </w:rPr>
        <w:t xml:space="preserve">Edit Profile </w:t>
      </w:r>
      <w:r w:rsidRPr="009F59E1">
        <w:rPr>
          <w:rFonts w:ascii="TH SarabunPSK" w:hAnsi="TH SarabunPSK" w:cs="TH SarabunPSK" w:hint="cs"/>
          <w:cs/>
          <w:lang w:bidi="th-TH"/>
        </w:rPr>
        <w:t>มีข้อมูลรายละเอียดดังต่อไปนี้</w:t>
      </w:r>
    </w:p>
    <w:p w14:paraId="36AE1637" w14:textId="77777777" w:rsidR="00772FEC" w:rsidRPr="009F59E1" w:rsidRDefault="00010E3E" w:rsidP="00772FEC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="0059039D"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lang w:bidi="th-TH"/>
        </w:rPr>
        <w:t>.5.1</w:t>
      </w:r>
      <w:r w:rsidR="00AD51A7"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="00772FEC" w:rsidRPr="009F59E1">
        <w:rPr>
          <w:rFonts w:ascii="TH SarabunPSK" w:hAnsi="TH SarabunPSK" w:cs="TH SarabunPSK" w:hint="cs"/>
          <w:b/>
          <w:bCs/>
          <w:cs/>
          <w:lang w:bidi="th-TH"/>
        </w:rPr>
        <w:t>ชื่อ (</w:t>
      </w:r>
      <w:r w:rsidR="00772FEC" w:rsidRPr="009F59E1">
        <w:rPr>
          <w:rFonts w:ascii="TH SarabunPSK" w:hAnsi="TH SarabunPSK" w:cs="TH SarabunPSK" w:hint="cs"/>
          <w:b/>
          <w:bCs/>
          <w:lang w:bidi="th-TH"/>
        </w:rPr>
        <w:t>Name) : TextInput</w:t>
      </w:r>
    </w:p>
    <w:p w14:paraId="4F9718AB" w14:textId="77777777" w:rsidR="00772FEC" w:rsidRPr="009F59E1" w:rsidRDefault="00772FEC" w:rsidP="00772FEC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ความต้องการของระบบในส่วนของชื่อ มีคุณลักษณะดังนี้</w:t>
      </w:r>
    </w:p>
    <w:p w14:paraId="729A260B" w14:textId="77777777" w:rsidR="00772FEC" w:rsidRPr="009F59E1" w:rsidRDefault="00772FEC" w:rsidP="00772FEC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1. </w:t>
      </w:r>
      <w:r w:rsidRPr="009F59E1">
        <w:rPr>
          <w:rFonts w:ascii="TH SarabunPSK" w:hAnsi="TH SarabunPSK" w:cs="TH SarabunPSK" w:hint="cs"/>
          <w:cs/>
          <w:lang w:bidi="th-TH"/>
        </w:rPr>
        <w:t>ต้องเป็นตัวอักษรไทยหรือภาษาอังกฤษเท่านั้น</w:t>
      </w:r>
    </w:p>
    <w:p w14:paraId="1EB2709B" w14:textId="77777777" w:rsidR="00772FEC" w:rsidRDefault="00772FEC" w:rsidP="00772FEC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 xml:space="preserve">2. </w:t>
      </w:r>
      <w:r w:rsidRPr="009F59E1">
        <w:rPr>
          <w:rFonts w:ascii="TH SarabunPSK" w:hAnsi="TH SarabunPSK" w:cs="TH SarabunPSK" w:hint="cs"/>
          <w:cs/>
          <w:lang w:bidi="th-TH"/>
        </w:rPr>
        <w:t xml:space="preserve">มีจำนวนตัวอักษรเป็นจำนวนไม่น้อยกว่า </w:t>
      </w:r>
      <w:r w:rsidRPr="009F59E1">
        <w:rPr>
          <w:rFonts w:ascii="TH SarabunPSK" w:hAnsi="TH SarabunPSK" w:cs="TH SarabunPSK" w:hint="cs"/>
        </w:rPr>
        <w:t>2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ตัวอักษรและไม่เกิน </w:t>
      </w:r>
      <w:r>
        <w:rPr>
          <w:rFonts w:ascii="TH SarabunPSK" w:hAnsi="TH SarabunPSK" w:cs="TH SarabunPSK" w:hint="cs"/>
          <w:cs/>
          <w:lang w:bidi="th-TH"/>
        </w:rPr>
        <w:t>100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</w:t>
      </w:r>
    </w:p>
    <w:p w14:paraId="3E96A07B" w14:textId="77777777" w:rsidR="00772FEC" w:rsidRPr="009F59E1" w:rsidRDefault="00772FEC" w:rsidP="00772FEC">
      <w:pPr>
        <w:ind w:firstLine="720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lang w:bidi="th-TH"/>
        </w:rPr>
        <w:t xml:space="preserve">3. </w:t>
      </w:r>
      <w:r>
        <w:rPr>
          <w:rFonts w:ascii="TH SarabunPSK" w:hAnsi="TH SarabunPSK" w:cs="TH SarabunPSK" w:hint="cs"/>
          <w:cs/>
          <w:lang w:bidi="th-TH"/>
        </w:rPr>
        <w:t>มีช่องว่างได้</w:t>
      </w:r>
    </w:p>
    <w:p w14:paraId="33977509" w14:textId="77777777" w:rsidR="00772FEC" w:rsidRPr="009F59E1" w:rsidRDefault="00772FEC" w:rsidP="00772FEC">
      <w:pPr>
        <w:ind w:firstLine="720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4</w:t>
      </w:r>
      <w:r w:rsidRPr="009F59E1">
        <w:rPr>
          <w:rFonts w:ascii="TH SarabunPSK" w:hAnsi="TH SarabunPSK" w:cs="TH SarabunPSK" w:hint="cs"/>
        </w:rPr>
        <w:t xml:space="preserve">. </w:t>
      </w:r>
      <w:r w:rsidRPr="009F59E1">
        <w:rPr>
          <w:rFonts w:ascii="TH SarabunPSK" w:hAnsi="TH SarabunPSK" w:cs="TH SarabunPSK" w:hint="cs"/>
          <w:cs/>
          <w:lang w:bidi="th-TH"/>
        </w:rPr>
        <w:t>ต้องไม่เป็นค่าว่าง</w:t>
      </w:r>
    </w:p>
    <w:p w14:paraId="5471B8C1" w14:textId="77777777" w:rsidR="00772FEC" w:rsidRPr="009F59E1" w:rsidRDefault="00772FEC" w:rsidP="00772FEC">
      <w:pPr>
        <w:ind w:firstLine="720"/>
        <w:rPr>
          <w:ins w:id="1230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123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ชื่อผู้ใช้งาน</w:t>
      </w:r>
    </w:p>
    <w:p w14:paraId="29C99FD4" w14:textId="77777777" w:rsidR="00772FEC" w:rsidRPr="009F59E1" w:rsidRDefault="00772FEC" w:rsidP="00772FEC">
      <w:pPr>
        <w:numPr>
          <w:ilvl w:val="0"/>
          <w:numId w:val="10"/>
        </w:numPr>
        <w:spacing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ในกรณีที่ไม่กรอกชื่อ ระบบจะแสดงข้อความ “กรุณากรอกชื่อ”  </w:t>
      </w:r>
    </w:p>
    <w:p w14:paraId="5C68FFF6" w14:textId="2A092B91" w:rsidR="00010E3E" w:rsidRPr="00772FEC" w:rsidRDefault="00772FEC" w:rsidP="00772FEC">
      <w:pPr>
        <w:numPr>
          <w:ilvl w:val="0"/>
          <w:numId w:val="10"/>
        </w:numPr>
        <w:spacing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ในกรณีที่กรอกชื่อสุนัขไม่ตรงตามรูปแบบ ระบบจะแสดงข้อความ “กรุณากรอกชื่อใหม่อีกครั้ง”</w:t>
      </w:r>
    </w:p>
    <w:p w14:paraId="43305E2D" w14:textId="395DBCFB" w:rsidR="00010E3E" w:rsidRPr="009F59E1" w:rsidRDefault="00010E3E" w:rsidP="00010E3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="0059039D"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</w:rPr>
        <w:t xml:space="preserve">-EC01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ชื่อ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59039D"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2055"/>
        <w:gridCol w:w="1479"/>
        <w:gridCol w:w="1462"/>
        <w:gridCol w:w="1352"/>
        <w:gridCol w:w="1352"/>
      </w:tblGrid>
      <w:tr w:rsidR="00772FEC" w:rsidRPr="009F59E1" w14:paraId="65ACC8AE" w14:textId="77777777" w:rsidTr="00B07474">
        <w:trPr>
          <w:ins w:id="1232" w:author="วันวิสา ประดิษฐอุกฤษฎ์" w:date="2021-10-11T19:31:00Z"/>
        </w:trPr>
        <w:tc>
          <w:tcPr>
            <w:tcW w:w="614" w:type="pct"/>
            <w:shd w:val="clear" w:color="auto" w:fill="D0CECE" w:themeFill="background2" w:themeFillShade="E6"/>
            <w:vAlign w:val="center"/>
          </w:tcPr>
          <w:p w14:paraId="4F774C0F" w14:textId="77777777" w:rsidR="00772FEC" w:rsidRPr="009F59E1" w:rsidRDefault="00772FEC" w:rsidP="00F5461B">
            <w:pPr>
              <w:spacing w:after="160" w:line="259" w:lineRule="auto"/>
              <w:rPr>
                <w:ins w:id="123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311" w:type="pct"/>
            <w:shd w:val="clear" w:color="auto" w:fill="D0CECE" w:themeFill="background2" w:themeFillShade="E6"/>
            <w:vAlign w:val="center"/>
          </w:tcPr>
          <w:p w14:paraId="2EADCA6B" w14:textId="77777777" w:rsidR="00772FEC" w:rsidRPr="009F59E1" w:rsidRDefault="00772FEC" w:rsidP="00F5461B">
            <w:pPr>
              <w:spacing w:after="160" w:line="259" w:lineRule="auto"/>
              <w:rPr>
                <w:ins w:id="123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ins w:id="12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999" w:type="pct"/>
            <w:shd w:val="clear" w:color="auto" w:fill="D0CECE" w:themeFill="background2" w:themeFillShade="E6"/>
            <w:vAlign w:val="center"/>
          </w:tcPr>
          <w:p w14:paraId="5C3B4515" w14:textId="77777777" w:rsidR="00772FEC" w:rsidRPr="009F59E1" w:rsidRDefault="00772FEC" w:rsidP="00F5461B">
            <w:pPr>
              <w:spacing w:after="160" w:line="259" w:lineRule="auto"/>
              <w:rPr>
                <w:ins w:id="123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990" w:type="pct"/>
            <w:shd w:val="clear" w:color="auto" w:fill="D0CECE" w:themeFill="background2" w:themeFillShade="E6"/>
            <w:vAlign w:val="center"/>
          </w:tcPr>
          <w:p w14:paraId="68D62B24" w14:textId="77777777" w:rsidR="00772FEC" w:rsidRPr="009F59E1" w:rsidRDefault="00772FEC" w:rsidP="00F5461B">
            <w:pPr>
              <w:spacing w:after="160" w:line="259" w:lineRule="auto"/>
              <w:rPr>
                <w:ins w:id="124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4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543" w:type="pct"/>
            <w:shd w:val="clear" w:color="auto" w:fill="D0CECE" w:themeFill="background2" w:themeFillShade="E6"/>
            <w:vAlign w:val="center"/>
          </w:tcPr>
          <w:p w14:paraId="7B41EF39" w14:textId="77777777" w:rsidR="00772FEC" w:rsidRPr="009F59E1" w:rsidRDefault="00772FEC" w:rsidP="00F5461B">
            <w:pPr>
              <w:spacing w:after="160" w:line="259" w:lineRule="auto"/>
              <w:rPr>
                <w:ins w:id="124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2B83542C" w14:textId="77777777" w:rsidR="00772FEC" w:rsidRPr="009F59E1" w:rsidRDefault="00772FEC" w:rsidP="00F5461B">
            <w:pPr>
              <w:spacing w:after="160" w:line="259" w:lineRule="auto"/>
              <w:rPr>
                <w:ins w:id="124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4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543" w:type="pct"/>
            <w:shd w:val="clear" w:color="auto" w:fill="D0CECE" w:themeFill="background2" w:themeFillShade="E6"/>
            <w:vAlign w:val="center"/>
          </w:tcPr>
          <w:p w14:paraId="6840D634" w14:textId="77777777" w:rsidR="00772FEC" w:rsidRPr="009F59E1" w:rsidRDefault="00772FEC" w:rsidP="00F5461B">
            <w:pPr>
              <w:spacing w:after="160" w:line="259" w:lineRule="auto"/>
              <w:rPr>
                <w:ins w:id="124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1A6667E7" w14:textId="77777777" w:rsidR="00772FEC" w:rsidRPr="009F59E1" w:rsidRDefault="00772FEC" w:rsidP="00F5461B">
            <w:pPr>
              <w:spacing w:after="160" w:line="259" w:lineRule="auto"/>
              <w:rPr>
                <w:ins w:id="124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2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772FEC" w:rsidRPr="009F59E1" w14:paraId="74C99427" w14:textId="77777777" w:rsidTr="00B07474">
        <w:trPr>
          <w:ins w:id="1250" w:author="วันวิสา ประดิษฐอุกฤษฎ์" w:date="2021-10-11T19:31:00Z"/>
        </w:trPr>
        <w:tc>
          <w:tcPr>
            <w:tcW w:w="614" w:type="pct"/>
            <w:vAlign w:val="center"/>
          </w:tcPr>
          <w:p w14:paraId="309BAB28" w14:textId="77777777" w:rsidR="00772FEC" w:rsidRPr="009F59E1" w:rsidRDefault="00772FEC" w:rsidP="00F5461B">
            <w:pPr>
              <w:spacing w:after="160" w:line="259" w:lineRule="auto"/>
              <w:rPr>
                <w:ins w:id="1251" w:author="วันวิสา ประดิษฐอุกฤษฎ์" w:date="2021-10-11T19:31:00Z"/>
                <w:rFonts w:ascii="TH SarabunPSK" w:hAnsi="TH SarabunPSK" w:cs="TH SarabunPSK"/>
              </w:rPr>
            </w:pPr>
            <w:ins w:id="12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1311" w:type="pct"/>
            <w:vAlign w:val="center"/>
          </w:tcPr>
          <w:p w14:paraId="5F01DF3E" w14:textId="3ED8BEB7" w:rsidR="00772FEC" w:rsidRPr="009F59E1" w:rsidRDefault="00772FEC" w:rsidP="00F5461B">
            <w:pPr>
              <w:spacing w:after="160" w:line="259" w:lineRule="auto"/>
              <w:rPr>
                <w:ins w:id="125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2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42</w:t>
            </w:r>
            <w:ins w:id="12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ต้องเป็นตัวอักษรไทยหรือภาษาอังกฤษ</w:t>
            </w:r>
          </w:p>
        </w:tc>
        <w:tc>
          <w:tcPr>
            <w:tcW w:w="999" w:type="pct"/>
            <w:vAlign w:val="center"/>
          </w:tcPr>
          <w:p w14:paraId="65DE32D3" w14:textId="7B68A887" w:rsidR="00772FEC" w:rsidRPr="009F59E1" w:rsidRDefault="00772FEC" w:rsidP="00F5461B">
            <w:pPr>
              <w:spacing w:after="160" w:line="259" w:lineRule="auto"/>
              <w:rPr>
                <w:ins w:id="125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2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42</w:t>
            </w:r>
            <w:ins w:id="12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2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มี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ตัวเลข ตัวอักษรภาษาอื่นๆ หรือ</w:t>
            </w:r>
            <w:ins w:id="12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ตัวอักษรพิเศษ</w:t>
              </w:r>
            </w:ins>
          </w:p>
        </w:tc>
        <w:tc>
          <w:tcPr>
            <w:tcW w:w="990" w:type="pct"/>
            <w:vAlign w:val="center"/>
          </w:tcPr>
          <w:p w14:paraId="1850B8AC" w14:textId="77777777" w:rsidR="00772FEC" w:rsidRPr="009F59E1" w:rsidRDefault="00772FEC" w:rsidP="00F5461B">
            <w:pPr>
              <w:spacing w:after="160" w:line="259" w:lineRule="auto"/>
              <w:rPr>
                <w:ins w:id="126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43" w:type="pct"/>
            <w:vAlign w:val="center"/>
          </w:tcPr>
          <w:p w14:paraId="6BC9672A" w14:textId="77777777" w:rsidR="00772FEC" w:rsidRPr="009F59E1" w:rsidRDefault="00772FEC" w:rsidP="00F5461B">
            <w:pPr>
              <w:spacing w:after="160" w:line="259" w:lineRule="auto"/>
              <w:rPr>
                <w:ins w:id="1262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43" w:type="pct"/>
            <w:vAlign w:val="center"/>
          </w:tcPr>
          <w:p w14:paraId="28879771" w14:textId="77777777" w:rsidR="00772FEC" w:rsidRPr="009F59E1" w:rsidRDefault="00772FEC" w:rsidP="00F5461B">
            <w:pPr>
              <w:spacing w:after="160" w:line="259" w:lineRule="auto"/>
              <w:rPr>
                <w:ins w:id="1263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772FEC" w:rsidRPr="009F59E1" w14:paraId="11D5D880" w14:textId="77777777" w:rsidTr="00B07474">
        <w:trPr>
          <w:ins w:id="1264" w:author="วันวิสา ประดิษฐอุกฤษฎ์" w:date="2021-10-11T19:31:00Z"/>
        </w:trPr>
        <w:tc>
          <w:tcPr>
            <w:tcW w:w="614" w:type="pct"/>
            <w:vAlign w:val="center"/>
          </w:tcPr>
          <w:p w14:paraId="74458EA8" w14:textId="77777777" w:rsidR="00772FEC" w:rsidRPr="009F59E1" w:rsidRDefault="00772FEC" w:rsidP="00F5461B">
            <w:pPr>
              <w:spacing w:after="160" w:line="259" w:lineRule="auto"/>
              <w:rPr>
                <w:ins w:id="1265" w:author="วันวิสา ประดิษฐอุกฤษฎ์" w:date="2021-10-11T19:31:00Z"/>
                <w:rFonts w:ascii="TH SarabunPSK" w:hAnsi="TH SarabunPSK" w:cs="TH SarabunPSK"/>
              </w:rPr>
            </w:pPr>
            <w:ins w:id="12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เว้นวรรค</w:t>
              </w:r>
            </w:ins>
          </w:p>
        </w:tc>
        <w:tc>
          <w:tcPr>
            <w:tcW w:w="1311" w:type="pct"/>
            <w:vAlign w:val="center"/>
          </w:tcPr>
          <w:p w14:paraId="2B7EB1DA" w14:textId="7699B796" w:rsidR="00772FEC" w:rsidRPr="009F59E1" w:rsidRDefault="00772FEC" w:rsidP="00F5461B">
            <w:pPr>
              <w:spacing w:after="160" w:line="259" w:lineRule="auto"/>
              <w:rPr>
                <w:ins w:id="126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26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43</w:t>
            </w:r>
            <w:ins w:id="126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มีช่องว่าง</w:t>
              </w:r>
            </w:ins>
          </w:p>
        </w:tc>
        <w:tc>
          <w:tcPr>
            <w:tcW w:w="999" w:type="pct"/>
            <w:vAlign w:val="center"/>
          </w:tcPr>
          <w:p w14:paraId="3679C48C" w14:textId="77777777" w:rsidR="00772FEC" w:rsidRPr="009F59E1" w:rsidRDefault="00772FEC" w:rsidP="00F5461B">
            <w:pPr>
              <w:spacing w:after="160" w:line="259" w:lineRule="auto"/>
              <w:rPr>
                <w:ins w:id="127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990" w:type="pct"/>
            <w:vAlign w:val="center"/>
          </w:tcPr>
          <w:p w14:paraId="78760C38" w14:textId="77777777" w:rsidR="00772FEC" w:rsidRPr="009F59E1" w:rsidRDefault="00772FEC" w:rsidP="00F5461B">
            <w:pPr>
              <w:spacing w:after="160" w:line="259" w:lineRule="auto"/>
              <w:rPr>
                <w:ins w:id="127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43" w:type="pct"/>
            <w:vAlign w:val="center"/>
          </w:tcPr>
          <w:p w14:paraId="63BFA69E" w14:textId="77777777" w:rsidR="00772FEC" w:rsidRPr="009F59E1" w:rsidRDefault="00772FEC" w:rsidP="00F5461B">
            <w:pPr>
              <w:spacing w:after="160" w:line="259" w:lineRule="auto"/>
              <w:rPr>
                <w:ins w:id="1272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543" w:type="pct"/>
            <w:vAlign w:val="center"/>
          </w:tcPr>
          <w:p w14:paraId="4A67F95A" w14:textId="77777777" w:rsidR="00772FEC" w:rsidRPr="009F59E1" w:rsidRDefault="00772FEC" w:rsidP="00F5461B">
            <w:pPr>
              <w:spacing w:after="160" w:line="259" w:lineRule="auto"/>
              <w:rPr>
                <w:ins w:id="1273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772FEC" w:rsidRPr="009F59E1" w14:paraId="7F02BBC6" w14:textId="77777777" w:rsidTr="00B07474">
        <w:trPr>
          <w:ins w:id="1274" w:author="วันวิสา ประดิษฐอุกฤษฎ์" w:date="2021-10-11T19:31:00Z"/>
        </w:trPr>
        <w:tc>
          <w:tcPr>
            <w:tcW w:w="614" w:type="pct"/>
            <w:vAlign w:val="center"/>
          </w:tcPr>
          <w:p w14:paraId="53DF6211" w14:textId="77777777" w:rsidR="00772FEC" w:rsidRPr="009F59E1" w:rsidRDefault="00772FEC" w:rsidP="00F5461B">
            <w:pPr>
              <w:spacing w:after="160" w:line="259" w:lineRule="auto"/>
              <w:rPr>
                <w:ins w:id="127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2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ขนาด</w:t>
              </w:r>
            </w:ins>
          </w:p>
        </w:tc>
        <w:tc>
          <w:tcPr>
            <w:tcW w:w="1311" w:type="pct"/>
            <w:vAlign w:val="center"/>
          </w:tcPr>
          <w:p w14:paraId="3BC20F87" w14:textId="0081601A" w:rsidR="00772FEC" w:rsidRPr="009F59E1" w:rsidRDefault="00772FEC" w:rsidP="00F5461B">
            <w:pPr>
              <w:spacing w:after="160" w:line="259" w:lineRule="auto"/>
              <w:rPr>
                <w:ins w:id="127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2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44</w:t>
            </w:r>
            <w:ins w:id="12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>
              <w:rPr>
                <w:rFonts w:ascii="TH SarabunPSK" w:hAnsi="TH SarabunPSK" w:cs="TH SarabunPSK"/>
              </w:rPr>
              <w:t>–</w:t>
            </w:r>
            <w:ins w:id="12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ต้องมีความยาว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2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ตัวอักษรและไม่เกิน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</w:t>
            </w:r>
          </w:p>
        </w:tc>
        <w:tc>
          <w:tcPr>
            <w:tcW w:w="999" w:type="pct"/>
            <w:vAlign w:val="center"/>
          </w:tcPr>
          <w:p w14:paraId="1EDA705B" w14:textId="15B813D1" w:rsidR="00772FEC" w:rsidRPr="009F59E1" w:rsidRDefault="00772FEC" w:rsidP="00F5461B">
            <w:pPr>
              <w:spacing w:after="160" w:line="259" w:lineRule="auto"/>
              <w:rPr>
                <w:ins w:id="128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2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44</w:t>
            </w:r>
            <w:ins w:id="12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.1 -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มีความยาวตัวอักษรน้อยกว่า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ins w:id="12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990" w:type="pct"/>
            <w:vAlign w:val="center"/>
          </w:tcPr>
          <w:p w14:paraId="3D152362" w14:textId="2600DF17" w:rsidR="00772FEC" w:rsidRPr="009F59E1" w:rsidRDefault="00772FEC" w:rsidP="00F5461B">
            <w:pPr>
              <w:spacing w:after="160" w:line="259" w:lineRule="auto"/>
              <w:rPr>
                <w:ins w:id="1285" w:author="วันวิสา ประดิษฐอุกฤษฎ์" w:date="2021-10-11T19:31:00Z"/>
                <w:rFonts w:ascii="TH SarabunPSK" w:hAnsi="TH SarabunPSK" w:cs="TH SarabunPSK"/>
              </w:rPr>
            </w:pPr>
            <w:ins w:id="128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44</w:t>
            </w:r>
            <w:ins w:id="12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.2 -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มีความยาวตัวอักษรมากกว่า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 xml:space="preserve">100 </w:t>
            </w:r>
            <w:ins w:id="12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543" w:type="pct"/>
            <w:vAlign w:val="center"/>
          </w:tcPr>
          <w:p w14:paraId="6EFB35A6" w14:textId="42F1ED65" w:rsidR="00772FEC" w:rsidRDefault="00772FEC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2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12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ins w:id="12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36461359" w14:textId="76B81103" w:rsidR="00772FEC" w:rsidRPr="009F59E1" w:rsidRDefault="00772FEC" w:rsidP="00F5461B">
            <w:pPr>
              <w:spacing w:after="160" w:line="259" w:lineRule="auto"/>
              <w:rPr>
                <w:ins w:id="1292" w:author="วันวิสา ประดิษฐอุกฤษฎ์" w:date="2021-10-11T19:31:00Z"/>
                <w:rFonts w:ascii="TH SarabunPSK" w:hAnsi="TH SarabunPSK" w:cs="TH SarabunPSK"/>
              </w:rPr>
            </w:pPr>
            <w:ins w:id="12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31</w:t>
            </w:r>
            <w:ins w:id="12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12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  <w:p w14:paraId="3961027E" w14:textId="29598F61" w:rsidR="00772FEC" w:rsidRDefault="00772FEC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2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32</w:t>
            </w:r>
            <w:ins w:id="12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99</w:t>
            </w:r>
            <w:ins w:id="12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  <w:p w14:paraId="59A96859" w14:textId="12EA5D4C" w:rsidR="00772FEC" w:rsidRPr="009F59E1" w:rsidRDefault="00772FEC" w:rsidP="00F5461B">
            <w:pPr>
              <w:spacing w:after="160" w:line="259" w:lineRule="auto"/>
              <w:rPr>
                <w:ins w:id="1299" w:author="วันวิสา ประดิษฐอุกฤษฎ์" w:date="2021-10-11T19:31:00Z"/>
                <w:rFonts w:ascii="TH SarabunPSK" w:hAnsi="TH SarabunPSK" w:cs="TH SarabunPSK"/>
              </w:rPr>
            </w:pPr>
            <w:ins w:id="13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33</w:t>
            </w:r>
            <w:ins w:id="13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ins w:id="13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543" w:type="pct"/>
            <w:vAlign w:val="center"/>
          </w:tcPr>
          <w:p w14:paraId="53151099" w14:textId="5FDAB8B0" w:rsidR="00772FEC" w:rsidRPr="009F59E1" w:rsidRDefault="00772FEC" w:rsidP="00F5461B">
            <w:pPr>
              <w:spacing w:after="160" w:line="259" w:lineRule="auto"/>
              <w:rPr>
                <w:ins w:id="1303" w:author="วันวิสา ประดิษฐอุกฤษฎ์" w:date="2021-10-11T19:31:00Z"/>
                <w:rFonts w:ascii="TH SarabunPSK" w:hAnsi="TH SarabunPSK" w:cs="TH SarabunPSK"/>
              </w:rPr>
            </w:pPr>
            <w:ins w:id="13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="0072503C">
              <w:rPr>
                <w:rFonts w:ascii="TH SarabunPSK" w:hAnsi="TH SarabunPSK" w:cs="TH SarabunPSK"/>
                <w:lang w:bidi="th-TH"/>
              </w:rPr>
              <w:t>17</w:t>
            </w:r>
            <w:ins w:id="13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1</w:t>
            </w:r>
            <w:ins w:id="130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  <w:p w14:paraId="6A2A977E" w14:textId="62E3CED0" w:rsidR="00772FEC" w:rsidRPr="009F59E1" w:rsidRDefault="00772FEC" w:rsidP="00F5461B">
            <w:pPr>
              <w:spacing w:after="160" w:line="259" w:lineRule="auto"/>
              <w:rPr>
                <w:ins w:id="1307" w:author="วันวิสา ประดิษฐอุกฤษฎ์" w:date="2021-10-11T19:31:00Z"/>
                <w:rFonts w:ascii="TH SarabunPSK" w:hAnsi="TH SarabunPSK" w:cs="TH SarabunPSK"/>
              </w:rPr>
            </w:pPr>
            <w:ins w:id="13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 w:rsidR="0072503C">
              <w:rPr>
                <w:rFonts w:ascii="TH SarabunPSK" w:hAnsi="TH SarabunPSK" w:cs="TH SarabunPSK"/>
                <w:lang w:bidi="th-TH"/>
              </w:rPr>
              <w:t>18</w:t>
            </w:r>
            <w:ins w:id="13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31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101</w:t>
            </w:r>
            <w:ins w:id="131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</w:tr>
      <w:tr w:rsidR="00772FEC" w:rsidRPr="009F59E1" w14:paraId="044C8AF6" w14:textId="77777777" w:rsidTr="00B07474">
        <w:trPr>
          <w:ins w:id="1312" w:author="วันวิสา ประดิษฐอุกฤษฎ์" w:date="2021-10-11T19:31:00Z"/>
        </w:trPr>
        <w:tc>
          <w:tcPr>
            <w:tcW w:w="614" w:type="pct"/>
            <w:vAlign w:val="center"/>
          </w:tcPr>
          <w:p w14:paraId="26EA9690" w14:textId="77777777" w:rsidR="00772FEC" w:rsidRPr="009F59E1" w:rsidRDefault="00772FEC" w:rsidP="00F5461B">
            <w:pPr>
              <w:spacing w:after="160" w:line="259" w:lineRule="auto"/>
              <w:rPr>
                <w:ins w:id="131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3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ค่าว่าง</w:t>
              </w:r>
            </w:ins>
          </w:p>
        </w:tc>
        <w:tc>
          <w:tcPr>
            <w:tcW w:w="1311" w:type="pct"/>
            <w:vAlign w:val="center"/>
          </w:tcPr>
          <w:p w14:paraId="109EE111" w14:textId="13490825" w:rsidR="00772FEC" w:rsidRPr="009F59E1" w:rsidRDefault="00772FEC" w:rsidP="00F5461B">
            <w:pPr>
              <w:spacing w:after="160" w:line="259" w:lineRule="auto"/>
              <w:rPr>
                <w:ins w:id="131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3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72503C">
              <w:rPr>
                <w:rFonts w:ascii="TH SarabunPSK" w:hAnsi="TH SarabunPSK" w:cs="TH SarabunPSK" w:hint="cs"/>
                <w:cs/>
                <w:lang w:bidi="th-TH"/>
              </w:rPr>
              <w:t>45</w:t>
            </w:r>
            <w:ins w:id="13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ต้องไม่เป็นค่าว่าง</w:t>
              </w:r>
            </w:ins>
          </w:p>
        </w:tc>
        <w:tc>
          <w:tcPr>
            <w:tcW w:w="999" w:type="pct"/>
            <w:vAlign w:val="center"/>
          </w:tcPr>
          <w:p w14:paraId="3A2CF8FB" w14:textId="76B5DF25" w:rsidR="00772FEC" w:rsidRPr="009F59E1" w:rsidRDefault="00772FEC" w:rsidP="00F5461B">
            <w:pPr>
              <w:spacing w:after="160" w:line="259" w:lineRule="auto"/>
              <w:rPr>
                <w:ins w:id="131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3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="0072503C">
              <w:rPr>
                <w:rFonts w:ascii="TH SarabunPSK" w:hAnsi="TH SarabunPSK" w:cs="TH SarabunPSK"/>
                <w:lang w:bidi="th-TH"/>
              </w:rPr>
              <w:t>45</w:t>
            </w:r>
            <w:ins w:id="13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990" w:type="pct"/>
            <w:vAlign w:val="center"/>
          </w:tcPr>
          <w:p w14:paraId="6A588AAD" w14:textId="77777777" w:rsidR="00772FEC" w:rsidRPr="009F59E1" w:rsidRDefault="00772FEC" w:rsidP="00F5461B">
            <w:pPr>
              <w:spacing w:after="160" w:line="259" w:lineRule="auto"/>
              <w:rPr>
                <w:ins w:id="132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543" w:type="pct"/>
            <w:vAlign w:val="center"/>
          </w:tcPr>
          <w:p w14:paraId="61CCF25A" w14:textId="77777777" w:rsidR="00772FEC" w:rsidRPr="009F59E1" w:rsidRDefault="00772FEC" w:rsidP="00F5461B">
            <w:pPr>
              <w:spacing w:after="160" w:line="259" w:lineRule="auto"/>
              <w:rPr>
                <w:ins w:id="132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  <w:tc>
          <w:tcPr>
            <w:tcW w:w="543" w:type="pct"/>
            <w:vAlign w:val="center"/>
          </w:tcPr>
          <w:p w14:paraId="0E7A48EE" w14:textId="77777777" w:rsidR="00772FEC" w:rsidRPr="009F59E1" w:rsidRDefault="00772FEC" w:rsidP="00F5461B">
            <w:pPr>
              <w:spacing w:after="160" w:line="259" w:lineRule="auto"/>
              <w:rPr>
                <w:ins w:id="132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</w:p>
        </w:tc>
      </w:tr>
    </w:tbl>
    <w:p w14:paraId="73159D5F" w14:textId="77777777" w:rsidR="00010E3E" w:rsidRPr="009F59E1" w:rsidRDefault="00010E3E" w:rsidP="00010E3E">
      <w:pPr>
        <w:ind w:firstLine="720"/>
        <w:rPr>
          <w:rFonts w:ascii="TH SarabunPSK" w:hAnsi="TH SarabunPSK" w:cs="TH SarabunPSK"/>
          <w:b/>
          <w:bCs/>
        </w:rPr>
      </w:pPr>
    </w:p>
    <w:p w14:paraId="5B3BD725" w14:textId="6E7F5B73" w:rsidR="00010E3E" w:rsidRPr="009F59E1" w:rsidRDefault="00010E3E" w:rsidP="00010E3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1778FD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แสดงข้อมูลของการทดสอบชื่อ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1778FD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88"/>
        <w:gridCol w:w="2026"/>
        <w:gridCol w:w="5119"/>
        <w:gridCol w:w="1409"/>
      </w:tblGrid>
      <w:tr w:rsidR="00324004" w:rsidRPr="009F59E1" w14:paraId="62CE80EE" w14:textId="77777777" w:rsidTr="00B07474">
        <w:trPr>
          <w:jc w:val="center"/>
          <w:ins w:id="1324" w:author="วันวิสา ประดิษฐอุกฤษฎ์" w:date="2021-10-11T19:31:00Z"/>
        </w:trPr>
        <w:tc>
          <w:tcPr>
            <w:tcW w:w="268" w:type="pct"/>
            <w:shd w:val="clear" w:color="auto" w:fill="D0CECE" w:themeFill="background2" w:themeFillShade="E6"/>
          </w:tcPr>
          <w:p w14:paraId="57462F0B" w14:textId="77777777" w:rsidR="00324004" w:rsidRPr="009F59E1" w:rsidRDefault="00324004" w:rsidP="00F5461B">
            <w:pPr>
              <w:spacing w:after="160" w:line="259" w:lineRule="auto"/>
              <w:rPr>
                <w:ins w:id="132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3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131" w:type="pct"/>
            <w:shd w:val="clear" w:color="auto" w:fill="D0CECE" w:themeFill="background2" w:themeFillShade="E6"/>
          </w:tcPr>
          <w:p w14:paraId="3A878F8A" w14:textId="77777777" w:rsidR="00324004" w:rsidRPr="009F59E1" w:rsidRDefault="00324004" w:rsidP="00F5461B">
            <w:pPr>
              <w:spacing w:after="160" w:line="259" w:lineRule="auto"/>
              <w:rPr>
                <w:ins w:id="132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3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2804" w:type="pct"/>
            <w:shd w:val="clear" w:color="auto" w:fill="D0CECE" w:themeFill="background2" w:themeFillShade="E6"/>
          </w:tcPr>
          <w:p w14:paraId="7D9A731A" w14:textId="77777777" w:rsidR="00324004" w:rsidRPr="009F59E1" w:rsidRDefault="00324004" w:rsidP="00F5461B">
            <w:pPr>
              <w:spacing w:after="160" w:line="259" w:lineRule="auto"/>
              <w:rPr>
                <w:ins w:id="132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3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797" w:type="pct"/>
            <w:shd w:val="clear" w:color="auto" w:fill="D0CECE" w:themeFill="background2" w:themeFillShade="E6"/>
          </w:tcPr>
          <w:p w14:paraId="293EA1B6" w14:textId="77777777" w:rsidR="00324004" w:rsidRPr="009F59E1" w:rsidRDefault="00324004" w:rsidP="00F5461B">
            <w:pPr>
              <w:spacing w:after="160" w:line="259" w:lineRule="auto"/>
              <w:rPr>
                <w:ins w:id="133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3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324004" w:rsidRPr="009F59E1" w14:paraId="300770D0" w14:textId="77777777" w:rsidTr="00B07474">
        <w:trPr>
          <w:jc w:val="center"/>
          <w:ins w:id="1333" w:author="วันวิสา ประดิษฐอุกฤษฎ์" w:date="2021-10-11T19:31:00Z"/>
        </w:trPr>
        <w:tc>
          <w:tcPr>
            <w:tcW w:w="268" w:type="pct"/>
          </w:tcPr>
          <w:p w14:paraId="2735250C" w14:textId="1BE1F789" w:rsidR="00324004" w:rsidRPr="009F59E1" w:rsidRDefault="001F48CC" w:rsidP="00F5461B">
            <w:pPr>
              <w:spacing w:after="160" w:line="259" w:lineRule="auto"/>
              <w:rPr>
                <w:ins w:id="1334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99</w:t>
            </w:r>
          </w:p>
        </w:tc>
        <w:tc>
          <w:tcPr>
            <w:tcW w:w="1131" w:type="pct"/>
          </w:tcPr>
          <w:p w14:paraId="3CDAF721" w14:textId="2F373E75" w:rsidR="00324004" w:rsidRPr="009F59E1" w:rsidRDefault="00324004" w:rsidP="00F5461B">
            <w:pPr>
              <w:spacing w:after="160" w:line="259" w:lineRule="auto"/>
              <w:rPr>
                <w:ins w:id="1335" w:author="วันวิสา ประดิษฐอุกฤษฎ์" w:date="2021-10-11T19:31:00Z"/>
                <w:rFonts w:ascii="TH SarabunPSK" w:hAnsi="TH SarabunPSK" w:cs="TH SarabunPSK"/>
              </w:rPr>
            </w:pPr>
            <w:ins w:id="13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42</w:t>
            </w:r>
            <w:ins w:id="13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ต้องเป็นตัวอักษรไทยหรือภาษาอังกฤษ</w:t>
            </w:r>
          </w:p>
        </w:tc>
        <w:tc>
          <w:tcPr>
            <w:tcW w:w="2804" w:type="pct"/>
          </w:tcPr>
          <w:p w14:paraId="3747888D" w14:textId="77777777" w:rsidR="00324004" w:rsidRPr="009F59E1" w:rsidRDefault="00324004" w:rsidP="00F5461B">
            <w:pPr>
              <w:spacing w:after="160" w:line="259" w:lineRule="auto"/>
              <w:rPr>
                <w:ins w:id="133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มานะ ใจดี</w:t>
            </w:r>
          </w:p>
        </w:tc>
        <w:tc>
          <w:tcPr>
            <w:tcW w:w="797" w:type="pct"/>
          </w:tcPr>
          <w:p w14:paraId="4E4E61B6" w14:textId="0CADE49B" w:rsidR="00324004" w:rsidRPr="009F59E1" w:rsidRDefault="00324004" w:rsidP="00F5461B">
            <w:pPr>
              <w:spacing w:after="160" w:line="259" w:lineRule="auto"/>
              <w:rPr>
                <w:ins w:id="133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324004" w:rsidRPr="009F59E1" w14:paraId="11D23208" w14:textId="77777777" w:rsidTr="00B07474">
        <w:trPr>
          <w:jc w:val="center"/>
        </w:trPr>
        <w:tc>
          <w:tcPr>
            <w:tcW w:w="268" w:type="pct"/>
          </w:tcPr>
          <w:p w14:paraId="287FB268" w14:textId="2DCA5A76" w:rsidR="00324004" w:rsidRPr="009F59E1" w:rsidRDefault="001F48CC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100</w:t>
            </w:r>
          </w:p>
        </w:tc>
        <w:tc>
          <w:tcPr>
            <w:tcW w:w="1131" w:type="pct"/>
          </w:tcPr>
          <w:p w14:paraId="45EC0743" w14:textId="1789D5AF" w:rsidR="00324004" w:rsidRPr="009F59E1" w:rsidRDefault="00324004" w:rsidP="00F5461B">
            <w:pPr>
              <w:rPr>
                <w:rFonts w:ascii="TH SarabunPSK" w:hAnsi="TH SarabunPSK" w:cs="TH SarabunPSK"/>
              </w:rPr>
            </w:pPr>
            <w:ins w:id="134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42</w:t>
            </w:r>
            <w:ins w:id="134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ต้องเป็นตัวอักษรไทยหรือภาษาอังกฤษ</w:t>
            </w:r>
          </w:p>
        </w:tc>
        <w:tc>
          <w:tcPr>
            <w:tcW w:w="2804" w:type="pct"/>
          </w:tcPr>
          <w:p w14:paraId="0ADF7A1F" w14:textId="77777777" w:rsidR="00324004" w:rsidRPr="009F59E1" w:rsidRDefault="0032400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Mana Jaidee</w:t>
            </w:r>
          </w:p>
        </w:tc>
        <w:tc>
          <w:tcPr>
            <w:tcW w:w="797" w:type="pct"/>
          </w:tcPr>
          <w:p w14:paraId="3A5CB680" w14:textId="3C31257D" w:rsidR="00324004" w:rsidRPr="009F59E1" w:rsidRDefault="0032400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324004" w:rsidRPr="009F59E1" w14:paraId="75841CF3" w14:textId="77777777" w:rsidTr="00B07474">
        <w:trPr>
          <w:jc w:val="center"/>
          <w:ins w:id="1342" w:author="วันวิสา ประดิษฐอุกฤษฎ์" w:date="2021-10-11T19:31:00Z"/>
        </w:trPr>
        <w:tc>
          <w:tcPr>
            <w:tcW w:w="268" w:type="pct"/>
          </w:tcPr>
          <w:p w14:paraId="47D6151A" w14:textId="02A2907D" w:rsidR="00324004" w:rsidRPr="009F59E1" w:rsidRDefault="001F48CC" w:rsidP="00F5461B">
            <w:pPr>
              <w:spacing w:after="160" w:line="259" w:lineRule="auto"/>
              <w:rPr>
                <w:ins w:id="1343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101</w:t>
            </w:r>
          </w:p>
        </w:tc>
        <w:tc>
          <w:tcPr>
            <w:tcW w:w="1131" w:type="pct"/>
          </w:tcPr>
          <w:p w14:paraId="7AF4691F" w14:textId="1C774256" w:rsidR="00324004" w:rsidRPr="009F59E1" w:rsidRDefault="00324004" w:rsidP="00F5461B">
            <w:pPr>
              <w:spacing w:after="160" w:line="259" w:lineRule="auto"/>
              <w:rPr>
                <w:ins w:id="1344" w:author="วันวิสา ประดิษฐอุกฤษฎ์" w:date="2021-10-11T19:31:00Z"/>
                <w:rFonts w:ascii="TH SarabunPSK" w:hAnsi="TH SarabunPSK" w:cs="TH SarabunPSK"/>
              </w:rPr>
            </w:pPr>
            <w:ins w:id="134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42</w:t>
            </w:r>
            <w:ins w:id="134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3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มี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ตัวเลข ตัวอักษรภาษาอื่นๆ หรือ</w:t>
            </w:r>
            <w:ins w:id="134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ตัวอักษรพิเศษ</w:t>
              </w:r>
            </w:ins>
          </w:p>
        </w:tc>
        <w:tc>
          <w:tcPr>
            <w:tcW w:w="2804" w:type="pct"/>
          </w:tcPr>
          <w:p w14:paraId="0D71D2EF" w14:textId="77777777" w:rsidR="00324004" w:rsidRPr="009F59E1" w:rsidRDefault="00324004" w:rsidP="00F5461B">
            <w:pPr>
              <w:spacing w:after="160" w:line="259" w:lineRule="auto"/>
              <w:rPr>
                <w:ins w:id="1349" w:author="วันวิสา ประดิษฐอุกฤษฎ์" w:date="2021-10-11T19:31:00Z"/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@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มานะ ใจดี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11</w:t>
            </w:r>
          </w:p>
        </w:tc>
        <w:tc>
          <w:tcPr>
            <w:tcW w:w="797" w:type="pct"/>
          </w:tcPr>
          <w:p w14:paraId="62B5DA49" w14:textId="77777777" w:rsidR="00324004" w:rsidRPr="009F59E1" w:rsidRDefault="00324004" w:rsidP="00F5461B">
            <w:pPr>
              <w:spacing w:after="160" w:line="259" w:lineRule="auto"/>
              <w:rPr>
                <w:ins w:id="135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กรุณากรอกชื่อใหม่อีกครั้ง</w:t>
            </w:r>
          </w:p>
        </w:tc>
      </w:tr>
      <w:tr w:rsidR="00324004" w:rsidRPr="009F59E1" w14:paraId="01783DB0" w14:textId="77777777" w:rsidTr="00B07474">
        <w:trPr>
          <w:jc w:val="center"/>
        </w:trPr>
        <w:tc>
          <w:tcPr>
            <w:tcW w:w="268" w:type="pct"/>
          </w:tcPr>
          <w:p w14:paraId="68578ED6" w14:textId="30DBA473" w:rsidR="00324004" w:rsidRPr="009F59E1" w:rsidRDefault="001F48CC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102</w:t>
            </w:r>
          </w:p>
        </w:tc>
        <w:tc>
          <w:tcPr>
            <w:tcW w:w="1131" w:type="pct"/>
          </w:tcPr>
          <w:p w14:paraId="020F8BA0" w14:textId="5550A18B" w:rsidR="00324004" w:rsidRPr="009F59E1" w:rsidRDefault="00324004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3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ins w:id="13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ins w:id="13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2804" w:type="pct"/>
          </w:tcPr>
          <w:p w14:paraId="296C3179" w14:textId="77777777" w:rsidR="00324004" w:rsidRPr="009F59E1" w:rsidRDefault="0032400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ดำ</w:t>
            </w:r>
          </w:p>
        </w:tc>
        <w:tc>
          <w:tcPr>
            <w:tcW w:w="797" w:type="pct"/>
          </w:tcPr>
          <w:p w14:paraId="36B2B937" w14:textId="4A2A6737" w:rsidR="00324004" w:rsidRPr="009F59E1" w:rsidRDefault="0032400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324004" w:rsidRPr="009F59E1" w14:paraId="3ED29D5F" w14:textId="77777777" w:rsidTr="00B07474">
        <w:trPr>
          <w:jc w:val="center"/>
        </w:trPr>
        <w:tc>
          <w:tcPr>
            <w:tcW w:w="268" w:type="pct"/>
          </w:tcPr>
          <w:p w14:paraId="7CE34015" w14:textId="2AD6ACD2" w:rsidR="00324004" w:rsidRPr="009F59E1" w:rsidRDefault="001F48CC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103</w:t>
            </w:r>
          </w:p>
        </w:tc>
        <w:tc>
          <w:tcPr>
            <w:tcW w:w="1131" w:type="pct"/>
          </w:tcPr>
          <w:p w14:paraId="351E59D8" w14:textId="3B68A589" w:rsidR="00324004" w:rsidRPr="009F59E1" w:rsidRDefault="00324004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3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/>
              </w:rPr>
              <w:t>31</w:t>
            </w:r>
            <w:ins w:id="13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3</w:t>
            </w:r>
            <w:ins w:id="135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2804" w:type="pct"/>
          </w:tcPr>
          <w:p w14:paraId="68698E5B" w14:textId="77777777" w:rsidR="00324004" w:rsidRPr="009F59E1" w:rsidRDefault="0032400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แดง</w:t>
            </w:r>
          </w:p>
        </w:tc>
        <w:tc>
          <w:tcPr>
            <w:tcW w:w="797" w:type="pct"/>
          </w:tcPr>
          <w:p w14:paraId="34871F90" w14:textId="7897E14C" w:rsidR="00324004" w:rsidRPr="009F59E1" w:rsidRDefault="0032400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324004" w:rsidRPr="009F59E1" w14:paraId="668F9ACF" w14:textId="77777777" w:rsidTr="00B07474">
        <w:trPr>
          <w:jc w:val="center"/>
        </w:trPr>
        <w:tc>
          <w:tcPr>
            <w:tcW w:w="268" w:type="pct"/>
          </w:tcPr>
          <w:p w14:paraId="30EC18FC" w14:textId="08C74546" w:rsidR="00324004" w:rsidRPr="009F59E1" w:rsidRDefault="001F48CC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104</w:t>
            </w:r>
          </w:p>
        </w:tc>
        <w:tc>
          <w:tcPr>
            <w:tcW w:w="1131" w:type="pct"/>
          </w:tcPr>
          <w:p w14:paraId="6C873C5C" w14:textId="05083CFB" w:rsidR="00324004" w:rsidRPr="009F59E1" w:rsidRDefault="00324004" w:rsidP="00F5461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13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/>
                <w:lang w:bidi="th-TH"/>
              </w:rPr>
              <w:t>32</w:t>
            </w:r>
            <w:ins w:id="13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99</w:t>
            </w:r>
            <w:ins w:id="13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</w:tc>
        <w:tc>
          <w:tcPr>
            <w:tcW w:w="2804" w:type="pct"/>
          </w:tcPr>
          <w:p w14:paraId="1B2373D6" w14:textId="77777777" w:rsidR="00324004" w:rsidRPr="009F59E1" w:rsidRDefault="00324004" w:rsidP="00F5461B">
            <w:pPr>
              <w:rPr>
                <w:rFonts w:ascii="TH SarabunPSK" w:hAnsi="TH SarabunPSK" w:cs="TH SarabunPSK"/>
              </w:rPr>
            </w:pPr>
            <w:r w:rsidRPr="00CE235D">
              <w:rPr>
                <w:rFonts w:ascii="TH SarabunPSK" w:hAnsi="TH SarabunPSK" w:cs="TH SarabunPSK"/>
                <w:cs/>
                <w:lang w:bidi="th-TH"/>
              </w:rPr>
              <w:t>เจนจิรา เลิศรัตนโสภาพิบูรณ์ชัยศรีรัตน์ศิริกุลศุลกากรสุริญะกานต์อัญมณีแห่งฉัตรพิทักษ์ไพศาลไพศาลไพศาล</w:t>
            </w:r>
          </w:p>
        </w:tc>
        <w:tc>
          <w:tcPr>
            <w:tcW w:w="797" w:type="pct"/>
          </w:tcPr>
          <w:p w14:paraId="3A1F8720" w14:textId="423BD01E" w:rsidR="00324004" w:rsidRPr="009F59E1" w:rsidRDefault="0032400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324004" w:rsidRPr="009F59E1" w14:paraId="426D0F15" w14:textId="77777777" w:rsidTr="00B07474">
        <w:trPr>
          <w:jc w:val="center"/>
        </w:trPr>
        <w:tc>
          <w:tcPr>
            <w:tcW w:w="268" w:type="pct"/>
          </w:tcPr>
          <w:p w14:paraId="2E32DC47" w14:textId="407B24B0" w:rsidR="00324004" w:rsidRPr="009F59E1" w:rsidRDefault="001F48CC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105</w:t>
            </w:r>
          </w:p>
        </w:tc>
        <w:tc>
          <w:tcPr>
            <w:tcW w:w="1131" w:type="pct"/>
          </w:tcPr>
          <w:p w14:paraId="70396AE7" w14:textId="68F98BA2" w:rsidR="00324004" w:rsidRPr="009F59E1" w:rsidRDefault="00324004" w:rsidP="00F5461B">
            <w:pPr>
              <w:rPr>
                <w:rFonts w:ascii="TH SarabunPSK" w:hAnsi="TH SarabunPSK" w:cs="TH SarabunPSK"/>
              </w:rPr>
            </w:pPr>
            <w:ins w:id="13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VB</w:t>
              </w:r>
            </w:ins>
            <w:r>
              <w:rPr>
                <w:rFonts w:ascii="TH SarabunPSK" w:hAnsi="TH SarabunPSK" w:cs="TH SarabunPSK"/>
                <w:lang w:bidi="th-TH"/>
              </w:rPr>
              <w:t>33</w:t>
            </w:r>
            <w:ins w:id="13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ins w:id="136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2804" w:type="pct"/>
          </w:tcPr>
          <w:p w14:paraId="65C71B53" w14:textId="77777777" w:rsidR="00324004" w:rsidRPr="009F59E1" w:rsidRDefault="00324004" w:rsidP="00F5461B">
            <w:pPr>
              <w:rPr>
                <w:rFonts w:ascii="TH SarabunPSK" w:hAnsi="TH SarabunPSK" w:cs="TH SarabunPSK"/>
              </w:rPr>
            </w:pPr>
            <w:r w:rsidRPr="00CE235D">
              <w:rPr>
                <w:rFonts w:ascii="TH SarabunPSK" w:hAnsi="TH SarabunPSK" w:cs="TH SarabunPSK"/>
                <w:cs/>
                <w:lang w:bidi="th-TH"/>
              </w:rPr>
              <w:t>เจนจิรา เลิศรัตนโสภาพิบูรณ์ชัยศรีรัตน์ศิริกุลศุลกากรสุริญะกานต์อัญมณีแห่งฉัตรพิทักษ์ไพศาลไพศาลไพศาล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ล</w:t>
            </w:r>
          </w:p>
        </w:tc>
        <w:tc>
          <w:tcPr>
            <w:tcW w:w="797" w:type="pct"/>
          </w:tcPr>
          <w:p w14:paraId="22701F4A" w14:textId="5E489E1B" w:rsidR="00324004" w:rsidRPr="009F59E1" w:rsidRDefault="0032400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324004" w:rsidRPr="009F59E1" w14:paraId="63D8E62C" w14:textId="77777777" w:rsidTr="00B07474">
        <w:trPr>
          <w:jc w:val="center"/>
          <w:ins w:id="1363" w:author="วันวิสา ประดิษฐอุกฤษฎ์" w:date="2021-10-11T19:31:00Z"/>
        </w:trPr>
        <w:tc>
          <w:tcPr>
            <w:tcW w:w="268" w:type="pct"/>
          </w:tcPr>
          <w:p w14:paraId="6CE8711E" w14:textId="0CCB71D1" w:rsidR="00324004" w:rsidRPr="009F59E1" w:rsidRDefault="001F48CC" w:rsidP="00F5461B">
            <w:pPr>
              <w:spacing w:after="160" w:line="259" w:lineRule="auto"/>
              <w:rPr>
                <w:ins w:id="1364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106</w:t>
            </w:r>
          </w:p>
        </w:tc>
        <w:tc>
          <w:tcPr>
            <w:tcW w:w="1131" w:type="pct"/>
          </w:tcPr>
          <w:p w14:paraId="2C487998" w14:textId="5FC222E2" w:rsidR="00324004" w:rsidRPr="009F59E1" w:rsidRDefault="00324004" w:rsidP="00F5461B">
            <w:pPr>
              <w:spacing w:after="160" w:line="259" w:lineRule="auto"/>
              <w:rPr>
                <w:ins w:id="1365" w:author="วันวิสา ประดิษฐอุกฤษฎ์" w:date="2021-10-11T19:31:00Z"/>
                <w:rFonts w:ascii="TH SarabunPSK" w:hAnsi="TH SarabunPSK" w:cs="TH SarabunPSK"/>
              </w:rPr>
            </w:pPr>
            <w:ins w:id="13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>
              <w:rPr>
                <w:rFonts w:ascii="TH SarabunPSK" w:hAnsi="TH SarabunPSK" w:cs="TH SarabunPSK"/>
                <w:lang w:bidi="th-TH"/>
              </w:rPr>
              <w:t xml:space="preserve">17 </w:t>
            </w:r>
            <w:ins w:id="13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มีความยาว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1</w:t>
            </w:r>
            <w:ins w:id="136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ตัวอักษร</w:t>
              </w:r>
            </w:ins>
          </w:p>
        </w:tc>
        <w:tc>
          <w:tcPr>
            <w:tcW w:w="2804" w:type="pct"/>
          </w:tcPr>
          <w:p w14:paraId="736D930F" w14:textId="77777777" w:rsidR="00324004" w:rsidRPr="009F59E1" w:rsidRDefault="00324004" w:rsidP="00F5461B">
            <w:pPr>
              <w:spacing w:after="160" w:line="259" w:lineRule="auto"/>
              <w:rPr>
                <w:ins w:id="136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ก</w:t>
            </w:r>
          </w:p>
        </w:tc>
        <w:tc>
          <w:tcPr>
            <w:tcW w:w="797" w:type="pct"/>
          </w:tcPr>
          <w:p w14:paraId="4DAF944B" w14:textId="77777777" w:rsidR="00324004" w:rsidRPr="009F59E1" w:rsidRDefault="00324004" w:rsidP="00F5461B">
            <w:pPr>
              <w:spacing w:after="160" w:line="259" w:lineRule="auto"/>
              <w:rPr>
                <w:ins w:id="137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กรุณากรอกชื่อใหม่อีกครั้ง</w:t>
            </w:r>
          </w:p>
        </w:tc>
      </w:tr>
      <w:tr w:rsidR="00324004" w:rsidRPr="009F59E1" w14:paraId="68159E86" w14:textId="77777777" w:rsidTr="00B07474">
        <w:trPr>
          <w:jc w:val="center"/>
          <w:ins w:id="1371" w:author="วันวิสา ประดิษฐอุกฤษฎ์" w:date="2021-10-11T19:31:00Z"/>
        </w:trPr>
        <w:tc>
          <w:tcPr>
            <w:tcW w:w="268" w:type="pct"/>
          </w:tcPr>
          <w:p w14:paraId="13031987" w14:textId="408FB136" w:rsidR="00324004" w:rsidRPr="009F59E1" w:rsidRDefault="001F48CC" w:rsidP="00F5461B">
            <w:pPr>
              <w:spacing w:after="160" w:line="259" w:lineRule="auto"/>
              <w:rPr>
                <w:ins w:id="137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107</w:t>
            </w:r>
          </w:p>
        </w:tc>
        <w:tc>
          <w:tcPr>
            <w:tcW w:w="1131" w:type="pct"/>
          </w:tcPr>
          <w:p w14:paraId="78F706F6" w14:textId="5692FB5E" w:rsidR="00324004" w:rsidRPr="009F59E1" w:rsidRDefault="00324004" w:rsidP="00F5461B">
            <w:pPr>
              <w:spacing w:after="160" w:line="259" w:lineRule="auto"/>
              <w:rPr>
                <w:ins w:id="137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3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IVB</w:t>
              </w:r>
            </w:ins>
            <w:r>
              <w:rPr>
                <w:rFonts w:ascii="TH SarabunPSK" w:hAnsi="TH SarabunPSK" w:cs="TH SarabunPSK"/>
                <w:lang w:bidi="th-TH"/>
              </w:rPr>
              <w:t>18</w:t>
            </w:r>
            <w:ins w:id="13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3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มีความยาว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101</w:t>
            </w:r>
            <w:ins w:id="13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ตัวอักษร</w:t>
              </w:r>
            </w:ins>
          </w:p>
        </w:tc>
        <w:tc>
          <w:tcPr>
            <w:tcW w:w="2804" w:type="pct"/>
          </w:tcPr>
          <w:p w14:paraId="37D3110A" w14:textId="77777777" w:rsidR="00324004" w:rsidRPr="009F59E1" w:rsidRDefault="00324004" w:rsidP="00F5461B">
            <w:pPr>
              <w:spacing w:after="160" w:line="259" w:lineRule="auto"/>
              <w:rPr>
                <w:ins w:id="137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CE235D">
              <w:rPr>
                <w:rFonts w:ascii="TH SarabunPSK" w:hAnsi="TH SarabunPSK" w:cs="TH SarabunPSK"/>
                <w:color w:val="FF0000"/>
                <w:cs/>
                <w:lang w:bidi="th-TH"/>
              </w:rPr>
              <w:t>เจนจิรา เลิศรัตนโสภาพิบูรณ์ชัยศรีรัตน์ศิริกุลศุลกากรสุริญะกานต์อัญมณีแห่งฉัตรพิทักษ์ไพศาลไพศาลไพศาลไพ</w:t>
            </w:r>
          </w:p>
        </w:tc>
        <w:tc>
          <w:tcPr>
            <w:tcW w:w="797" w:type="pct"/>
          </w:tcPr>
          <w:p w14:paraId="37418845" w14:textId="77777777" w:rsidR="00324004" w:rsidRPr="009F59E1" w:rsidRDefault="00324004" w:rsidP="00F5461B">
            <w:pPr>
              <w:spacing w:after="160" w:line="259" w:lineRule="auto"/>
              <w:rPr>
                <w:ins w:id="137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กรุณากรอกชื่อใหม่อีกครั้ง</w:t>
            </w:r>
          </w:p>
        </w:tc>
      </w:tr>
      <w:tr w:rsidR="00324004" w:rsidRPr="009F59E1" w14:paraId="214D5DA4" w14:textId="77777777" w:rsidTr="00B07474">
        <w:trPr>
          <w:jc w:val="center"/>
          <w:ins w:id="1380" w:author="วันวิสา ประดิษฐอุกฤษฎ์" w:date="2021-10-11T19:31:00Z"/>
        </w:trPr>
        <w:tc>
          <w:tcPr>
            <w:tcW w:w="268" w:type="pct"/>
          </w:tcPr>
          <w:p w14:paraId="206F6442" w14:textId="453F927A" w:rsidR="00324004" w:rsidRPr="009F59E1" w:rsidRDefault="001F48CC" w:rsidP="00F5461B">
            <w:pPr>
              <w:spacing w:after="160" w:line="259" w:lineRule="auto"/>
              <w:rPr>
                <w:ins w:id="138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108</w:t>
            </w:r>
          </w:p>
        </w:tc>
        <w:tc>
          <w:tcPr>
            <w:tcW w:w="1131" w:type="pct"/>
          </w:tcPr>
          <w:p w14:paraId="6C65E8D4" w14:textId="77777777" w:rsidR="00324004" w:rsidRPr="009F59E1" w:rsidRDefault="00324004" w:rsidP="00F5461B">
            <w:pPr>
              <w:spacing w:after="160" w:line="259" w:lineRule="auto"/>
              <w:rPr>
                <w:ins w:id="138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3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IVEc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ins w:id="13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.1 -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เป็นค่าว่าง</w:t>
              </w:r>
            </w:ins>
          </w:p>
        </w:tc>
        <w:tc>
          <w:tcPr>
            <w:tcW w:w="2804" w:type="pct"/>
            <w:shd w:val="clear" w:color="auto" w:fill="FFFF00"/>
          </w:tcPr>
          <w:p w14:paraId="1CA1F757" w14:textId="77777777" w:rsidR="00324004" w:rsidRPr="009F59E1" w:rsidRDefault="00324004" w:rsidP="00F5461B">
            <w:pPr>
              <w:spacing w:after="160" w:line="259" w:lineRule="auto"/>
              <w:rPr>
                <w:ins w:id="1385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97" w:type="pct"/>
          </w:tcPr>
          <w:p w14:paraId="0C9A94DB" w14:textId="77777777" w:rsidR="00324004" w:rsidRPr="009F59E1" w:rsidRDefault="00324004" w:rsidP="00F5461B">
            <w:pPr>
              <w:spacing w:after="160" w:line="259" w:lineRule="auto"/>
              <w:rPr>
                <w:ins w:id="138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</w:t>
            </w:r>
          </w:p>
        </w:tc>
      </w:tr>
    </w:tbl>
    <w:p w14:paraId="300E2C61" w14:textId="0DEAD895" w:rsidR="00324004" w:rsidRPr="009F59E1" w:rsidRDefault="00324004" w:rsidP="00324004">
      <w:pPr>
        <w:rPr>
          <w:rFonts w:ascii="TH SarabunPSK" w:hAnsi="TH SarabunPSK" w:cs="TH SarabunPSK"/>
          <w:lang w:bidi="th-TH"/>
        </w:rPr>
      </w:pPr>
      <w:ins w:id="138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u w:val="single"/>
            <w:cs/>
          </w:rPr>
          <w:t>หมายเหตุ</w:t>
        </w:r>
        <w:r w:rsidRPr="009F59E1">
          <w:rPr>
            <w:rFonts w:ascii="TH SarabunPSK" w:hAnsi="TH SarabunPSK" w:cs="TH SarabunPSK" w:hint="cs"/>
            <w:b/>
            <w:bCs/>
            <w:cs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สำหรับ </w:t>
        </w:r>
        <w:r w:rsidRPr="009F59E1">
          <w:rPr>
            <w:rFonts w:ascii="TH SarabunPSK" w:hAnsi="TH SarabunPSK" w:cs="TH SarabunPSK" w:hint="cs"/>
          </w:rPr>
          <w:t>VEc</w:t>
        </w:r>
      </w:ins>
      <w:r>
        <w:rPr>
          <w:rFonts w:ascii="TH SarabunPSK" w:hAnsi="TH SarabunPSK" w:cs="TH SarabunPSK"/>
          <w:lang w:bidi="th-TH"/>
        </w:rPr>
        <w:t>43</w:t>
      </w:r>
      <w:ins w:id="138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</w:t>
        </w:r>
        <w:r w:rsidRPr="009F59E1">
          <w:rPr>
            <w:rFonts w:ascii="TH SarabunPSK" w:hAnsi="TH SarabunPSK" w:cs="TH SarabunPSK" w:hint="cs"/>
          </w:rPr>
          <w:t>VEc</w:t>
        </w:r>
      </w:ins>
      <w:r>
        <w:rPr>
          <w:rFonts w:ascii="TH SarabunPSK" w:hAnsi="TH SarabunPSK" w:cs="TH SarabunPSK"/>
          <w:lang w:bidi="th-TH"/>
        </w:rPr>
        <w:t>44</w:t>
      </w:r>
      <w:ins w:id="1389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VEc</w:t>
        </w:r>
      </w:ins>
      <w:r>
        <w:rPr>
          <w:rFonts w:ascii="TH SarabunPSK" w:hAnsi="TH SarabunPSK" w:cs="TH SarabunPSK"/>
          <w:lang w:bidi="th-TH"/>
        </w:rPr>
        <w:t>45</w:t>
      </w:r>
      <w:ins w:id="1390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  <w:cs/>
          <w:lang w:bidi="th-TH"/>
        </w:rPr>
        <w:t xml:space="preserve">  </w:t>
      </w:r>
      <w:r w:rsidR="001F48CC">
        <w:rPr>
          <w:rFonts w:ascii="TH SarabunPSK" w:hAnsi="TH SarabunPSK" w:cs="TH SarabunPSK"/>
          <w:lang w:bidi="th-TH"/>
        </w:rPr>
        <w:t xml:space="preserve">99 </w:t>
      </w:r>
      <w:r w:rsidR="001F48CC">
        <w:rPr>
          <w:rFonts w:ascii="TH SarabunPSK" w:hAnsi="TH SarabunPSK" w:cs="TH SarabunPSK" w:hint="cs"/>
          <w:cs/>
          <w:lang w:bidi="th-TH"/>
        </w:rPr>
        <w:t xml:space="preserve">และ 100 </w:t>
      </w:r>
      <w:ins w:id="1391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IVEc</w:t>
        </w:r>
      </w:ins>
      <w:r w:rsidR="001F48CC">
        <w:rPr>
          <w:rFonts w:ascii="TH SarabunPSK" w:hAnsi="TH SarabunPSK" w:cs="TH SarabunPSK"/>
          <w:lang w:bidi="th-TH"/>
        </w:rPr>
        <w:t>44</w:t>
      </w:r>
      <w:ins w:id="1392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.1</w:t>
        </w:r>
      </w:ins>
      <w:r w:rsidRPr="009F59E1">
        <w:rPr>
          <w:rFonts w:ascii="TH SarabunPSK" w:hAnsi="TH SarabunPSK" w:cs="TH SarabunPSK" w:hint="cs"/>
        </w:rPr>
        <w:t xml:space="preserve"> </w:t>
      </w:r>
      <w:ins w:id="139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>Test Case</w:t>
        </w:r>
      </w:ins>
      <w:r w:rsidR="001F48CC">
        <w:rPr>
          <w:rFonts w:ascii="TH SarabunPSK" w:hAnsi="TH SarabunPSK" w:cs="TH SarabunPSK" w:hint="cs"/>
          <w:cs/>
          <w:lang w:bidi="th-TH"/>
        </w:rPr>
        <w:t xml:space="preserve"> </w:t>
      </w:r>
      <w:ins w:id="1394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="001F48CC">
        <w:rPr>
          <w:rFonts w:ascii="TH SarabunPSK" w:hAnsi="TH SarabunPSK" w:cs="TH SarabunPSK" w:hint="cs"/>
          <w:cs/>
          <w:lang w:bidi="th-TH"/>
        </w:rPr>
        <w:t xml:space="preserve">106 </w:t>
      </w:r>
      <w:r w:rsidRPr="009F59E1">
        <w:rPr>
          <w:rFonts w:ascii="TH SarabunPSK" w:hAnsi="TH SarabunPSK" w:cs="TH SarabunPSK" w:hint="cs"/>
          <w:cs/>
        </w:rPr>
        <w:t>และ</w:t>
      </w:r>
      <w:r w:rsidRPr="009F59E1">
        <w:rPr>
          <w:rFonts w:ascii="TH SarabunPSK" w:hAnsi="TH SarabunPSK" w:cs="TH SarabunPSK" w:hint="cs"/>
        </w:rPr>
        <w:t xml:space="preserve"> </w:t>
      </w:r>
      <w:ins w:id="1395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IVEc</w:t>
        </w:r>
      </w:ins>
      <w:r w:rsidR="001F48CC">
        <w:rPr>
          <w:rFonts w:ascii="TH SarabunPSK" w:hAnsi="TH SarabunPSK" w:cs="TH SarabunPSK"/>
          <w:lang w:bidi="th-TH"/>
        </w:rPr>
        <w:t>44</w:t>
      </w:r>
      <w:ins w:id="1396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.</w:t>
        </w:r>
      </w:ins>
      <w:r w:rsidRPr="009F59E1">
        <w:rPr>
          <w:rFonts w:ascii="TH SarabunPSK" w:hAnsi="TH SarabunPSK" w:cs="TH SarabunPSK" w:hint="cs"/>
          <w:cs/>
        </w:rPr>
        <w:t>2</w:t>
      </w:r>
      <w:r w:rsidRPr="009F59E1">
        <w:rPr>
          <w:rFonts w:ascii="TH SarabunPSK" w:hAnsi="TH SarabunPSK" w:cs="TH SarabunPSK" w:hint="cs"/>
        </w:rPr>
        <w:t xml:space="preserve"> </w:t>
      </w:r>
      <w:ins w:id="139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="001F48CC">
        <w:rPr>
          <w:rFonts w:ascii="TH SarabunPSK" w:hAnsi="TH SarabunPSK" w:cs="TH SarabunPSK" w:hint="cs"/>
          <w:cs/>
          <w:lang w:bidi="th-TH"/>
        </w:rPr>
        <w:t>107</w:t>
      </w:r>
    </w:p>
    <w:p w14:paraId="5549B34D" w14:textId="46BAD934" w:rsidR="00966C74" w:rsidRPr="009F59E1" w:rsidRDefault="00966C74" w:rsidP="00EA7338">
      <w:pPr>
        <w:rPr>
          <w:rFonts w:ascii="TH SarabunPSK" w:hAnsi="TH SarabunPSK" w:cs="TH SarabunPSK"/>
          <w:lang w:bidi="th-TH"/>
        </w:rPr>
      </w:pPr>
    </w:p>
    <w:p w14:paraId="09C6A6FA" w14:textId="058380F5" w:rsidR="003B33E1" w:rsidRDefault="003B33E1" w:rsidP="00EA7338">
      <w:pPr>
        <w:rPr>
          <w:rFonts w:ascii="TH SarabunPSK" w:hAnsi="TH SarabunPSK" w:cs="TH SarabunPSK"/>
          <w:lang w:bidi="th-TH"/>
        </w:rPr>
      </w:pPr>
    </w:p>
    <w:p w14:paraId="20F6ECA8" w14:textId="3BE19E9B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598E7547" w14:textId="4935FDE2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37599FD1" w14:textId="0454F12B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49B4A2BC" w14:textId="31D3F544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2B750BEB" w14:textId="44570485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59554D76" w14:textId="38899E54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128BDD07" w14:textId="1AAB0739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2E40D998" w14:textId="08E8656D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5687CBD5" w14:textId="32A37DED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4522B4E1" w14:textId="5F81F606" w:rsidR="001F48CC" w:rsidRDefault="001F48CC" w:rsidP="00EA7338">
      <w:pPr>
        <w:rPr>
          <w:rFonts w:ascii="TH SarabunPSK" w:hAnsi="TH SarabunPSK" w:cs="TH SarabunPSK"/>
          <w:lang w:bidi="th-TH"/>
        </w:rPr>
      </w:pPr>
    </w:p>
    <w:p w14:paraId="17C83FAA" w14:textId="77777777" w:rsidR="001F48CC" w:rsidRPr="009F59E1" w:rsidRDefault="001F48CC" w:rsidP="00EA7338">
      <w:pPr>
        <w:rPr>
          <w:rFonts w:ascii="TH SarabunPSK" w:hAnsi="TH SarabunPSK" w:cs="TH SarabunPSK"/>
          <w:lang w:bidi="th-TH"/>
        </w:rPr>
      </w:pPr>
    </w:p>
    <w:p w14:paraId="065A09F7" w14:textId="4BAC4F62" w:rsidR="00EA7338" w:rsidRPr="009F59E1" w:rsidRDefault="00EA7338" w:rsidP="00EA7338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7.3.5.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อีเมลผู้ใช้งาน (</w:t>
      </w:r>
      <w:r w:rsidRPr="009F59E1">
        <w:rPr>
          <w:rFonts w:ascii="TH SarabunPSK" w:hAnsi="TH SarabunPSK" w:cs="TH SarabunPSK" w:hint="cs"/>
          <w:b/>
          <w:bCs/>
          <w:lang w:bidi="th-TH"/>
        </w:rPr>
        <w:t>Email) : TextInput</w:t>
      </w:r>
    </w:p>
    <w:p w14:paraId="1B4F7206" w14:textId="77777777" w:rsidR="00F81158" w:rsidRPr="009F59E1" w:rsidRDefault="00F81158" w:rsidP="00F81158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ความต้องการของระบบในส่วนของอีเมล มีคุณลักษณะดังนี้</w:t>
      </w:r>
    </w:p>
    <w:p w14:paraId="51D61D6E" w14:textId="77777777" w:rsidR="00F81158" w:rsidRPr="009F59E1" w:rsidRDefault="00F81158" w:rsidP="00F81158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1.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ต้องเป็นตัวอักษรภาษาอังกฤษ หรือตัวเลขอารบิก สามารถมีตัวอักษรพิเศษ -. </w:t>
      </w:r>
      <w:r w:rsidRPr="009F59E1">
        <w:rPr>
          <w:rFonts w:ascii="TH SarabunPSK" w:hAnsi="TH SarabunPSK" w:cs="TH SarabunPSK" w:hint="cs"/>
        </w:rPr>
        <w:t xml:space="preserve">_ </w:t>
      </w:r>
      <w:r w:rsidRPr="009F59E1">
        <w:rPr>
          <w:rFonts w:ascii="TH SarabunPSK" w:hAnsi="TH SarabunPSK" w:cs="TH SarabunPSK" w:hint="cs"/>
          <w:cs/>
          <w:lang w:bidi="th-TH"/>
        </w:rPr>
        <w:t>เท่านั้น</w:t>
      </w:r>
    </w:p>
    <w:p w14:paraId="1E33E938" w14:textId="77777777" w:rsidR="00F81158" w:rsidRPr="009F59E1" w:rsidRDefault="00F81158" w:rsidP="00F81158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2.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บังคับมี </w:t>
      </w:r>
      <w:r w:rsidRPr="009F59E1">
        <w:rPr>
          <w:rFonts w:ascii="TH SarabunPSK" w:hAnsi="TH SarabunPSK" w:cs="TH SarabunPSK" w:hint="cs"/>
        </w:rPr>
        <w:t>@ 1</w:t>
      </w:r>
      <w:r w:rsidRPr="009F59E1">
        <w:rPr>
          <w:rFonts w:ascii="TH SarabunPSK" w:hAnsi="TH SarabunPSK" w:cs="TH SarabunPSK" w:hint="cs"/>
          <w:cs/>
          <w:lang w:bidi="th-TH"/>
        </w:rPr>
        <w:t>ตัว เท่านั้น</w:t>
      </w:r>
    </w:p>
    <w:p w14:paraId="4886BE2B" w14:textId="77777777" w:rsidR="00F81158" w:rsidRPr="009F59E1" w:rsidRDefault="00F81158" w:rsidP="00F81158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3.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ต้องไม่มีเว้นวรรค หรือช่องว่างใดๆ</w:t>
      </w:r>
    </w:p>
    <w:p w14:paraId="743A53A1" w14:textId="77777777" w:rsidR="00F81158" w:rsidRPr="009F59E1" w:rsidRDefault="00F81158" w:rsidP="00F81158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4.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มีจำนวนตัวอักษรตั้งแต่ </w:t>
      </w:r>
      <w:r w:rsidRPr="009F59E1">
        <w:rPr>
          <w:rFonts w:ascii="TH SarabunPSK" w:hAnsi="TH SarabunPSK" w:cs="TH SarabunPSK" w:hint="cs"/>
        </w:rPr>
        <w:t>6</w:t>
      </w:r>
      <w:r w:rsidRPr="009F59E1">
        <w:rPr>
          <w:rFonts w:ascii="TH SarabunPSK" w:hAnsi="TH SarabunPSK" w:cs="TH SarabunPSK" w:hint="cs"/>
          <w:cs/>
          <w:lang w:bidi="th-TH"/>
        </w:rPr>
        <w:t xml:space="preserve"> และไม่เกิน </w:t>
      </w:r>
      <w:r w:rsidRPr="009F59E1">
        <w:rPr>
          <w:rFonts w:ascii="TH SarabunPSK" w:hAnsi="TH SarabunPSK" w:cs="TH SarabunPSK" w:hint="cs"/>
        </w:rPr>
        <w:t>50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</w:t>
      </w:r>
    </w:p>
    <w:p w14:paraId="7CA749C9" w14:textId="77777777" w:rsidR="00F81158" w:rsidRPr="009F59E1" w:rsidRDefault="00F81158" w:rsidP="00F81158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>5.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ต้องไม่เป็นค่าว่าง</w:t>
      </w:r>
    </w:p>
    <w:p w14:paraId="38C69F6D" w14:textId="77777777" w:rsidR="00F81158" w:rsidRPr="009F59E1" w:rsidRDefault="00F81158" w:rsidP="00F81158">
      <w:pPr>
        <w:ind w:firstLine="720"/>
        <w:jc w:val="thaiDistribute"/>
        <w:rPr>
          <w:rFonts w:ascii="TH SarabunPSK" w:hAnsi="TH SarabunPSK" w:cs="TH SarabunPSK"/>
          <w:b/>
          <w:bCs/>
          <w:cs/>
        </w:rPr>
      </w:pPr>
      <w:r w:rsidRPr="009F59E1">
        <w:rPr>
          <w:rFonts w:ascii="TH SarabunPSK" w:hAnsi="TH SarabunPSK" w:cs="TH SarabunPSK" w:hint="cs"/>
          <w:b/>
          <w:bCs/>
          <w:cs/>
        </w:rPr>
        <w:t>เงื่อนไขในการทดสอบในส่วนของอีเมล</w:t>
      </w:r>
    </w:p>
    <w:p w14:paraId="36DEF8BB" w14:textId="77777777" w:rsidR="00F81158" w:rsidRPr="009F59E1" w:rsidRDefault="00F81158" w:rsidP="00F81158">
      <w:pPr>
        <w:pStyle w:val="ListParagraph"/>
        <w:numPr>
          <w:ilvl w:val="0"/>
          <w:numId w:val="10"/>
        </w:numPr>
        <w:spacing w:line="259" w:lineRule="auto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ในกรณีที่ผู้ใช้ไม่กรอกอีเมล ระบบจะแสดงข้อความ “กรุณากรอกข้อมูล </w:t>
      </w:r>
      <w:r w:rsidRPr="009F59E1">
        <w:rPr>
          <w:rFonts w:ascii="TH SarabunPSK" w:hAnsi="TH SarabunPSK" w:cs="TH SarabunPSK" w:hint="cs"/>
        </w:rPr>
        <w:t>Email</w:t>
      </w:r>
      <w:r w:rsidRPr="009F59E1">
        <w:rPr>
          <w:rFonts w:ascii="TH SarabunPSK" w:hAnsi="TH SarabunPSK" w:cs="TH SarabunPSK" w:hint="cs"/>
          <w:cs/>
        </w:rPr>
        <w:t>”</w:t>
      </w:r>
    </w:p>
    <w:p w14:paraId="22F8F980" w14:textId="77777777" w:rsidR="00F81158" w:rsidRPr="009F59E1" w:rsidRDefault="00F81158" w:rsidP="00F81158">
      <w:pPr>
        <w:pStyle w:val="ListParagraph"/>
        <w:numPr>
          <w:ilvl w:val="0"/>
          <w:numId w:val="10"/>
        </w:numPr>
        <w:spacing w:line="259" w:lineRule="auto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ในกรณีที่ผู้ใช้กรอกอีเมล ไม่ถูกต้อง ระบบจะแสดงข้อความ “รูปแบบ </w:t>
      </w:r>
      <w:r w:rsidRPr="009F59E1">
        <w:rPr>
          <w:rFonts w:ascii="TH SarabunPSK" w:hAnsi="TH SarabunPSK" w:cs="TH SarabunPSK" w:hint="cs"/>
        </w:rPr>
        <w:t xml:space="preserve">Email </w:t>
      </w:r>
      <w:r w:rsidRPr="009F59E1">
        <w:rPr>
          <w:rFonts w:ascii="TH SarabunPSK" w:hAnsi="TH SarabunPSK" w:cs="TH SarabunPSK" w:hint="cs"/>
          <w:cs/>
        </w:rPr>
        <w:t>ไม่ถูกต้อง</w:t>
      </w:r>
      <w:r w:rsidRPr="009F59E1">
        <w:rPr>
          <w:rFonts w:ascii="TH SarabunPSK" w:hAnsi="TH SarabunPSK" w:cs="TH SarabunPSK" w:hint="cs"/>
        </w:rPr>
        <w:t>”</w:t>
      </w:r>
    </w:p>
    <w:p w14:paraId="458EB4FB" w14:textId="77777777" w:rsidR="00EA7338" w:rsidRPr="009F59E1" w:rsidRDefault="00EA7338" w:rsidP="00EA7338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0EC1CC0A" w14:textId="77777777" w:rsidR="00EA7338" w:rsidRPr="009F59E1" w:rsidRDefault="00EA7338" w:rsidP="00EA7338">
      <w:pPr>
        <w:ind w:left="720" w:firstLine="360"/>
        <w:rPr>
          <w:rFonts w:ascii="TH SarabunPSK" w:hAnsi="TH SarabunPSK" w:cs="TH SarabunPSK"/>
        </w:rPr>
      </w:pPr>
    </w:p>
    <w:p w14:paraId="3BBD60B8" w14:textId="4A259602" w:rsidR="00EA7338" w:rsidRPr="009F59E1" w:rsidRDefault="00EA7338" w:rsidP="00EA7338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อีเมลผู้ใช้งาน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760"/>
        <w:gridCol w:w="1855"/>
        <w:gridCol w:w="1381"/>
        <w:gridCol w:w="1352"/>
        <w:gridCol w:w="1352"/>
      </w:tblGrid>
      <w:tr w:rsidR="00F81158" w:rsidRPr="009F59E1" w14:paraId="647CC73B" w14:textId="77777777" w:rsidTr="00B07474">
        <w:tc>
          <w:tcPr>
            <w:tcW w:w="597" w:type="pct"/>
            <w:shd w:val="clear" w:color="auto" w:fill="D0CECE" w:themeFill="background2" w:themeFillShade="E6"/>
          </w:tcPr>
          <w:p w14:paraId="7441E5DE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Requirement</w:t>
            </w:r>
          </w:p>
        </w:tc>
        <w:tc>
          <w:tcPr>
            <w:tcW w:w="1165" w:type="pct"/>
            <w:shd w:val="clear" w:color="auto" w:fill="D0CECE" w:themeFill="background2" w:themeFillShade="E6"/>
          </w:tcPr>
          <w:p w14:paraId="1F1C76E7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220A3C22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Partitions</w:t>
            </w:r>
          </w:p>
        </w:tc>
        <w:tc>
          <w:tcPr>
            <w:tcW w:w="1216" w:type="pct"/>
            <w:shd w:val="clear" w:color="auto" w:fill="D0CECE" w:themeFill="background2" w:themeFillShade="E6"/>
          </w:tcPr>
          <w:p w14:paraId="7DB1B160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Invalid Partitions </w:t>
            </w:r>
          </w:p>
        </w:tc>
        <w:tc>
          <w:tcPr>
            <w:tcW w:w="959" w:type="pct"/>
            <w:shd w:val="clear" w:color="auto" w:fill="D0CECE" w:themeFill="background2" w:themeFillShade="E6"/>
          </w:tcPr>
          <w:p w14:paraId="24EEA597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 Partitions</w:t>
            </w:r>
          </w:p>
        </w:tc>
        <w:tc>
          <w:tcPr>
            <w:tcW w:w="529" w:type="pct"/>
            <w:shd w:val="clear" w:color="auto" w:fill="D0CECE" w:themeFill="background2" w:themeFillShade="E6"/>
          </w:tcPr>
          <w:p w14:paraId="7253531E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01A887C2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  <w:tc>
          <w:tcPr>
            <w:tcW w:w="534" w:type="pct"/>
            <w:shd w:val="clear" w:color="auto" w:fill="D0CECE" w:themeFill="background2" w:themeFillShade="E6"/>
          </w:tcPr>
          <w:p w14:paraId="396CD9A5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</w:t>
            </w:r>
          </w:p>
          <w:p w14:paraId="1FE66350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</w:tr>
      <w:tr w:rsidR="00F81158" w:rsidRPr="009F59E1" w14:paraId="728F9074" w14:textId="77777777" w:rsidTr="00B07474">
        <w:tc>
          <w:tcPr>
            <w:tcW w:w="597" w:type="pct"/>
          </w:tcPr>
          <w:p w14:paraId="21F4141A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165" w:type="pct"/>
          </w:tcPr>
          <w:p w14:paraId="2BB3F1FA" w14:textId="4505BF75" w:rsidR="00F81158" w:rsidRDefault="00F81158" w:rsidP="00F5461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46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ประกอบด้วยตัวอักษรภาษาอังกฤษ หรือตัวเลขอารบิก และสามารถมีตัวอักษรพิเศษ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</w:rPr>
              <w:t>@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- . </w:t>
            </w:r>
            <w:r w:rsidRPr="009F59E1">
              <w:rPr>
                <w:rFonts w:ascii="TH SarabunPSK" w:hAnsi="TH SarabunPSK" w:cs="TH SarabunPSK" w:hint="cs"/>
              </w:rPr>
              <w:t>_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เท่านั้น</w:t>
            </w:r>
          </w:p>
          <w:p w14:paraId="3156D711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1216" w:type="pct"/>
          </w:tcPr>
          <w:p w14:paraId="6B857972" w14:textId="1C7B2A99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46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</w:t>
            </w:r>
            <w:r w:rsidRPr="009F59E1">
              <w:rPr>
                <w:rFonts w:ascii="TH SarabunPSK" w:hAnsi="TH SarabunPSK" w:cs="TH SarabunPSK" w:hint="cs"/>
                <w:cs/>
              </w:rPr>
              <w:t>ภาษา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อื่นๆและ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มีตัวอักษรพิเศษนอกเหนือจาก - . </w:t>
            </w:r>
            <w:r w:rsidRPr="009F59E1">
              <w:rPr>
                <w:rFonts w:ascii="TH SarabunPSK" w:hAnsi="TH SarabunPSK" w:cs="TH SarabunPSK" w:hint="cs"/>
              </w:rPr>
              <w:t>_ @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959" w:type="pct"/>
          </w:tcPr>
          <w:p w14:paraId="7A90F52F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29" w:type="pct"/>
          </w:tcPr>
          <w:p w14:paraId="261B0622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34" w:type="pct"/>
          </w:tcPr>
          <w:p w14:paraId="75C71C24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</w:p>
        </w:tc>
      </w:tr>
      <w:tr w:rsidR="00F81158" w:rsidRPr="009F59E1" w14:paraId="4608C315" w14:textId="77777777" w:rsidTr="00B07474">
        <w:tc>
          <w:tcPr>
            <w:tcW w:w="597" w:type="pct"/>
          </w:tcPr>
          <w:p w14:paraId="08A5AA41" w14:textId="77777777" w:rsidR="00F81158" w:rsidRDefault="00F81158" w:rsidP="00F5461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ตัวอักษรพิเศษ</w:t>
            </w:r>
          </w:p>
          <w:p w14:paraId="568139AF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(@)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1165" w:type="pct"/>
          </w:tcPr>
          <w:p w14:paraId="368EBFA6" w14:textId="3CEEDD49" w:rsidR="00F81158" w:rsidRPr="009F59E1" w:rsidRDefault="00F81158" w:rsidP="00F5461B">
            <w:pPr>
              <w:tabs>
                <w:tab w:val="left" w:pos="1056"/>
              </w:tabs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47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1ตัว</w:t>
            </w:r>
          </w:p>
        </w:tc>
        <w:tc>
          <w:tcPr>
            <w:tcW w:w="1216" w:type="pct"/>
          </w:tcPr>
          <w:p w14:paraId="1D5B0B50" w14:textId="37A4D030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47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น้อยกว่า</w:t>
            </w:r>
            <w:r w:rsidRPr="009F59E1">
              <w:rPr>
                <w:rFonts w:ascii="TH SarabunPSK" w:hAnsi="TH SarabunPSK" w:cs="TH SarabunPSK" w:hint="cs"/>
              </w:rPr>
              <w:t>1</w:t>
            </w:r>
            <w:r w:rsidRPr="009F59E1">
              <w:rPr>
                <w:rFonts w:ascii="TH SarabunPSK" w:hAnsi="TH SarabunPSK" w:cs="TH SarabunPSK" w:hint="cs"/>
                <w:cs/>
              </w:rPr>
              <w:t>ตัว</w:t>
            </w:r>
          </w:p>
        </w:tc>
        <w:tc>
          <w:tcPr>
            <w:tcW w:w="959" w:type="pct"/>
          </w:tcPr>
          <w:p w14:paraId="48CDC4E5" w14:textId="49D279F4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47</w:t>
            </w:r>
            <w:r w:rsidRPr="009F59E1">
              <w:rPr>
                <w:rFonts w:ascii="TH SarabunPSK" w:hAnsi="TH SarabunPSK" w:cs="TH SarabunPSK" w:hint="cs"/>
              </w:rPr>
              <w:t>.2 -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มากกว่า</w:t>
            </w:r>
            <w:r w:rsidRPr="009F59E1">
              <w:rPr>
                <w:rFonts w:ascii="TH SarabunPSK" w:hAnsi="TH SarabunPSK" w:cs="TH SarabunPSK" w:hint="cs"/>
              </w:rPr>
              <w:t>1</w:t>
            </w:r>
            <w:r w:rsidRPr="009F59E1">
              <w:rPr>
                <w:rFonts w:ascii="TH SarabunPSK" w:hAnsi="TH SarabunPSK" w:cs="TH SarabunPSK" w:hint="cs"/>
                <w:cs/>
              </w:rPr>
              <w:t>ตัว</w:t>
            </w:r>
          </w:p>
        </w:tc>
        <w:tc>
          <w:tcPr>
            <w:tcW w:w="529" w:type="pct"/>
          </w:tcPr>
          <w:p w14:paraId="19074DF3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34" w:type="pct"/>
          </w:tcPr>
          <w:p w14:paraId="48462510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</w:p>
        </w:tc>
      </w:tr>
      <w:tr w:rsidR="00F81158" w:rsidRPr="009F59E1" w14:paraId="7ABA5F2F" w14:textId="77777777" w:rsidTr="00B07474">
        <w:tc>
          <w:tcPr>
            <w:tcW w:w="597" w:type="pct"/>
          </w:tcPr>
          <w:p w14:paraId="5930E886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1165" w:type="pct"/>
          </w:tcPr>
          <w:p w14:paraId="44554C19" w14:textId="7AF5ED03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48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ต้องไม่มีช่องว่าง</w:t>
            </w:r>
          </w:p>
        </w:tc>
        <w:tc>
          <w:tcPr>
            <w:tcW w:w="1216" w:type="pct"/>
          </w:tcPr>
          <w:p w14:paraId="175538BF" w14:textId="46C9774A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48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มีช่องว่าง</w:t>
            </w:r>
          </w:p>
        </w:tc>
        <w:tc>
          <w:tcPr>
            <w:tcW w:w="959" w:type="pct"/>
          </w:tcPr>
          <w:p w14:paraId="3B6EACD0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29" w:type="pct"/>
          </w:tcPr>
          <w:p w14:paraId="1FE86E99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34" w:type="pct"/>
          </w:tcPr>
          <w:p w14:paraId="32E79E8D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</w:p>
        </w:tc>
      </w:tr>
      <w:tr w:rsidR="00F81158" w:rsidRPr="009F59E1" w14:paraId="555E5FB3" w14:textId="77777777" w:rsidTr="00B07474">
        <w:tc>
          <w:tcPr>
            <w:tcW w:w="597" w:type="pct"/>
          </w:tcPr>
          <w:p w14:paraId="5AE297B7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1165" w:type="pct"/>
          </w:tcPr>
          <w:p w14:paraId="41E33B3F" w14:textId="7944305E" w:rsidR="00F81158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49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ต้องมีความยาวตั้งแต่ 6 และไม่เกิน 50 ตัวอักษร</w:t>
            </w:r>
          </w:p>
          <w:p w14:paraId="4564ABB7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216" w:type="pct"/>
          </w:tcPr>
          <w:p w14:paraId="421C5E6D" w14:textId="2B8991BB" w:rsidR="00F81158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49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มีความยาวตัวอักษรน้อยกว่า </w:t>
            </w:r>
            <w:r w:rsidRPr="009F59E1">
              <w:rPr>
                <w:rFonts w:ascii="TH SarabunPSK" w:hAnsi="TH SarabunPSK" w:cs="TH SarabunPSK" w:hint="cs"/>
              </w:rPr>
              <w:t xml:space="preserve">6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555F585C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959" w:type="pct"/>
          </w:tcPr>
          <w:p w14:paraId="45CD9651" w14:textId="7775EC4A" w:rsidR="00F81158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49</w:t>
            </w:r>
            <w:r w:rsidRPr="009F59E1">
              <w:rPr>
                <w:rFonts w:ascii="TH SarabunPSK" w:hAnsi="TH SarabunPSK" w:cs="TH SarabunPSK" w:hint="cs"/>
              </w:rPr>
              <w:t>.2 -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มีความยาวตัวอักษรมากกว่า </w:t>
            </w:r>
            <w:r w:rsidRPr="009F59E1">
              <w:rPr>
                <w:rFonts w:ascii="TH SarabunPSK" w:hAnsi="TH SarabunPSK" w:cs="TH SarabunPSK" w:hint="cs"/>
              </w:rPr>
              <w:t xml:space="preserve">50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7B0C738B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529" w:type="pct"/>
          </w:tcPr>
          <w:p w14:paraId="27B99EB3" w14:textId="31315DB6" w:rsidR="00F81158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34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6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1709EE9B" w14:textId="18F8E8F2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35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7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73135EE9" w14:textId="037906F2" w:rsidR="00F81158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36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49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492D1019" w14:textId="07473A14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37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50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534" w:type="pct"/>
          </w:tcPr>
          <w:p w14:paraId="60CF67DF" w14:textId="1E426B73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/>
                <w:lang w:bidi="th-TH"/>
              </w:rPr>
              <w:t>19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ตัวอักษร</w:t>
            </w:r>
          </w:p>
          <w:p w14:paraId="0FD0B938" w14:textId="531FFAD4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/>
                <w:lang w:bidi="th-TH"/>
              </w:rPr>
              <w:t>20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</w:t>
            </w:r>
            <w:r w:rsidRPr="009F59E1">
              <w:rPr>
                <w:rFonts w:ascii="TH SarabunPSK" w:hAnsi="TH SarabunPSK" w:cs="TH SarabunPSK" w:hint="cs"/>
              </w:rPr>
              <w:t xml:space="preserve">51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</w:tr>
      <w:tr w:rsidR="00F81158" w:rsidRPr="009F59E1" w14:paraId="62D54112" w14:textId="77777777" w:rsidTr="00B07474">
        <w:tc>
          <w:tcPr>
            <w:tcW w:w="597" w:type="pct"/>
          </w:tcPr>
          <w:p w14:paraId="208A455F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165" w:type="pct"/>
          </w:tcPr>
          <w:p w14:paraId="73942433" w14:textId="6020AF90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50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1216" w:type="pct"/>
          </w:tcPr>
          <w:p w14:paraId="153DBECD" w14:textId="197A374D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50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959" w:type="pct"/>
          </w:tcPr>
          <w:p w14:paraId="7CCD8520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529" w:type="pct"/>
          </w:tcPr>
          <w:p w14:paraId="737927D7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534" w:type="pct"/>
          </w:tcPr>
          <w:p w14:paraId="09FA4FD4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</w:p>
        </w:tc>
      </w:tr>
    </w:tbl>
    <w:p w14:paraId="7BA34396" w14:textId="77777777" w:rsidR="00EA7338" w:rsidRPr="009F59E1" w:rsidRDefault="00EA7338" w:rsidP="00EA7338">
      <w:pPr>
        <w:ind w:firstLine="720"/>
        <w:rPr>
          <w:rFonts w:ascii="TH SarabunPSK" w:hAnsi="TH SarabunPSK" w:cs="TH SarabunPSK"/>
          <w:b/>
          <w:bCs/>
        </w:rPr>
      </w:pPr>
    </w:p>
    <w:p w14:paraId="4164CB2D" w14:textId="1FE81330" w:rsidR="00EA7338" w:rsidRPr="009F59E1" w:rsidRDefault="00EA7338" w:rsidP="00EA7338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03-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5732C5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5732C5" w:rsidRPr="009F59E1">
        <w:rPr>
          <w:rFonts w:ascii="TH SarabunPSK" w:hAnsi="TH SarabunPSK" w:cs="TH SarabunPSK" w:hint="cs"/>
          <w:b/>
          <w:bCs/>
          <w:cs/>
          <w:lang w:bidi="th-TH"/>
        </w:rPr>
        <w:t>อีเมลผู้ใช้งาน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03]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88"/>
        <w:gridCol w:w="3015"/>
        <w:gridCol w:w="4019"/>
        <w:gridCol w:w="1520"/>
      </w:tblGrid>
      <w:tr w:rsidR="00F81158" w:rsidRPr="009F59E1" w14:paraId="76D756CF" w14:textId="77777777" w:rsidTr="00B07474">
        <w:trPr>
          <w:jc w:val="center"/>
        </w:trPr>
        <w:tc>
          <w:tcPr>
            <w:tcW w:w="361" w:type="pct"/>
            <w:shd w:val="clear" w:color="auto" w:fill="D0CECE" w:themeFill="background2" w:themeFillShade="E6"/>
          </w:tcPr>
          <w:p w14:paraId="050D1340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1684" w:type="pct"/>
            <w:shd w:val="clear" w:color="auto" w:fill="D0CECE" w:themeFill="background2" w:themeFillShade="E6"/>
          </w:tcPr>
          <w:p w14:paraId="61A820F1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Class</w:t>
            </w:r>
          </w:p>
        </w:tc>
        <w:tc>
          <w:tcPr>
            <w:tcW w:w="2080" w:type="pct"/>
            <w:shd w:val="clear" w:color="auto" w:fill="D0CECE" w:themeFill="background2" w:themeFillShade="E6"/>
          </w:tcPr>
          <w:p w14:paraId="0A049B37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876" w:type="pct"/>
            <w:shd w:val="clear" w:color="auto" w:fill="D0CECE" w:themeFill="background2" w:themeFillShade="E6"/>
          </w:tcPr>
          <w:p w14:paraId="6DC34267" w14:textId="77777777" w:rsidR="00F81158" w:rsidRPr="009F59E1" w:rsidRDefault="00F81158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</w:tr>
      <w:tr w:rsidR="00F81158" w:rsidRPr="009F59E1" w14:paraId="4479F7A2" w14:textId="77777777" w:rsidTr="00B07474">
        <w:trPr>
          <w:jc w:val="center"/>
        </w:trPr>
        <w:tc>
          <w:tcPr>
            <w:tcW w:w="361" w:type="pct"/>
          </w:tcPr>
          <w:p w14:paraId="3E2A4AE5" w14:textId="04F857D5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109</w:t>
            </w:r>
          </w:p>
        </w:tc>
        <w:tc>
          <w:tcPr>
            <w:tcW w:w="1684" w:type="pct"/>
          </w:tcPr>
          <w:p w14:paraId="77880B3B" w14:textId="7AD544B8" w:rsidR="00F81158" w:rsidRPr="009F59E1" w:rsidRDefault="00D04E3F" w:rsidP="00F5461B">
            <w:pPr>
              <w:rPr>
                <w:rFonts w:ascii="TH SarabunPSK" w:hAnsi="TH SarabunPSK" w:cs="TH SarabunPSK"/>
                <w:lang w:bidi="th-TH"/>
              </w:rPr>
            </w:pPr>
            <w:r w:rsidRPr="00D04E3F">
              <w:rPr>
                <w:rFonts w:ascii="TH SarabunPSK" w:hAnsi="TH SarabunPSK" w:cs="TH SarabunPSK"/>
              </w:rPr>
              <w:t xml:space="preserve">VEc46 - </w:t>
            </w:r>
            <w:r w:rsidRPr="00D04E3F">
              <w:rPr>
                <w:rFonts w:ascii="TH SarabunPSK" w:hAnsi="TH SarabunPSK" w:cs="TH SarabunPSK"/>
                <w:cs/>
                <w:lang w:bidi="th-TH"/>
              </w:rPr>
              <w:t xml:space="preserve">ประกอบด้วยตัวอักษรภาษาอังกฤษ หรือตัวเลขอารบิก และสามารถมีตัวอักษรพิเศษ </w:t>
            </w:r>
            <w:r w:rsidRPr="00D04E3F">
              <w:rPr>
                <w:rFonts w:ascii="TH SarabunPSK" w:hAnsi="TH SarabunPSK" w:cs="TH SarabunPSK"/>
              </w:rPr>
              <w:t xml:space="preserve">@ - . _ </w:t>
            </w:r>
            <w:r w:rsidRPr="00D04E3F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</w:p>
        </w:tc>
        <w:tc>
          <w:tcPr>
            <w:tcW w:w="2080" w:type="pct"/>
          </w:tcPr>
          <w:p w14:paraId="3923C0AF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Boobeam_11@hotmail.com</w:t>
            </w:r>
          </w:p>
        </w:tc>
        <w:tc>
          <w:tcPr>
            <w:tcW w:w="876" w:type="pct"/>
          </w:tcPr>
          <w:p w14:paraId="2BA3C2EE" w14:textId="4EE84D2D" w:rsidR="00F81158" w:rsidRPr="009F59E1" w:rsidRDefault="00D04E3F" w:rsidP="00F5461B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F81158" w:rsidRPr="009F59E1" w14:paraId="12D5AB9F" w14:textId="77777777" w:rsidTr="00B07474">
        <w:trPr>
          <w:jc w:val="center"/>
        </w:trPr>
        <w:tc>
          <w:tcPr>
            <w:tcW w:w="361" w:type="pct"/>
          </w:tcPr>
          <w:p w14:paraId="161DCD28" w14:textId="3993E1DE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110</w:t>
            </w:r>
          </w:p>
        </w:tc>
        <w:tc>
          <w:tcPr>
            <w:tcW w:w="1684" w:type="pct"/>
          </w:tcPr>
          <w:p w14:paraId="10544011" w14:textId="250044C9" w:rsidR="00F81158" w:rsidRPr="009F59E1" w:rsidRDefault="00D04E3F" w:rsidP="00F5461B">
            <w:pPr>
              <w:tabs>
                <w:tab w:val="left" w:pos="510"/>
              </w:tabs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46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</w:t>
            </w:r>
            <w:r w:rsidRPr="009F59E1">
              <w:rPr>
                <w:rFonts w:ascii="TH SarabunPSK" w:hAnsi="TH SarabunPSK" w:cs="TH SarabunPSK" w:hint="cs"/>
                <w:cs/>
              </w:rPr>
              <w:t>ภาษา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อื่นๆและ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มีตัวอักษรพิเศษนอกเหนือจาก - . </w:t>
            </w:r>
            <w:r w:rsidRPr="009F59E1">
              <w:rPr>
                <w:rFonts w:ascii="TH SarabunPSK" w:hAnsi="TH SarabunPSK" w:cs="TH SarabunPSK" w:hint="cs"/>
              </w:rPr>
              <w:t>_ @</w:t>
            </w:r>
          </w:p>
        </w:tc>
        <w:tc>
          <w:tcPr>
            <w:tcW w:w="2080" w:type="pct"/>
          </w:tcPr>
          <w:p w14:paraId="0B2A7910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บูบีมจ้าอิอิ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$%!%&amp;</w:t>
            </w:r>
          </w:p>
        </w:tc>
        <w:tc>
          <w:tcPr>
            <w:tcW w:w="876" w:type="pct"/>
          </w:tcPr>
          <w:p w14:paraId="777306B8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F81158" w:rsidRPr="009F59E1" w14:paraId="53B97556" w14:textId="77777777" w:rsidTr="00B07474">
        <w:trPr>
          <w:jc w:val="center"/>
        </w:trPr>
        <w:tc>
          <w:tcPr>
            <w:tcW w:w="361" w:type="pct"/>
          </w:tcPr>
          <w:p w14:paraId="2A25A018" w14:textId="43C5F35A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111</w:t>
            </w:r>
          </w:p>
        </w:tc>
        <w:tc>
          <w:tcPr>
            <w:tcW w:w="1684" w:type="pct"/>
          </w:tcPr>
          <w:p w14:paraId="1F1430BC" w14:textId="6032710B" w:rsidR="00F81158" w:rsidRPr="009F59E1" w:rsidRDefault="00D04E3F" w:rsidP="00F5461B">
            <w:pPr>
              <w:tabs>
                <w:tab w:val="left" w:pos="510"/>
              </w:tabs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47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น้อยกว่า</w:t>
            </w:r>
            <w:r w:rsidRPr="009F59E1">
              <w:rPr>
                <w:rFonts w:ascii="TH SarabunPSK" w:hAnsi="TH SarabunPSK" w:cs="TH SarabunPSK" w:hint="cs"/>
              </w:rPr>
              <w:t>1</w:t>
            </w:r>
            <w:r w:rsidRPr="009F59E1">
              <w:rPr>
                <w:rFonts w:ascii="TH SarabunPSK" w:hAnsi="TH SarabunPSK" w:cs="TH SarabunPSK" w:hint="cs"/>
                <w:cs/>
              </w:rPr>
              <w:t>ตัว</w:t>
            </w:r>
          </w:p>
        </w:tc>
        <w:tc>
          <w:tcPr>
            <w:tcW w:w="2080" w:type="pct"/>
          </w:tcPr>
          <w:p w14:paraId="649E722A" w14:textId="77777777" w:rsidR="00F81158" w:rsidRPr="009F59E1" w:rsidRDefault="00F81158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Boobeam_11hotmail.com</w:t>
            </w:r>
          </w:p>
        </w:tc>
        <w:tc>
          <w:tcPr>
            <w:tcW w:w="876" w:type="pct"/>
          </w:tcPr>
          <w:p w14:paraId="2D8EA0BE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F81158" w:rsidRPr="009F59E1" w14:paraId="14CA3785" w14:textId="77777777" w:rsidTr="00B07474">
        <w:trPr>
          <w:jc w:val="center"/>
        </w:trPr>
        <w:tc>
          <w:tcPr>
            <w:tcW w:w="361" w:type="pct"/>
          </w:tcPr>
          <w:p w14:paraId="0CD735B1" w14:textId="3222E5FB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112</w:t>
            </w:r>
          </w:p>
        </w:tc>
        <w:tc>
          <w:tcPr>
            <w:tcW w:w="1684" w:type="pct"/>
          </w:tcPr>
          <w:p w14:paraId="37338BC9" w14:textId="1D2D3F6F" w:rsidR="00F81158" w:rsidRPr="009F59E1" w:rsidRDefault="00D04E3F" w:rsidP="00F5461B">
            <w:pPr>
              <w:tabs>
                <w:tab w:val="left" w:pos="510"/>
              </w:tabs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47</w:t>
            </w:r>
            <w:r w:rsidRPr="009F59E1">
              <w:rPr>
                <w:rFonts w:ascii="TH SarabunPSK" w:hAnsi="TH SarabunPSK" w:cs="TH SarabunPSK" w:hint="cs"/>
              </w:rPr>
              <w:t>.2 -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 </w:t>
            </w:r>
            <w:r w:rsidRPr="009F59E1">
              <w:rPr>
                <w:rFonts w:ascii="TH SarabunPSK" w:hAnsi="TH SarabunPSK" w:cs="TH SarabunPSK" w:hint="cs"/>
              </w:rPr>
              <w:t xml:space="preserve">@ </w:t>
            </w:r>
            <w:r w:rsidRPr="009F59E1">
              <w:rPr>
                <w:rFonts w:ascii="TH SarabunPSK" w:hAnsi="TH SarabunPSK" w:cs="TH SarabunPSK" w:hint="cs"/>
                <w:cs/>
              </w:rPr>
              <w:t>มากกว่า</w:t>
            </w:r>
            <w:r w:rsidRPr="009F59E1">
              <w:rPr>
                <w:rFonts w:ascii="TH SarabunPSK" w:hAnsi="TH SarabunPSK" w:cs="TH SarabunPSK" w:hint="cs"/>
              </w:rPr>
              <w:t>1</w:t>
            </w:r>
            <w:r w:rsidRPr="009F59E1">
              <w:rPr>
                <w:rFonts w:ascii="TH SarabunPSK" w:hAnsi="TH SarabunPSK" w:cs="TH SarabunPSK" w:hint="cs"/>
                <w:cs/>
              </w:rPr>
              <w:t>ตัว</w:t>
            </w:r>
          </w:p>
        </w:tc>
        <w:tc>
          <w:tcPr>
            <w:tcW w:w="2080" w:type="pct"/>
          </w:tcPr>
          <w:p w14:paraId="4F86789B" w14:textId="77777777" w:rsidR="00F81158" w:rsidRPr="009F59E1" w:rsidRDefault="00F81158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Boobeam_11@@@hotmail.com</w:t>
            </w:r>
          </w:p>
        </w:tc>
        <w:tc>
          <w:tcPr>
            <w:tcW w:w="876" w:type="pct"/>
          </w:tcPr>
          <w:p w14:paraId="74CDC34C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F81158" w:rsidRPr="009F59E1" w14:paraId="7E355EEC" w14:textId="77777777" w:rsidTr="00B07474">
        <w:trPr>
          <w:jc w:val="center"/>
        </w:trPr>
        <w:tc>
          <w:tcPr>
            <w:tcW w:w="361" w:type="pct"/>
          </w:tcPr>
          <w:p w14:paraId="2CC09500" w14:textId="65EE64A3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113</w:t>
            </w:r>
          </w:p>
        </w:tc>
        <w:tc>
          <w:tcPr>
            <w:tcW w:w="1684" w:type="pct"/>
          </w:tcPr>
          <w:p w14:paraId="7320F6DD" w14:textId="56BFA45C" w:rsidR="00F81158" w:rsidRPr="009F59E1" w:rsidRDefault="00D04E3F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48</w:t>
            </w:r>
            <w:r w:rsidRPr="009F59E1">
              <w:rPr>
                <w:rFonts w:ascii="TH SarabunPSK" w:hAnsi="TH SarabunPSK" w:cs="TH SarabunPSK" w:hint="cs"/>
              </w:rPr>
              <w:t>.1 -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มีช่องว่าง</w:t>
            </w:r>
          </w:p>
        </w:tc>
        <w:tc>
          <w:tcPr>
            <w:tcW w:w="2080" w:type="pct"/>
          </w:tcPr>
          <w:p w14:paraId="52AB82A1" w14:textId="77777777" w:rsidR="00F81158" w:rsidRPr="009F59E1" w:rsidRDefault="00F81158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 xml:space="preserve">Boobeam_11gmail </w:t>
            </w:r>
          </w:p>
        </w:tc>
        <w:tc>
          <w:tcPr>
            <w:tcW w:w="876" w:type="pct"/>
          </w:tcPr>
          <w:p w14:paraId="18BF4E8E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F81158" w:rsidRPr="009F59E1" w14:paraId="5A526AB6" w14:textId="77777777" w:rsidTr="00B07474">
        <w:trPr>
          <w:jc w:val="center"/>
        </w:trPr>
        <w:tc>
          <w:tcPr>
            <w:tcW w:w="361" w:type="pct"/>
          </w:tcPr>
          <w:p w14:paraId="60876C8F" w14:textId="552799C9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114</w:t>
            </w:r>
          </w:p>
        </w:tc>
        <w:tc>
          <w:tcPr>
            <w:tcW w:w="1684" w:type="pct"/>
          </w:tcPr>
          <w:p w14:paraId="465C8849" w14:textId="045FD996" w:rsidR="00F81158" w:rsidRPr="009F59E1" w:rsidRDefault="00D04E3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/>
                <w:lang w:bidi="th-TH"/>
              </w:rPr>
              <w:t>19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ตัวอักษร</w:t>
            </w:r>
          </w:p>
        </w:tc>
        <w:tc>
          <w:tcPr>
            <w:tcW w:w="2080" w:type="pct"/>
          </w:tcPr>
          <w:p w14:paraId="66E5264B" w14:textId="77777777" w:rsidR="00F81158" w:rsidRPr="009F59E1" w:rsidRDefault="00F5461B" w:rsidP="00F5461B">
            <w:pPr>
              <w:rPr>
                <w:rFonts w:ascii="TH SarabunPSK" w:hAnsi="TH SarabunPSK" w:cs="TH SarabunPSK"/>
                <w:color w:val="FF0000"/>
              </w:rPr>
            </w:pPr>
            <w:hyperlink r:id="rId15" w:history="1">
              <w:r w:rsidR="00F81158" w:rsidRPr="009F59E1">
                <w:rPr>
                  <w:rStyle w:val="Hyperlink"/>
                  <w:rFonts w:ascii="TH SarabunPSK" w:hAnsi="TH SarabunPSK" w:cs="TH SarabunPSK" w:hint="cs"/>
                  <w:color w:val="FF0000"/>
                </w:rPr>
                <w:t>b@mj.</w:t>
              </w:r>
            </w:hyperlink>
          </w:p>
        </w:tc>
        <w:tc>
          <w:tcPr>
            <w:tcW w:w="876" w:type="pct"/>
          </w:tcPr>
          <w:p w14:paraId="7FFAF9E9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F81158" w:rsidRPr="009F59E1" w14:paraId="3A6BF255" w14:textId="77777777" w:rsidTr="00B07474">
        <w:trPr>
          <w:jc w:val="center"/>
        </w:trPr>
        <w:tc>
          <w:tcPr>
            <w:tcW w:w="361" w:type="pct"/>
          </w:tcPr>
          <w:p w14:paraId="26D4A6C1" w14:textId="3F7BC22E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115</w:t>
            </w:r>
          </w:p>
        </w:tc>
        <w:tc>
          <w:tcPr>
            <w:tcW w:w="1684" w:type="pct"/>
          </w:tcPr>
          <w:p w14:paraId="470DFD66" w14:textId="0FCCBAAB" w:rsidR="00F81158" w:rsidRPr="009F59E1" w:rsidRDefault="00D04E3F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34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6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80" w:type="pct"/>
          </w:tcPr>
          <w:p w14:paraId="7EBF103C" w14:textId="77777777" w:rsidR="00F81158" w:rsidRPr="009F59E1" w:rsidRDefault="00F5461B" w:rsidP="00F5461B">
            <w:pPr>
              <w:rPr>
                <w:rFonts w:ascii="TH SarabunPSK" w:hAnsi="TH SarabunPSK" w:cs="TH SarabunPSK"/>
              </w:rPr>
            </w:pPr>
            <w:hyperlink r:id="rId16" w:history="1">
              <w:r w:rsidR="00F81158" w:rsidRPr="009F59E1">
                <w:rPr>
                  <w:rStyle w:val="Hyperlink"/>
                  <w:rFonts w:ascii="TH SarabunPSK" w:hAnsi="TH SarabunPSK" w:cs="TH SarabunPSK" w:hint="cs"/>
                </w:rPr>
                <w:t>b@m.co</w:t>
              </w:r>
            </w:hyperlink>
          </w:p>
        </w:tc>
        <w:tc>
          <w:tcPr>
            <w:tcW w:w="876" w:type="pct"/>
          </w:tcPr>
          <w:p w14:paraId="02DEDA5E" w14:textId="40000721" w:rsidR="00F81158" w:rsidRPr="009F59E1" w:rsidRDefault="00D04E3F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F81158" w:rsidRPr="009F59E1" w14:paraId="49D92DFB" w14:textId="77777777" w:rsidTr="00B07474">
        <w:trPr>
          <w:jc w:val="center"/>
        </w:trPr>
        <w:tc>
          <w:tcPr>
            <w:tcW w:w="361" w:type="pct"/>
          </w:tcPr>
          <w:p w14:paraId="5A3C8AD6" w14:textId="795B14C6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116</w:t>
            </w:r>
          </w:p>
        </w:tc>
        <w:tc>
          <w:tcPr>
            <w:tcW w:w="1684" w:type="pct"/>
          </w:tcPr>
          <w:p w14:paraId="5FA70A0F" w14:textId="4F4FF9CC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D04E3F">
              <w:rPr>
                <w:rFonts w:ascii="TH SarabunPSK" w:hAnsi="TH SarabunPSK" w:cs="TH SarabunPSK"/>
                <w:lang w:bidi="th-TH"/>
              </w:rPr>
              <w:t>35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7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80" w:type="pct"/>
          </w:tcPr>
          <w:p w14:paraId="2639C4E2" w14:textId="77777777" w:rsidR="00F81158" w:rsidRPr="009F59E1" w:rsidRDefault="00F5461B" w:rsidP="00F5461B">
            <w:pPr>
              <w:rPr>
                <w:rFonts w:ascii="TH SarabunPSK" w:hAnsi="TH SarabunPSK" w:cs="TH SarabunPSK"/>
              </w:rPr>
            </w:pPr>
            <w:hyperlink r:id="rId17" w:history="1">
              <w:r w:rsidR="00F81158" w:rsidRPr="009F59E1">
                <w:rPr>
                  <w:rStyle w:val="Hyperlink"/>
                  <w:rFonts w:ascii="TH SarabunPSK" w:hAnsi="TH SarabunPSK" w:cs="TH SarabunPSK" w:hint="cs"/>
                </w:rPr>
                <w:t>b@mj.co</w:t>
              </w:r>
            </w:hyperlink>
          </w:p>
        </w:tc>
        <w:tc>
          <w:tcPr>
            <w:tcW w:w="876" w:type="pct"/>
          </w:tcPr>
          <w:p w14:paraId="1142C701" w14:textId="1396CD73" w:rsidR="00F81158" w:rsidRPr="009F59E1" w:rsidRDefault="00D04E3F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F81158" w:rsidRPr="009F59E1" w14:paraId="6F8FC3F4" w14:textId="77777777" w:rsidTr="00B07474">
        <w:trPr>
          <w:jc w:val="center"/>
        </w:trPr>
        <w:tc>
          <w:tcPr>
            <w:tcW w:w="361" w:type="pct"/>
          </w:tcPr>
          <w:p w14:paraId="2BC5CE00" w14:textId="610AAD67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117</w:t>
            </w:r>
          </w:p>
        </w:tc>
        <w:tc>
          <w:tcPr>
            <w:tcW w:w="1684" w:type="pct"/>
          </w:tcPr>
          <w:p w14:paraId="5E7CAB57" w14:textId="62A2F596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D04E3F">
              <w:rPr>
                <w:rFonts w:ascii="TH SarabunPSK" w:hAnsi="TH SarabunPSK" w:cs="TH SarabunPSK"/>
                <w:lang w:bidi="th-TH"/>
              </w:rPr>
              <w:t>36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49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80" w:type="pct"/>
          </w:tcPr>
          <w:p w14:paraId="6FC62489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mju6204106304boobeamzzboobeamzz</w:t>
            </w:r>
          </w:p>
          <w:p w14:paraId="1F74863F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boobeamzz@mju.ac.t</w:t>
            </w:r>
          </w:p>
        </w:tc>
        <w:tc>
          <w:tcPr>
            <w:tcW w:w="876" w:type="pct"/>
          </w:tcPr>
          <w:p w14:paraId="544ED6B5" w14:textId="10081919" w:rsidR="00F81158" w:rsidRPr="009F59E1" w:rsidRDefault="00D04E3F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F81158" w:rsidRPr="009F59E1" w14:paraId="364C7726" w14:textId="77777777" w:rsidTr="00B07474">
        <w:trPr>
          <w:jc w:val="center"/>
        </w:trPr>
        <w:tc>
          <w:tcPr>
            <w:tcW w:w="361" w:type="pct"/>
          </w:tcPr>
          <w:p w14:paraId="795D5E8C" w14:textId="75D5EBA8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118</w:t>
            </w:r>
          </w:p>
        </w:tc>
        <w:tc>
          <w:tcPr>
            <w:tcW w:w="1684" w:type="pct"/>
          </w:tcPr>
          <w:p w14:paraId="0E012B41" w14:textId="59975F7A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D04E3F">
              <w:rPr>
                <w:rFonts w:ascii="TH SarabunPSK" w:hAnsi="TH SarabunPSK" w:cs="TH SarabunPSK"/>
                <w:lang w:bidi="th-TH"/>
              </w:rPr>
              <w:t>37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50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80" w:type="pct"/>
          </w:tcPr>
          <w:p w14:paraId="5DE522F8" w14:textId="777777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mju6204106304boobeamzzboobeamzz</w:t>
            </w:r>
          </w:p>
          <w:p w14:paraId="3A7B7370" w14:textId="77777777" w:rsidR="00F81158" w:rsidRPr="009F59E1" w:rsidRDefault="00F81158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</w:rPr>
              <w:t>boobeamzz@mju.ac.th</w:t>
            </w:r>
          </w:p>
        </w:tc>
        <w:tc>
          <w:tcPr>
            <w:tcW w:w="876" w:type="pct"/>
          </w:tcPr>
          <w:p w14:paraId="2D086662" w14:textId="1BACAA09" w:rsidR="00F81158" w:rsidRPr="009F59E1" w:rsidRDefault="00D04E3F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F81158" w:rsidRPr="009F59E1" w14:paraId="361F1FB6" w14:textId="77777777" w:rsidTr="00B07474">
        <w:trPr>
          <w:jc w:val="center"/>
        </w:trPr>
        <w:tc>
          <w:tcPr>
            <w:tcW w:w="361" w:type="pct"/>
          </w:tcPr>
          <w:p w14:paraId="2E83B377" w14:textId="18FB7866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119</w:t>
            </w:r>
          </w:p>
        </w:tc>
        <w:tc>
          <w:tcPr>
            <w:tcW w:w="1684" w:type="pct"/>
          </w:tcPr>
          <w:p w14:paraId="0D889AB9" w14:textId="6F5C26A0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D04E3F">
              <w:rPr>
                <w:rFonts w:ascii="TH SarabunPSK" w:hAnsi="TH SarabunPSK" w:cs="TH SarabunPSK"/>
                <w:lang w:bidi="th-TH"/>
              </w:rPr>
              <w:t>20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/>
              </w:rPr>
              <w:t>–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51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80" w:type="pct"/>
          </w:tcPr>
          <w:p w14:paraId="4CA4716A" w14:textId="77777777" w:rsidR="00F81158" w:rsidRPr="009F59E1" w:rsidRDefault="00F81158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mju6204106304boobeamzzboobeamzz</w:t>
            </w:r>
          </w:p>
          <w:p w14:paraId="5B9FD0EA" w14:textId="77777777" w:rsidR="00F81158" w:rsidRPr="009F59E1" w:rsidRDefault="00F81158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boobeamzz@mju.ac.thh</w:t>
            </w:r>
          </w:p>
        </w:tc>
        <w:tc>
          <w:tcPr>
            <w:tcW w:w="876" w:type="pct"/>
          </w:tcPr>
          <w:p w14:paraId="1D1E7FF2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รูปแบบ </w:t>
            </w:r>
            <w:r w:rsidRPr="009F59E1">
              <w:rPr>
                <w:rFonts w:ascii="TH SarabunPSK" w:hAnsi="TH SarabunPSK" w:cs="TH SarabunPSK" w:hint="cs"/>
              </w:rPr>
              <w:t xml:space="preserve">Email </w:t>
            </w:r>
            <w:r w:rsidRPr="009F59E1">
              <w:rPr>
                <w:rFonts w:ascii="TH SarabunPSK" w:hAnsi="TH SarabunPSK" w:cs="TH SarabunPSK" w:hint="cs"/>
                <w:cs/>
              </w:rPr>
              <w:t>ไม่ถูกต้อง</w:t>
            </w:r>
          </w:p>
        </w:tc>
      </w:tr>
      <w:tr w:rsidR="00F81158" w:rsidRPr="009F59E1" w14:paraId="37DD61F1" w14:textId="77777777" w:rsidTr="00B07474">
        <w:trPr>
          <w:jc w:val="center"/>
        </w:trPr>
        <w:tc>
          <w:tcPr>
            <w:tcW w:w="361" w:type="pct"/>
          </w:tcPr>
          <w:p w14:paraId="631056D1" w14:textId="386B9600" w:rsidR="00F81158" w:rsidRPr="009F59E1" w:rsidRDefault="00D04E3F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120</w:t>
            </w:r>
          </w:p>
        </w:tc>
        <w:tc>
          <w:tcPr>
            <w:tcW w:w="1684" w:type="pct"/>
          </w:tcPr>
          <w:p w14:paraId="04DF77A1" w14:textId="18221477" w:rsidR="00F81158" w:rsidRPr="009F59E1" w:rsidRDefault="00F81158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D04E3F">
              <w:rPr>
                <w:rFonts w:ascii="TH SarabunPSK" w:hAnsi="TH SarabunPSK" w:cs="TH SarabunPSK"/>
              </w:rPr>
              <w:t>50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2080" w:type="pct"/>
            <w:shd w:val="clear" w:color="auto" w:fill="FFFF00"/>
          </w:tcPr>
          <w:p w14:paraId="0BFD1DF4" w14:textId="77777777" w:rsidR="00F81158" w:rsidRPr="009F59E1" w:rsidRDefault="00F81158" w:rsidP="00F5461B">
            <w:pPr>
              <w:rPr>
                <w:rFonts w:ascii="TH SarabunPSK" w:hAnsi="TH SarabunPSK" w:cs="TH SarabunPSK"/>
                <w:color w:val="FF0000"/>
                <w:cs/>
              </w:rPr>
            </w:pPr>
          </w:p>
        </w:tc>
        <w:tc>
          <w:tcPr>
            <w:tcW w:w="876" w:type="pct"/>
          </w:tcPr>
          <w:p w14:paraId="0872D18A" w14:textId="77777777" w:rsidR="00F81158" w:rsidRPr="009F59E1" w:rsidRDefault="00F81158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กรุณากรอกข้อมูล </w:t>
            </w:r>
            <w:r w:rsidRPr="009F59E1">
              <w:rPr>
                <w:rFonts w:ascii="TH SarabunPSK" w:hAnsi="TH SarabunPSK" w:cs="TH SarabunPSK" w:hint="cs"/>
              </w:rPr>
              <w:t>Email</w:t>
            </w:r>
          </w:p>
        </w:tc>
      </w:tr>
    </w:tbl>
    <w:p w14:paraId="430326FA" w14:textId="0D1C2825" w:rsidR="00F81158" w:rsidRDefault="00F81158" w:rsidP="00F81158">
      <w:pPr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D04E3F">
        <w:rPr>
          <w:rFonts w:ascii="TH SarabunPSK" w:hAnsi="TH SarabunPSK" w:cs="TH SarabunPSK"/>
          <w:lang w:bidi="th-TH"/>
        </w:rPr>
        <w:t>47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="00D04E3F">
        <w:rPr>
          <w:rFonts w:ascii="TH SarabunPSK" w:hAnsi="TH SarabunPSK" w:cs="TH SarabunPSK"/>
          <w:lang w:bidi="th-TH"/>
        </w:rPr>
        <w:t>48</w:t>
      </w:r>
      <w:r w:rsidRPr="009F59E1">
        <w:rPr>
          <w:rFonts w:ascii="TH SarabunPSK" w:hAnsi="TH SarabunPSK" w:cs="TH SarabunPSK" w:hint="cs"/>
        </w:rPr>
        <w:t xml:space="preserve"> VEc</w:t>
      </w:r>
      <w:r w:rsidR="00D04E3F">
        <w:rPr>
          <w:rFonts w:ascii="TH SarabunPSK" w:hAnsi="TH SarabunPSK" w:cs="TH SarabunPSK"/>
          <w:lang w:bidi="th-TH"/>
        </w:rPr>
        <w:t>49</w:t>
      </w:r>
      <w:r w:rsidRPr="009F59E1">
        <w:rPr>
          <w:rFonts w:ascii="TH SarabunPSK" w:hAnsi="TH SarabunPSK" w:cs="TH SarabunPSK" w:hint="cs"/>
        </w:rPr>
        <w:t xml:space="preserve"> VEc</w:t>
      </w:r>
      <w:r w:rsidR="00D04E3F">
        <w:rPr>
          <w:rFonts w:ascii="TH SarabunPSK" w:hAnsi="TH SarabunPSK" w:cs="TH SarabunPSK"/>
          <w:lang w:bidi="th-TH"/>
        </w:rPr>
        <w:t>50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D04E3F">
        <w:rPr>
          <w:rFonts w:ascii="TH SarabunPSK" w:hAnsi="TH SarabunPSK" w:cs="TH SarabunPSK"/>
          <w:lang w:bidi="th-TH"/>
        </w:rPr>
        <w:t>109</w:t>
      </w:r>
      <w:r w:rsidRPr="009F59E1">
        <w:rPr>
          <w:rFonts w:ascii="TH SarabunPSK" w:hAnsi="TH SarabunPSK" w:cs="TH SarabunPSK" w:hint="cs"/>
        </w:rPr>
        <w:t xml:space="preserve"> IVEc</w:t>
      </w:r>
      <w:r w:rsidR="008C2353">
        <w:rPr>
          <w:rFonts w:ascii="TH SarabunPSK" w:hAnsi="TH SarabunPSK" w:cs="TH SarabunPSK"/>
          <w:lang w:bidi="th-TH"/>
        </w:rPr>
        <w:t>49</w:t>
      </w:r>
      <w:r w:rsidRPr="009F59E1">
        <w:rPr>
          <w:rFonts w:ascii="TH SarabunPSK" w:hAnsi="TH SarabunPSK" w:cs="TH SarabunPSK" w:hint="cs"/>
        </w:rPr>
        <w:t xml:space="preserve">.1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 w:rsidRPr="009F59E1">
        <w:rPr>
          <w:rFonts w:ascii="TH SarabunPSK" w:hAnsi="TH SarabunPSK" w:cs="TH SarabunPSK" w:hint="cs"/>
        </w:rPr>
        <w:t xml:space="preserve"> </w:t>
      </w:r>
      <w:r w:rsidR="008C2353">
        <w:rPr>
          <w:rFonts w:ascii="TH SarabunPSK" w:hAnsi="TH SarabunPSK" w:cs="TH SarabunPSK"/>
          <w:lang w:bidi="th-TH"/>
        </w:rPr>
        <w:t>114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</w:rPr>
        <w:t>IVEc</w:t>
      </w:r>
      <w:r w:rsidR="008C2353">
        <w:rPr>
          <w:rFonts w:ascii="TH SarabunPSK" w:hAnsi="TH SarabunPSK" w:cs="TH SarabunPSK"/>
          <w:lang w:bidi="th-TH"/>
        </w:rPr>
        <w:t>49</w:t>
      </w:r>
      <w:r w:rsidRPr="009F59E1">
        <w:rPr>
          <w:rFonts w:ascii="TH SarabunPSK" w:hAnsi="TH SarabunPSK" w:cs="TH SarabunPSK" w:hint="cs"/>
        </w:rPr>
        <w:t>.</w:t>
      </w:r>
      <w:r>
        <w:rPr>
          <w:rFonts w:ascii="TH SarabunPSK" w:hAnsi="TH SarabunPSK" w:cs="TH SarabunPSK" w:hint="cs"/>
          <w:cs/>
          <w:lang w:bidi="th-TH"/>
        </w:rPr>
        <w:t xml:space="preserve">2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 w:rsidRPr="009F59E1">
        <w:rPr>
          <w:rFonts w:ascii="TH SarabunPSK" w:hAnsi="TH SarabunPSK" w:cs="TH SarabunPSK" w:hint="cs"/>
        </w:rPr>
        <w:t xml:space="preserve"> </w:t>
      </w:r>
      <w:r w:rsidR="008C2353">
        <w:rPr>
          <w:rFonts w:ascii="TH SarabunPSK" w:hAnsi="TH SarabunPSK" w:cs="TH SarabunPSK"/>
          <w:lang w:bidi="th-TH"/>
        </w:rPr>
        <w:t>119</w:t>
      </w:r>
    </w:p>
    <w:p w14:paraId="0C3CD708" w14:textId="1511FB3E" w:rsidR="008C2353" w:rsidRDefault="008C2353" w:rsidP="00F81158">
      <w:pPr>
        <w:rPr>
          <w:rFonts w:ascii="TH SarabunPSK" w:hAnsi="TH SarabunPSK" w:cs="TH SarabunPSK"/>
          <w:lang w:bidi="th-TH"/>
        </w:rPr>
      </w:pPr>
    </w:p>
    <w:p w14:paraId="6DE028E0" w14:textId="4B8D11C9" w:rsidR="008C2353" w:rsidRDefault="008C2353" w:rsidP="00F81158">
      <w:pPr>
        <w:rPr>
          <w:rFonts w:ascii="TH SarabunPSK" w:hAnsi="TH SarabunPSK" w:cs="TH SarabunPSK"/>
          <w:lang w:bidi="th-TH"/>
        </w:rPr>
      </w:pPr>
    </w:p>
    <w:p w14:paraId="7DF021F5" w14:textId="0053C153" w:rsidR="008C2353" w:rsidRDefault="008C2353" w:rsidP="00F81158">
      <w:pPr>
        <w:rPr>
          <w:rFonts w:ascii="TH SarabunPSK" w:hAnsi="TH SarabunPSK" w:cs="TH SarabunPSK"/>
          <w:lang w:bidi="th-TH"/>
        </w:rPr>
      </w:pPr>
    </w:p>
    <w:p w14:paraId="282C3072" w14:textId="424B4E19" w:rsidR="008C2353" w:rsidRDefault="008C2353" w:rsidP="00F81158">
      <w:pPr>
        <w:rPr>
          <w:rFonts w:ascii="TH SarabunPSK" w:hAnsi="TH SarabunPSK" w:cs="TH SarabunPSK"/>
          <w:lang w:bidi="th-TH"/>
        </w:rPr>
      </w:pPr>
    </w:p>
    <w:p w14:paraId="5DFFDE49" w14:textId="3BFF821E" w:rsidR="008C2353" w:rsidRDefault="008C2353" w:rsidP="00F81158">
      <w:pPr>
        <w:rPr>
          <w:rFonts w:ascii="TH SarabunPSK" w:hAnsi="TH SarabunPSK" w:cs="TH SarabunPSK"/>
          <w:lang w:bidi="th-TH"/>
        </w:rPr>
      </w:pPr>
    </w:p>
    <w:p w14:paraId="542F8C71" w14:textId="3F2BB932" w:rsidR="008C2353" w:rsidRDefault="008C2353" w:rsidP="00F81158">
      <w:pPr>
        <w:rPr>
          <w:rFonts w:ascii="TH SarabunPSK" w:hAnsi="TH SarabunPSK" w:cs="TH SarabunPSK"/>
          <w:lang w:bidi="th-TH"/>
        </w:rPr>
      </w:pPr>
    </w:p>
    <w:p w14:paraId="0B6C8D75" w14:textId="5E7B7042" w:rsidR="008C2353" w:rsidRDefault="008C2353" w:rsidP="00F81158">
      <w:pPr>
        <w:rPr>
          <w:rFonts w:ascii="TH SarabunPSK" w:hAnsi="TH SarabunPSK" w:cs="TH SarabunPSK"/>
          <w:lang w:bidi="th-TH"/>
        </w:rPr>
      </w:pPr>
    </w:p>
    <w:p w14:paraId="0113DFBB" w14:textId="77777777" w:rsidR="008C2353" w:rsidRPr="009F59E1" w:rsidRDefault="008C2353" w:rsidP="00F81158">
      <w:pPr>
        <w:rPr>
          <w:rFonts w:ascii="TH SarabunPSK" w:hAnsi="TH SarabunPSK" w:cs="TH SarabunPSK"/>
          <w:lang w:bidi="th-TH"/>
        </w:rPr>
      </w:pPr>
    </w:p>
    <w:p w14:paraId="5AB05B1A" w14:textId="3AA3D0E8" w:rsidR="00EE0587" w:rsidRPr="009F59E1" w:rsidRDefault="00EE0587" w:rsidP="005732C5">
      <w:pPr>
        <w:rPr>
          <w:rFonts w:ascii="TH SarabunPSK" w:hAnsi="TH SarabunPSK" w:cs="TH SarabunPSK"/>
          <w:lang w:bidi="th-TH"/>
        </w:rPr>
      </w:pPr>
    </w:p>
    <w:p w14:paraId="1920675F" w14:textId="016B3252" w:rsidR="00304EAC" w:rsidRPr="009F59E1" w:rsidRDefault="00304EAC" w:rsidP="008C2353">
      <w:pPr>
        <w:ind w:left="720" w:hanging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7.3.5.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เบอร์โทรศัพท์ (</w:t>
      </w:r>
      <w:r w:rsidRPr="009F59E1">
        <w:rPr>
          <w:rFonts w:ascii="TH SarabunPSK" w:hAnsi="TH SarabunPSK" w:cs="TH SarabunPSK" w:hint="cs"/>
          <w:b/>
          <w:bCs/>
          <w:lang w:bidi="th-TH"/>
        </w:rPr>
        <w:t>Mobile No.) : TextInput</w:t>
      </w:r>
    </w:p>
    <w:p w14:paraId="68321ACC" w14:textId="77777777" w:rsidR="008C2353" w:rsidRPr="009F59E1" w:rsidRDefault="008C2353" w:rsidP="008C2353">
      <w:pPr>
        <w:pStyle w:val="ListParagraph"/>
        <w:jc w:val="thaiDistribute"/>
        <w:rPr>
          <w:rFonts w:ascii="TH SarabunPSK" w:hAnsi="TH SarabunPSK" w:cs="TH SarabunPSK"/>
          <w:b/>
          <w:bCs/>
        </w:rPr>
      </w:pPr>
      <w:r w:rsidRPr="009F59E1">
        <w:rPr>
          <w:rFonts w:ascii="TH SarabunPSK" w:hAnsi="TH SarabunPSK" w:cs="TH SarabunPSK" w:hint="cs"/>
          <w:b/>
          <w:bCs/>
          <w:cs/>
        </w:rPr>
        <w:t>ความต้องการของระบบในส่วนเบอร์โทรศัพท์มีคุณลักษณะดังนี้</w:t>
      </w:r>
    </w:p>
    <w:p w14:paraId="653AE5BD" w14:textId="77777777" w:rsidR="008C2353" w:rsidRPr="009F59E1" w:rsidRDefault="008C2353" w:rsidP="008C2353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1. </w:t>
      </w:r>
      <w:r w:rsidRPr="009F59E1">
        <w:rPr>
          <w:rFonts w:ascii="TH SarabunPSK" w:hAnsi="TH SarabunPSK" w:cs="TH SarabunPSK" w:hint="cs"/>
          <w:cs/>
        </w:rPr>
        <w:t xml:space="preserve">ต้องเป็นตัวเลขอารบิก เท่านั้น </w:t>
      </w:r>
    </w:p>
    <w:p w14:paraId="1F8C7780" w14:textId="77777777" w:rsidR="008C2353" w:rsidRPr="009F59E1" w:rsidRDefault="008C2353" w:rsidP="008C2353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2. </w:t>
      </w:r>
      <w:r w:rsidRPr="009F59E1">
        <w:rPr>
          <w:rFonts w:ascii="TH SarabunPSK" w:hAnsi="TH SarabunPSK" w:cs="TH SarabunPSK" w:hint="cs"/>
          <w:cs/>
        </w:rPr>
        <w:t>ต้องขึ้นต้นด้วยเลข 0</w:t>
      </w:r>
      <w:r w:rsidRPr="009F59E1">
        <w:rPr>
          <w:rFonts w:ascii="TH SarabunPSK" w:hAnsi="TH SarabunPSK" w:cs="TH SarabunPSK" w:hint="cs"/>
        </w:rPr>
        <w:t>6 08 09</w:t>
      </w:r>
      <w:r w:rsidRPr="009F59E1">
        <w:rPr>
          <w:rFonts w:ascii="TH SarabunPSK" w:hAnsi="TH SarabunPSK" w:cs="TH SarabunPSK" w:hint="cs"/>
          <w:cs/>
        </w:rPr>
        <w:t xml:space="preserve"> เท่านั้น</w:t>
      </w:r>
    </w:p>
    <w:p w14:paraId="6AD13C4B" w14:textId="77777777" w:rsidR="008C2353" w:rsidRPr="009F59E1" w:rsidRDefault="008C2353" w:rsidP="008C2353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3. </w:t>
      </w:r>
      <w:r w:rsidRPr="009F59E1">
        <w:rPr>
          <w:rFonts w:ascii="TH SarabunPSK" w:hAnsi="TH SarabunPSK" w:cs="TH SarabunPSK" w:hint="cs"/>
          <w:cs/>
        </w:rPr>
        <w:t>ต้องไม่มีเว้นวรรค หรือช่องว่างใดๆ</w:t>
      </w:r>
    </w:p>
    <w:p w14:paraId="7802FE6E" w14:textId="77777777" w:rsidR="008C2353" w:rsidRPr="009F59E1" w:rsidRDefault="008C2353" w:rsidP="008C2353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4. </w:t>
      </w:r>
      <w:r w:rsidRPr="009F59E1">
        <w:rPr>
          <w:rFonts w:ascii="TH SarabunPSK" w:hAnsi="TH SarabunPSK" w:cs="TH SarabunPSK" w:hint="cs"/>
          <w:cs/>
        </w:rPr>
        <w:t>มีจำนวนตัวเลข10 ตัวเลข</w:t>
      </w:r>
    </w:p>
    <w:p w14:paraId="25E7C576" w14:textId="77777777" w:rsidR="008C2353" w:rsidRPr="009F59E1" w:rsidRDefault="008C2353" w:rsidP="008C2353">
      <w:pPr>
        <w:spacing w:line="259" w:lineRule="auto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5. </w:t>
      </w:r>
      <w:r w:rsidRPr="009F59E1">
        <w:rPr>
          <w:rFonts w:ascii="TH SarabunPSK" w:hAnsi="TH SarabunPSK" w:cs="TH SarabunPSK" w:hint="cs"/>
          <w:cs/>
        </w:rPr>
        <w:t>ต้องไม่เป็นค่าว่าง</w:t>
      </w:r>
    </w:p>
    <w:p w14:paraId="478F1150" w14:textId="77777777" w:rsidR="008C2353" w:rsidRPr="009F59E1" w:rsidRDefault="008C2353" w:rsidP="008C2353">
      <w:pPr>
        <w:pStyle w:val="ListParagraph"/>
        <w:jc w:val="thaiDistribute"/>
        <w:rPr>
          <w:rFonts w:ascii="TH SarabunPSK" w:hAnsi="TH SarabunPSK" w:cs="TH SarabunPSK"/>
          <w:b/>
          <w:bCs/>
          <w:cs/>
        </w:rPr>
      </w:pPr>
      <w:r w:rsidRPr="009F59E1">
        <w:rPr>
          <w:rFonts w:ascii="TH SarabunPSK" w:hAnsi="TH SarabunPSK" w:cs="TH SarabunPSK" w:hint="cs"/>
          <w:b/>
          <w:bCs/>
          <w:cs/>
        </w:rPr>
        <w:t>เงื่อนไขในการทดสอบในส่วนของเบอร์โทรศัพท์</w:t>
      </w:r>
    </w:p>
    <w:p w14:paraId="569814E9" w14:textId="77777777" w:rsidR="008C2353" w:rsidRPr="009F59E1" w:rsidRDefault="008C2353" w:rsidP="008C2353">
      <w:pPr>
        <w:pStyle w:val="ListParagraph"/>
        <w:numPr>
          <w:ilvl w:val="0"/>
          <w:numId w:val="10"/>
        </w:numPr>
        <w:spacing w:line="259" w:lineRule="auto"/>
        <w:ind w:left="1276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ในกรณีที่ผู้ใช้ไม่กรอกอีเมล ระบบจะแสดงข้อความ “กรุณากรอกเบอร์โทรศัพท์”</w:t>
      </w:r>
    </w:p>
    <w:p w14:paraId="2367093C" w14:textId="77777777" w:rsidR="008C2353" w:rsidRPr="009F59E1" w:rsidRDefault="008C2353" w:rsidP="008C2353">
      <w:pPr>
        <w:pStyle w:val="ListParagraph"/>
        <w:numPr>
          <w:ilvl w:val="0"/>
          <w:numId w:val="10"/>
        </w:numPr>
        <w:spacing w:line="259" w:lineRule="auto"/>
        <w:ind w:left="1276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ในกรณีที่ผู้ใช้กรอกอีเมล ไม่ถูกต้อง ระบบจะแสดงข้อความ “รูปแบบเบอร์โทรศัพท์ไม่ถูกต้อง โปรดกรอกอีกครั้ง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65912536" w14:textId="77777777" w:rsidR="00304EAC" w:rsidRPr="009F59E1" w:rsidRDefault="00304EAC" w:rsidP="00304EAC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0C4D7ABD" w14:textId="77777777" w:rsidR="00304EAC" w:rsidRPr="009F59E1" w:rsidRDefault="00304EAC" w:rsidP="00304EAC">
      <w:pPr>
        <w:ind w:left="720" w:firstLine="360"/>
        <w:rPr>
          <w:rFonts w:ascii="TH SarabunPSK" w:hAnsi="TH SarabunPSK" w:cs="TH SarabunPSK"/>
        </w:rPr>
      </w:pPr>
    </w:p>
    <w:p w14:paraId="136A4A47" w14:textId="0377C5A3" w:rsidR="00304EAC" w:rsidRPr="009F59E1" w:rsidRDefault="00304EAC" w:rsidP="00304EAC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เบอร์โทรศัพท์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418"/>
        <w:gridCol w:w="1891"/>
        <w:gridCol w:w="1687"/>
        <w:gridCol w:w="1352"/>
        <w:gridCol w:w="1352"/>
      </w:tblGrid>
      <w:tr w:rsidR="008C2353" w:rsidRPr="009F59E1" w14:paraId="632C286D" w14:textId="77777777" w:rsidTr="00B07474">
        <w:tc>
          <w:tcPr>
            <w:tcW w:w="690" w:type="pct"/>
            <w:shd w:val="clear" w:color="auto" w:fill="D0CECE" w:themeFill="background2" w:themeFillShade="E6"/>
            <w:vAlign w:val="center"/>
          </w:tcPr>
          <w:p w14:paraId="4E009A85" w14:textId="77777777" w:rsidR="008C2353" w:rsidRPr="009F59E1" w:rsidRDefault="008C2353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Requirement</w:t>
            </w:r>
          </w:p>
        </w:tc>
        <w:tc>
          <w:tcPr>
            <w:tcW w:w="898" w:type="pct"/>
            <w:shd w:val="clear" w:color="auto" w:fill="D0CECE" w:themeFill="background2" w:themeFillShade="E6"/>
            <w:vAlign w:val="center"/>
          </w:tcPr>
          <w:p w14:paraId="0834B1B1" w14:textId="77777777" w:rsidR="008C2353" w:rsidRPr="009F59E1" w:rsidRDefault="008C2353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689190D1" w14:textId="77777777" w:rsidR="008C2353" w:rsidRPr="009F59E1" w:rsidRDefault="008C2353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Partitions</w:t>
            </w:r>
          </w:p>
        </w:tc>
        <w:tc>
          <w:tcPr>
            <w:tcW w:w="1154" w:type="pct"/>
            <w:shd w:val="clear" w:color="auto" w:fill="D0CECE" w:themeFill="background2" w:themeFillShade="E6"/>
            <w:vAlign w:val="center"/>
          </w:tcPr>
          <w:p w14:paraId="336D80A3" w14:textId="77777777" w:rsidR="008C2353" w:rsidRPr="009F59E1" w:rsidRDefault="008C2353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Invalid Partitions </w:t>
            </w:r>
          </w:p>
        </w:tc>
        <w:tc>
          <w:tcPr>
            <w:tcW w:w="1043" w:type="pct"/>
            <w:shd w:val="clear" w:color="auto" w:fill="D0CECE" w:themeFill="background2" w:themeFillShade="E6"/>
            <w:vAlign w:val="center"/>
          </w:tcPr>
          <w:p w14:paraId="0AECB779" w14:textId="77777777" w:rsidR="008C2353" w:rsidRPr="009F59E1" w:rsidRDefault="008C2353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 Partitions</w:t>
            </w:r>
          </w:p>
        </w:tc>
        <w:tc>
          <w:tcPr>
            <w:tcW w:w="608" w:type="pct"/>
            <w:shd w:val="clear" w:color="auto" w:fill="D0CECE" w:themeFill="background2" w:themeFillShade="E6"/>
            <w:vAlign w:val="center"/>
          </w:tcPr>
          <w:p w14:paraId="364750A9" w14:textId="77777777" w:rsidR="008C2353" w:rsidRPr="009F59E1" w:rsidRDefault="008C2353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68EE239B" w14:textId="77777777" w:rsidR="008C2353" w:rsidRPr="009F59E1" w:rsidRDefault="008C2353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  <w:tc>
          <w:tcPr>
            <w:tcW w:w="608" w:type="pct"/>
            <w:shd w:val="clear" w:color="auto" w:fill="D0CECE" w:themeFill="background2" w:themeFillShade="E6"/>
            <w:vAlign w:val="center"/>
          </w:tcPr>
          <w:p w14:paraId="12D8E4B4" w14:textId="77777777" w:rsidR="008C2353" w:rsidRPr="009F59E1" w:rsidRDefault="008C2353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</w:t>
            </w:r>
          </w:p>
          <w:p w14:paraId="25CA7661" w14:textId="77777777" w:rsidR="008C2353" w:rsidRPr="009F59E1" w:rsidRDefault="008C2353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</w:tr>
      <w:tr w:rsidR="008C2353" w:rsidRPr="009F59E1" w14:paraId="6B84544A" w14:textId="77777777" w:rsidTr="00B07474">
        <w:tc>
          <w:tcPr>
            <w:tcW w:w="690" w:type="pct"/>
            <w:vAlign w:val="center"/>
          </w:tcPr>
          <w:p w14:paraId="3017B87D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898" w:type="pct"/>
            <w:vAlign w:val="center"/>
          </w:tcPr>
          <w:p w14:paraId="190D538D" w14:textId="041FD5B1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51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ต้องเป็นตัวเลขอารบิก เท่านั้น</w:t>
            </w:r>
          </w:p>
        </w:tc>
        <w:tc>
          <w:tcPr>
            <w:tcW w:w="1154" w:type="pct"/>
            <w:vAlign w:val="center"/>
          </w:tcPr>
          <w:p w14:paraId="2F4B0E48" w14:textId="7C62F672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51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>ไม่ใช่ตัวเลข</w:t>
            </w:r>
          </w:p>
        </w:tc>
        <w:tc>
          <w:tcPr>
            <w:tcW w:w="1043" w:type="pct"/>
            <w:vAlign w:val="center"/>
          </w:tcPr>
          <w:p w14:paraId="6D6FB3A0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714AE84C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61BEB075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</w:p>
        </w:tc>
      </w:tr>
      <w:tr w:rsidR="008C2353" w:rsidRPr="009F59E1" w14:paraId="64CBA6A0" w14:textId="77777777" w:rsidTr="00B07474">
        <w:tc>
          <w:tcPr>
            <w:tcW w:w="690" w:type="pct"/>
            <w:vAlign w:val="center"/>
          </w:tcPr>
          <w:p w14:paraId="4EA28847" w14:textId="77777777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ตัวอักษรขึ้นต้น</w:t>
            </w:r>
          </w:p>
        </w:tc>
        <w:tc>
          <w:tcPr>
            <w:tcW w:w="898" w:type="pct"/>
            <w:vAlign w:val="center"/>
          </w:tcPr>
          <w:p w14:paraId="4C52ED20" w14:textId="1A6A867C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52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ขึ้นต้นด้วยเลข 0</w:t>
            </w:r>
            <w:r w:rsidRPr="009F59E1">
              <w:rPr>
                <w:rFonts w:ascii="TH SarabunPSK" w:hAnsi="TH SarabunPSK" w:cs="TH SarabunPSK" w:hint="cs"/>
              </w:rPr>
              <w:t>6 08 09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เท่านั้น</w:t>
            </w:r>
          </w:p>
        </w:tc>
        <w:tc>
          <w:tcPr>
            <w:tcW w:w="1154" w:type="pct"/>
            <w:vAlign w:val="center"/>
          </w:tcPr>
          <w:p w14:paraId="245FBC98" w14:textId="28369B9B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52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ไม่ขึ้นต้นด้วยเลข 0</w:t>
            </w:r>
            <w:r w:rsidRPr="009F59E1">
              <w:rPr>
                <w:rFonts w:ascii="TH SarabunPSK" w:hAnsi="TH SarabunPSK" w:cs="TH SarabunPSK" w:hint="cs"/>
              </w:rPr>
              <w:t>6 08 09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1043" w:type="pct"/>
            <w:vAlign w:val="center"/>
          </w:tcPr>
          <w:p w14:paraId="07D2D024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3D879C0B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167A16DC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</w:p>
        </w:tc>
      </w:tr>
      <w:tr w:rsidR="008C2353" w:rsidRPr="009F59E1" w14:paraId="27A78E9F" w14:textId="77777777" w:rsidTr="00B07474">
        <w:tc>
          <w:tcPr>
            <w:tcW w:w="690" w:type="pct"/>
            <w:vAlign w:val="center"/>
          </w:tcPr>
          <w:p w14:paraId="73C42482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898" w:type="pct"/>
            <w:vAlign w:val="center"/>
          </w:tcPr>
          <w:p w14:paraId="46B98E01" w14:textId="5FFAE0BB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ต้องไม่มีช่องว่าง</w:t>
            </w:r>
          </w:p>
        </w:tc>
        <w:tc>
          <w:tcPr>
            <w:tcW w:w="1154" w:type="pct"/>
            <w:vAlign w:val="center"/>
          </w:tcPr>
          <w:p w14:paraId="5789A317" w14:textId="7C4A675B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53</w:t>
            </w:r>
            <w:r w:rsidRPr="009F59E1">
              <w:rPr>
                <w:rFonts w:ascii="TH SarabunPSK" w:hAnsi="TH SarabunPSK" w:cs="TH SarabunPSK" w:hint="cs"/>
              </w:rPr>
              <w:t xml:space="preserve">.1 </w:t>
            </w:r>
            <w:r>
              <w:rPr>
                <w:rFonts w:ascii="TH SarabunPSK" w:hAnsi="TH SarabunPSK" w:cs="TH SarabunPSK"/>
              </w:rPr>
              <w:t>–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มีช่องว่าง</w:t>
            </w:r>
          </w:p>
        </w:tc>
        <w:tc>
          <w:tcPr>
            <w:tcW w:w="1043" w:type="pct"/>
            <w:vAlign w:val="center"/>
          </w:tcPr>
          <w:p w14:paraId="56428451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50DB04E5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08" w:type="pct"/>
            <w:vAlign w:val="center"/>
          </w:tcPr>
          <w:p w14:paraId="7D57AD7D" w14:textId="77777777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</w:p>
        </w:tc>
      </w:tr>
      <w:tr w:rsidR="008C2353" w:rsidRPr="009F59E1" w14:paraId="0DB9DA06" w14:textId="77777777" w:rsidTr="00B07474">
        <w:tc>
          <w:tcPr>
            <w:tcW w:w="690" w:type="pct"/>
            <w:vAlign w:val="center"/>
          </w:tcPr>
          <w:p w14:paraId="62172720" w14:textId="77777777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898" w:type="pct"/>
            <w:vAlign w:val="center"/>
          </w:tcPr>
          <w:p w14:paraId="2D44EDC3" w14:textId="78CCB37B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ต้องมีความยาวตัวเลข </w:t>
            </w:r>
            <w:r w:rsidRPr="009F59E1">
              <w:rPr>
                <w:rFonts w:ascii="TH SarabunPSK" w:hAnsi="TH SarabunPSK" w:cs="TH SarabunPSK" w:hint="cs"/>
              </w:rPr>
              <w:t>10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ตัวเลข</w:t>
            </w:r>
          </w:p>
        </w:tc>
        <w:tc>
          <w:tcPr>
            <w:tcW w:w="1154" w:type="pct"/>
            <w:vAlign w:val="center"/>
          </w:tcPr>
          <w:p w14:paraId="48622456" w14:textId="55F700BE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54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มีความยาวตัวเลขน้อยกว่า</w:t>
            </w:r>
            <w:r w:rsidRPr="009F59E1">
              <w:rPr>
                <w:rFonts w:ascii="TH SarabunPSK" w:hAnsi="TH SarabunPSK" w:cs="TH SarabunPSK" w:hint="cs"/>
              </w:rPr>
              <w:t xml:space="preserve">10 </w:t>
            </w:r>
            <w:r w:rsidRPr="009F59E1">
              <w:rPr>
                <w:rFonts w:ascii="TH SarabunPSK" w:hAnsi="TH SarabunPSK" w:cs="TH SarabunPSK" w:hint="cs"/>
                <w:cs/>
              </w:rPr>
              <w:t>ตัวเลข</w:t>
            </w:r>
          </w:p>
        </w:tc>
        <w:tc>
          <w:tcPr>
            <w:tcW w:w="1043" w:type="pct"/>
            <w:vAlign w:val="center"/>
          </w:tcPr>
          <w:p w14:paraId="7818D08E" w14:textId="7E8D1CAD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54</w:t>
            </w:r>
            <w:r w:rsidRPr="009F59E1">
              <w:rPr>
                <w:rFonts w:ascii="TH SarabunPSK" w:hAnsi="TH SarabunPSK" w:cs="TH SarabunPSK" w:hint="cs"/>
              </w:rPr>
              <w:t>.2 -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มีความยาวตัวเลขมากกว่า </w:t>
            </w:r>
            <w:r w:rsidRPr="009F59E1">
              <w:rPr>
                <w:rFonts w:ascii="TH SarabunPSK" w:hAnsi="TH SarabunPSK" w:cs="TH SarabunPSK" w:hint="cs"/>
              </w:rPr>
              <w:t xml:space="preserve">10 </w:t>
            </w:r>
            <w:r w:rsidRPr="009F59E1">
              <w:rPr>
                <w:rFonts w:ascii="TH SarabunPSK" w:hAnsi="TH SarabunPSK" w:cs="TH SarabunPSK" w:hint="cs"/>
                <w:cs/>
              </w:rPr>
              <w:t>ตัวเลข</w:t>
            </w:r>
          </w:p>
        </w:tc>
        <w:tc>
          <w:tcPr>
            <w:tcW w:w="608" w:type="pct"/>
            <w:vAlign w:val="center"/>
          </w:tcPr>
          <w:p w14:paraId="6B05C534" w14:textId="1B4099A6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38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 ตัวเลข</w:t>
            </w:r>
          </w:p>
        </w:tc>
        <w:tc>
          <w:tcPr>
            <w:tcW w:w="608" w:type="pct"/>
            <w:vAlign w:val="center"/>
          </w:tcPr>
          <w:p w14:paraId="576B5234" w14:textId="2F662050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/>
              </w:rPr>
              <w:t>21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 ตัวเลข</w:t>
            </w:r>
          </w:p>
          <w:p w14:paraId="4B3D6789" w14:textId="3B71D64B" w:rsidR="008C2353" w:rsidRPr="009F59E1" w:rsidRDefault="008C2353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/>
              </w:rPr>
              <w:t>22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11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ตัวเลข</w:t>
            </w:r>
          </w:p>
        </w:tc>
      </w:tr>
      <w:tr w:rsidR="008C2353" w:rsidRPr="009F59E1" w14:paraId="16480371" w14:textId="77777777" w:rsidTr="00B07474">
        <w:tc>
          <w:tcPr>
            <w:tcW w:w="690" w:type="pct"/>
            <w:vAlign w:val="center"/>
          </w:tcPr>
          <w:p w14:paraId="2DEDD732" w14:textId="77777777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898" w:type="pct"/>
            <w:vAlign w:val="center"/>
          </w:tcPr>
          <w:p w14:paraId="186569CA" w14:textId="6DCF6621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  <w:tc>
          <w:tcPr>
            <w:tcW w:w="1154" w:type="pct"/>
            <w:vAlign w:val="center"/>
          </w:tcPr>
          <w:p w14:paraId="05982EF2" w14:textId="49C97341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300814">
              <w:rPr>
                <w:rFonts w:ascii="TH SarabunPSK" w:hAnsi="TH SarabunPSK" w:cs="TH SarabunPSK"/>
              </w:rPr>
              <w:t>55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043" w:type="pct"/>
            <w:vAlign w:val="center"/>
          </w:tcPr>
          <w:p w14:paraId="3A4DB51C" w14:textId="77777777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608" w:type="pct"/>
            <w:vAlign w:val="center"/>
          </w:tcPr>
          <w:p w14:paraId="5229B9AE" w14:textId="77777777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608" w:type="pct"/>
            <w:vAlign w:val="center"/>
          </w:tcPr>
          <w:p w14:paraId="25C51F21" w14:textId="77777777" w:rsidR="008C2353" w:rsidRPr="009F59E1" w:rsidRDefault="008C2353" w:rsidP="00F5461B">
            <w:pPr>
              <w:rPr>
                <w:rFonts w:ascii="TH SarabunPSK" w:hAnsi="TH SarabunPSK" w:cs="TH SarabunPSK"/>
                <w:cs/>
              </w:rPr>
            </w:pPr>
          </w:p>
        </w:tc>
      </w:tr>
    </w:tbl>
    <w:p w14:paraId="2F59F1E4" w14:textId="77777777" w:rsidR="00304EAC" w:rsidRPr="009F59E1" w:rsidRDefault="00304EAC" w:rsidP="00304EAC">
      <w:pPr>
        <w:ind w:firstLine="720"/>
        <w:rPr>
          <w:rFonts w:ascii="TH SarabunPSK" w:hAnsi="TH SarabunPSK" w:cs="TH SarabunPSK"/>
          <w:b/>
          <w:bCs/>
        </w:rPr>
      </w:pPr>
    </w:p>
    <w:p w14:paraId="28A186CE" w14:textId="6966F40F" w:rsidR="00304EAC" w:rsidRPr="009F59E1" w:rsidRDefault="00304EAC" w:rsidP="00304EAC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03-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FF09CB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FF09CB" w:rsidRPr="009F59E1">
        <w:rPr>
          <w:rFonts w:ascii="TH SarabunPSK" w:hAnsi="TH SarabunPSK" w:cs="TH SarabunPSK" w:hint="cs"/>
          <w:b/>
          <w:bCs/>
          <w:cs/>
          <w:lang w:bidi="th-TH"/>
        </w:rPr>
        <w:t>เบอร์โทรศัพท์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03]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6"/>
        <w:gridCol w:w="2536"/>
        <w:gridCol w:w="4022"/>
        <w:gridCol w:w="1978"/>
      </w:tblGrid>
      <w:tr w:rsidR="00300814" w:rsidRPr="009F59E1" w14:paraId="593C7A00" w14:textId="77777777" w:rsidTr="00F5461B">
        <w:tc>
          <w:tcPr>
            <w:tcW w:w="382" w:type="pct"/>
            <w:shd w:val="clear" w:color="auto" w:fill="D0CECE" w:themeFill="background2" w:themeFillShade="E6"/>
          </w:tcPr>
          <w:p w14:paraId="76522952" w14:textId="77777777" w:rsidR="00300814" w:rsidRPr="009F59E1" w:rsidRDefault="00300814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1372" w:type="pct"/>
            <w:shd w:val="clear" w:color="auto" w:fill="D0CECE" w:themeFill="background2" w:themeFillShade="E6"/>
          </w:tcPr>
          <w:p w14:paraId="4908386F" w14:textId="77777777" w:rsidR="00300814" w:rsidRPr="009F59E1" w:rsidRDefault="00300814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Class</w:t>
            </w:r>
          </w:p>
        </w:tc>
        <w:tc>
          <w:tcPr>
            <w:tcW w:w="2176" w:type="pct"/>
            <w:shd w:val="clear" w:color="auto" w:fill="D0CECE" w:themeFill="background2" w:themeFillShade="E6"/>
          </w:tcPr>
          <w:p w14:paraId="5B69C7B9" w14:textId="77777777" w:rsidR="00300814" w:rsidRPr="009F59E1" w:rsidRDefault="00300814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1070" w:type="pct"/>
            <w:shd w:val="clear" w:color="auto" w:fill="D0CECE" w:themeFill="background2" w:themeFillShade="E6"/>
          </w:tcPr>
          <w:p w14:paraId="041FF667" w14:textId="77777777" w:rsidR="00300814" w:rsidRPr="009F59E1" w:rsidRDefault="00300814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</w:tr>
      <w:tr w:rsidR="00300814" w:rsidRPr="009F59E1" w14:paraId="5C3828FA" w14:textId="77777777" w:rsidTr="00F5461B">
        <w:tc>
          <w:tcPr>
            <w:tcW w:w="382" w:type="pct"/>
          </w:tcPr>
          <w:p w14:paraId="00212EC4" w14:textId="7A02FBA4" w:rsidR="00300814" w:rsidRPr="009F59E1" w:rsidRDefault="00300814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121</w:t>
            </w:r>
          </w:p>
        </w:tc>
        <w:tc>
          <w:tcPr>
            <w:tcW w:w="1372" w:type="pct"/>
          </w:tcPr>
          <w:p w14:paraId="2260D56C" w14:textId="15B906A9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51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ต้องเป็นตัวเลขอารบิก เท่านั้น</w:t>
            </w:r>
          </w:p>
        </w:tc>
        <w:tc>
          <w:tcPr>
            <w:tcW w:w="2176" w:type="pct"/>
          </w:tcPr>
          <w:p w14:paraId="77E85512" w14:textId="77777777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0973542262</w:t>
            </w:r>
          </w:p>
        </w:tc>
        <w:tc>
          <w:tcPr>
            <w:tcW w:w="1070" w:type="pct"/>
          </w:tcPr>
          <w:p w14:paraId="271498D7" w14:textId="6B9A947E" w:rsidR="00300814" w:rsidRPr="009F59E1" w:rsidRDefault="0030081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แก้ไขข้อมูลสำเร็จ</w:t>
            </w:r>
          </w:p>
        </w:tc>
      </w:tr>
      <w:tr w:rsidR="00300814" w:rsidRPr="009F59E1" w14:paraId="46C58D1A" w14:textId="77777777" w:rsidTr="00F5461B">
        <w:tc>
          <w:tcPr>
            <w:tcW w:w="382" w:type="pct"/>
          </w:tcPr>
          <w:p w14:paraId="7188D37D" w14:textId="6CB85C36" w:rsidR="00300814" w:rsidRPr="009F59E1" w:rsidRDefault="00300814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122</w:t>
            </w:r>
          </w:p>
        </w:tc>
        <w:tc>
          <w:tcPr>
            <w:tcW w:w="1372" w:type="pct"/>
          </w:tcPr>
          <w:p w14:paraId="292645FE" w14:textId="1F3193BD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51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>ไม่ใช่ตัวเลข</w:t>
            </w:r>
          </w:p>
        </w:tc>
        <w:tc>
          <w:tcPr>
            <w:tcW w:w="2176" w:type="pct"/>
          </w:tcPr>
          <w:p w14:paraId="3C57E42F" w14:textId="77777777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Boo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@!#$</w:t>
            </w:r>
          </w:p>
        </w:tc>
        <w:tc>
          <w:tcPr>
            <w:tcW w:w="1070" w:type="pct"/>
          </w:tcPr>
          <w:p w14:paraId="12D9C0C9" w14:textId="77777777" w:rsidR="00300814" w:rsidRPr="009F59E1" w:rsidRDefault="0030081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300814" w:rsidRPr="009F59E1" w14:paraId="6E690750" w14:textId="77777777" w:rsidTr="00F5461B">
        <w:tc>
          <w:tcPr>
            <w:tcW w:w="382" w:type="pct"/>
          </w:tcPr>
          <w:p w14:paraId="23C2ED1F" w14:textId="73E1D3D9" w:rsidR="00300814" w:rsidRPr="009F59E1" w:rsidRDefault="00300814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123</w:t>
            </w:r>
          </w:p>
        </w:tc>
        <w:tc>
          <w:tcPr>
            <w:tcW w:w="1372" w:type="pct"/>
          </w:tcPr>
          <w:p w14:paraId="080F8D77" w14:textId="0AE3EF9C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52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ไม่ขึ้นต้นด้วยเลข 0</w:t>
            </w:r>
            <w:r w:rsidRPr="009F59E1">
              <w:rPr>
                <w:rFonts w:ascii="TH SarabunPSK" w:hAnsi="TH SarabunPSK" w:cs="TH SarabunPSK" w:hint="cs"/>
              </w:rPr>
              <w:t>6 08 09</w:t>
            </w:r>
          </w:p>
        </w:tc>
        <w:tc>
          <w:tcPr>
            <w:tcW w:w="2176" w:type="pct"/>
          </w:tcPr>
          <w:p w14:paraId="57B2C17B" w14:textId="77777777" w:rsidR="00300814" w:rsidRPr="009F59E1" w:rsidRDefault="00300814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1872567387</w:t>
            </w:r>
          </w:p>
        </w:tc>
        <w:tc>
          <w:tcPr>
            <w:tcW w:w="1070" w:type="pct"/>
          </w:tcPr>
          <w:p w14:paraId="7FB56ECF" w14:textId="77777777" w:rsidR="00300814" w:rsidRPr="009F59E1" w:rsidRDefault="0030081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300814" w:rsidRPr="009F59E1" w14:paraId="3C3FE480" w14:textId="77777777" w:rsidTr="00F5461B">
        <w:tc>
          <w:tcPr>
            <w:tcW w:w="382" w:type="pct"/>
          </w:tcPr>
          <w:p w14:paraId="4E4A7BAD" w14:textId="5CFC7261" w:rsidR="00300814" w:rsidRPr="009F59E1" w:rsidRDefault="00300814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124</w:t>
            </w:r>
          </w:p>
        </w:tc>
        <w:tc>
          <w:tcPr>
            <w:tcW w:w="1372" w:type="pct"/>
          </w:tcPr>
          <w:p w14:paraId="1A77802E" w14:textId="41310481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53</w:t>
            </w:r>
            <w:r w:rsidRPr="009F59E1">
              <w:rPr>
                <w:rFonts w:ascii="TH SarabunPSK" w:hAnsi="TH SarabunPSK" w:cs="TH SarabunPSK" w:hint="cs"/>
              </w:rPr>
              <w:t xml:space="preserve">.1 </w:t>
            </w:r>
            <w:r>
              <w:rPr>
                <w:rFonts w:ascii="TH SarabunPSK" w:hAnsi="TH SarabunPSK" w:cs="TH SarabunPSK"/>
              </w:rPr>
              <w:t>–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มีช่องว่าง</w:t>
            </w:r>
          </w:p>
        </w:tc>
        <w:tc>
          <w:tcPr>
            <w:tcW w:w="2176" w:type="pct"/>
          </w:tcPr>
          <w:p w14:paraId="757D2080" w14:textId="77777777" w:rsidR="00300814" w:rsidRPr="009F59E1" w:rsidRDefault="00300814" w:rsidP="00F5461B">
            <w:pPr>
              <w:rPr>
                <w:rFonts w:ascii="TH SarabunPSK" w:hAnsi="TH SarabunPSK" w:cs="TH SarabunPSK"/>
                <w:color w:val="FF0000"/>
              </w:rPr>
            </w:pPr>
            <w:r>
              <w:rPr>
                <w:rFonts w:ascii="TH SarabunPSK" w:hAnsi="TH SarabunPSK" w:cs="TH SarabunPSK"/>
                <w:color w:val="FF0000"/>
              </w:rPr>
              <w:t>061505  70</w:t>
            </w:r>
          </w:p>
        </w:tc>
        <w:tc>
          <w:tcPr>
            <w:tcW w:w="1070" w:type="pct"/>
          </w:tcPr>
          <w:p w14:paraId="5C54CCC1" w14:textId="77777777" w:rsidR="00300814" w:rsidRPr="009F59E1" w:rsidRDefault="0030081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300814" w:rsidRPr="009F59E1" w14:paraId="2222A09B" w14:textId="77777777" w:rsidTr="00F5461B">
        <w:tc>
          <w:tcPr>
            <w:tcW w:w="382" w:type="pct"/>
          </w:tcPr>
          <w:p w14:paraId="7A2DDAEA" w14:textId="1C666CD5" w:rsidR="00300814" w:rsidRPr="009F59E1" w:rsidRDefault="00300814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125</w:t>
            </w:r>
          </w:p>
        </w:tc>
        <w:tc>
          <w:tcPr>
            <w:tcW w:w="1372" w:type="pct"/>
          </w:tcPr>
          <w:p w14:paraId="261DF4E6" w14:textId="77777777" w:rsidR="00300814" w:rsidRPr="009F59E1" w:rsidRDefault="00300814" w:rsidP="00300814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/>
              </w:rPr>
              <w:t>21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 ตัวเลข</w:t>
            </w:r>
          </w:p>
          <w:p w14:paraId="4C3429BC" w14:textId="21A3DB3A" w:rsidR="00300814" w:rsidRPr="009F59E1" w:rsidRDefault="00300814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176" w:type="pct"/>
          </w:tcPr>
          <w:p w14:paraId="0831EC57" w14:textId="77777777" w:rsidR="00300814" w:rsidRPr="009F59E1" w:rsidRDefault="00300814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097354224</w:t>
            </w:r>
          </w:p>
        </w:tc>
        <w:tc>
          <w:tcPr>
            <w:tcW w:w="1070" w:type="pct"/>
          </w:tcPr>
          <w:p w14:paraId="7E446D50" w14:textId="77777777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300814" w:rsidRPr="009F59E1" w14:paraId="7E34CD1B" w14:textId="77777777" w:rsidTr="00F5461B">
        <w:tc>
          <w:tcPr>
            <w:tcW w:w="382" w:type="pct"/>
          </w:tcPr>
          <w:p w14:paraId="25782E9B" w14:textId="7793D2EC" w:rsidR="00300814" w:rsidRPr="009F59E1" w:rsidRDefault="00300814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126</w:t>
            </w:r>
          </w:p>
        </w:tc>
        <w:tc>
          <w:tcPr>
            <w:tcW w:w="1372" w:type="pct"/>
          </w:tcPr>
          <w:p w14:paraId="45B4F0CD" w14:textId="1A949CA4" w:rsidR="00300814" w:rsidRPr="009F59E1" w:rsidRDefault="00300814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/>
              </w:rPr>
              <w:t>22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>11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ตัวเลข</w:t>
            </w:r>
          </w:p>
        </w:tc>
        <w:tc>
          <w:tcPr>
            <w:tcW w:w="2176" w:type="pct"/>
          </w:tcPr>
          <w:p w14:paraId="4986C156" w14:textId="77777777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08734522723</w:t>
            </w:r>
          </w:p>
        </w:tc>
        <w:tc>
          <w:tcPr>
            <w:tcW w:w="1070" w:type="pct"/>
          </w:tcPr>
          <w:p w14:paraId="51B3EA6A" w14:textId="77777777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รูปแบบเบอร์โทรศัพท์ไม่ถูกต้อง โปรดกรอกอีกครั้ง</w:t>
            </w:r>
          </w:p>
        </w:tc>
      </w:tr>
      <w:tr w:rsidR="00300814" w:rsidRPr="009F59E1" w14:paraId="237B15EA" w14:textId="77777777" w:rsidTr="00F5461B">
        <w:tc>
          <w:tcPr>
            <w:tcW w:w="382" w:type="pct"/>
          </w:tcPr>
          <w:p w14:paraId="4AAD7487" w14:textId="0A38708E" w:rsidR="00300814" w:rsidRPr="009F59E1" w:rsidRDefault="00300814" w:rsidP="00F5461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127</w:t>
            </w:r>
          </w:p>
        </w:tc>
        <w:tc>
          <w:tcPr>
            <w:tcW w:w="1372" w:type="pct"/>
          </w:tcPr>
          <w:p w14:paraId="7B5C3249" w14:textId="41043457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55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2176" w:type="pct"/>
            <w:shd w:val="clear" w:color="auto" w:fill="FFFF00"/>
          </w:tcPr>
          <w:p w14:paraId="1B021328" w14:textId="77777777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1070" w:type="pct"/>
          </w:tcPr>
          <w:p w14:paraId="39A5AA17" w14:textId="77777777" w:rsidR="00300814" w:rsidRPr="009F59E1" w:rsidRDefault="00300814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กรุณากรอกเบอร์โทรศัพท์</w:t>
            </w:r>
          </w:p>
        </w:tc>
      </w:tr>
    </w:tbl>
    <w:p w14:paraId="7768B0F8" w14:textId="7F3E15E2" w:rsidR="00EA7338" w:rsidRPr="009F59E1" w:rsidRDefault="00300814" w:rsidP="00EA7338">
      <w:pPr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>
        <w:rPr>
          <w:rFonts w:ascii="TH SarabunPSK" w:hAnsi="TH SarabunPSK" w:cs="TH SarabunPSK"/>
        </w:rPr>
        <w:t>52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>
        <w:rPr>
          <w:rFonts w:ascii="TH SarabunPSK" w:hAnsi="TH SarabunPSK" w:cs="TH SarabunPSK"/>
        </w:rPr>
        <w:t>53</w:t>
      </w:r>
      <w:r w:rsidRPr="009F59E1">
        <w:rPr>
          <w:rFonts w:ascii="TH SarabunPSK" w:hAnsi="TH SarabunPSK" w:cs="TH SarabunPSK" w:hint="cs"/>
        </w:rPr>
        <w:t xml:space="preserve"> VEc</w:t>
      </w:r>
      <w:r>
        <w:rPr>
          <w:rFonts w:ascii="TH SarabunPSK" w:hAnsi="TH SarabunPSK" w:cs="TH SarabunPSK"/>
        </w:rPr>
        <w:t>54</w:t>
      </w:r>
      <w:r w:rsidRPr="009F59E1">
        <w:rPr>
          <w:rFonts w:ascii="TH SarabunPSK" w:hAnsi="TH SarabunPSK" w:cs="TH SarabunPSK" w:hint="cs"/>
        </w:rPr>
        <w:t xml:space="preserve"> VEc</w:t>
      </w:r>
      <w:r>
        <w:rPr>
          <w:rFonts w:ascii="TH SarabunPSK" w:hAnsi="TH SarabunPSK" w:cs="TH SarabunPSK"/>
        </w:rPr>
        <w:t xml:space="preserve">55 </w:t>
      </w:r>
      <w:r w:rsidRPr="009F59E1">
        <w:rPr>
          <w:rFonts w:ascii="TH SarabunPSK" w:hAnsi="TH SarabunPSK" w:cs="TH SarabunPSK" w:hint="cs"/>
        </w:rPr>
        <w:t>VB</w:t>
      </w:r>
      <w:r>
        <w:rPr>
          <w:rFonts w:ascii="TH SarabunPSK" w:hAnsi="TH SarabunPSK" w:cs="TH SarabunPSK"/>
          <w:lang w:bidi="th-TH"/>
        </w:rPr>
        <w:t>38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 w:rsidRPr="009F59E1">
        <w:rPr>
          <w:rFonts w:ascii="TH SarabunPSK" w:hAnsi="TH SarabunPSK" w:cs="TH SarabunPSK" w:hint="cs"/>
        </w:rPr>
        <w:t xml:space="preserve"> </w:t>
      </w:r>
      <w:r>
        <w:rPr>
          <w:rFonts w:ascii="TH SarabunPSK" w:hAnsi="TH SarabunPSK" w:cs="TH SarabunPSK"/>
        </w:rPr>
        <w:t>127</w:t>
      </w:r>
      <w:r w:rsidRPr="009F59E1">
        <w:rPr>
          <w:rFonts w:ascii="TH SarabunPSK" w:hAnsi="TH SarabunPSK" w:cs="TH SarabunPSK" w:hint="cs"/>
        </w:rPr>
        <w:t xml:space="preserve"> IVEc</w:t>
      </w:r>
      <w:r w:rsidR="00DC0CC1">
        <w:rPr>
          <w:rFonts w:ascii="TH SarabunPSK" w:hAnsi="TH SarabunPSK" w:cs="TH SarabunPSK"/>
        </w:rPr>
        <w:t>54</w:t>
      </w:r>
      <w:r w:rsidRPr="009F59E1">
        <w:rPr>
          <w:rFonts w:ascii="TH SarabunPSK" w:hAnsi="TH SarabunPSK" w:cs="TH SarabunPSK" w:hint="cs"/>
        </w:rPr>
        <w:t>.1</w:t>
      </w:r>
      <w:r>
        <w:rPr>
          <w:rFonts w:ascii="TH SarabunPSK" w:hAnsi="TH SarabunPSK" w:cs="TH SarabunPSK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>
        <w:rPr>
          <w:rFonts w:ascii="TH SarabunPSK" w:hAnsi="TH SarabunPSK" w:cs="TH SarabunPSK"/>
        </w:rPr>
        <w:t xml:space="preserve"> </w:t>
      </w:r>
      <w:r w:rsidR="00DC0CC1">
        <w:rPr>
          <w:rFonts w:ascii="TH SarabunPSK" w:hAnsi="TH SarabunPSK" w:cs="TH SarabunPSK"/>
        </w:rPr>
        <w:t>125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และ </w:t>
      </w:r>
      <w:r w:rsidRPr="009F59E1">
        <w:rPr>
          <w:rFonts w:ascii="TH SarabunPSK" w:hAnsi="TH SarabunPSK" w:cs="TH SarabunPSK" w:hint="cs"/>
        </w:rPr>
        <w:t>IVEc</w:t>
      </w:r>
      <w:r w:rsidR="00DC0CC1">
        <w:rPr>
          <w:rFonts w:ascii="TH SarabunPSK" w:hAnsi="TH SarabunPSK" w:cs="TH SarabunPSK"/>
        </w:rPr>
        <w:t>54</w:t>
      </w:r>
      <w:r w:rsidRPr="009F59E1">
        <w:rPr>
          <w:rFonts w:ascii="TH SarabunPSK" w:hAnsi="TH SarabunPSK" w:cs="TH SarabunPSK" w:hint="cs"/>
        </w:rPr>
        <w:t>.2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="00DC0CC1">
        <w:rPr>
          <w:rFonts w:ascii="TH SarabunPSK" w:hAnsi="TH SarabunPSK" w:cs="TH SarabunPSK"/>
          <w:lang w:bidi="th-TH"/>
        </w:rPr>
        <w:t>126</w:t>
      </w:r>
    </w:p>
    <w:p w14:paraId="03A7C573" w14:textId="3D677F9E" w:rsidR="00FF09CB" w:rsidRPr="009F59E1" w:rsidRDefault="00FF09CB" w:rsidP="00FF09CB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ที่อยู่ </w:t>
      </w:r>
      <w:ins w:id="139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(</w:t>
        </w:r>
      </w:ins>
      <w:r w:rsidRPr="009F59E1">
        <w:rPr>
          <w:rFonts w:ascii="TH SarabunPSK" w:hAnsi="TH SarabunPSK" w:cs="TH SarabunPSK" w:hint="cs"/>
          <w:b/>
          <w:bCs/>
        </w:rPr>
        <w:t>Address</w:t>
      </w:r>
      <w:ins w:id="139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 xml:space="preserve">) : </w:t>
        </w:r>
      </w:ins>
      <w:r w:rsidRPr="009F59E1">
        <w:rPr>
          <w:rFonts w:ascii="TH SarabunPSK" w:hAnsi="TH SarabunPSK" w:cs="TH SarabunPSK" w:hint="cs"/>
          <w:b/>
          <w:bCs/>
        </w:rPr>
        <w:t>TextInput</w:t>
      </w:r>
    </w:p>
    <w:p w14:paraId="78D2BA5E" w14:textId="77777777" w:rsidR="007A07E1" w:rsidRPr="009F59E1" w:rsidRDefault="007A07E1" w:rsidP="007A07E1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ความต้องการของระบบในส่วนของที่อยู่ มีคุณลักษณะดังนี้</w:t>
      </w:r>
    </w:p>
    <w:p w14:paraId="47449804" w14:textId="77777777" w:rsidR="007A07E1" w:rsidRPr="009F59E1" w:rsidRDefault="007A07E1" w:rsidP="007A07E1">
      <w:pPr>
        <w:spacing w:line="259" w:lineRule="auto"/>
        <w:ind w:left="144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1. </w:t>
      </w:r>
      <w:r w:rsidRPr="009F59E1">
        <w:rPr>
          <w:rFonts w:ascii="TH SarabunPSK" w:hAnsi="TH SarabunPSK" w:cs="TH SarabunPSK" w:hint="cs"/>
          <w:cs/>
        </w:rPr>
        <w:t xml:space="preserve">ประกอบด้วยตัวอักษรภาษาอังกฤษ ภาษาไทย ตัวเลขอารบิก และตัวอักขระพิเศษ / </w:t>
      </w:r>
      <w:r w:rsidRPr="009F59E1">
        <w:rPr>
          <w:rFonts w:ascii="TH SarabunPSK" w:hAnsi="TH SarabunPSK" w:cs="TH SarabunPSK" w:hint="cs"/>
        </w:rPr>
        <w:t xml:space="preserve">. 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-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</w:p>
    <w:p w14:paraId="2D88B2A3" w14:textId="77777777" w:rsidR="007A07E1" w:rsidRDefault="007A07E1" w:rsidP="007A07E1">
      <w:pPr>
        <w:ind w:left="720"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2</w:t>
      </w:r>
      <w:r w:rsidRPr="009F59E1">
        <w:rPr>
          <w:rFonts w:ascii="TH SarabunPSK" w:hAnsi="TH SarabunPSK" w:cs="TH SarabunPSK" w:hint="cs"/>
          <w:cs/>
          <w:lang w:bidi="th-TH"/>
        </w:rPr>
        <w:t xml:space="preserve">. </w:t>
      </w:r>
      <w:r w:rsidRPr="009F59E1">
        <w:rPr>
          <w:rFonts w:ascii="TH SarabunPSK" w:hAnsi="TH SarabunPSK" w:cs="TH SarabunPSK" w:hint="cs"/>
          <w:cs/>
        </w:rPr>
        <w:t>สามารถมีช่องว่างระหว่างตัวอักษร</w:t>
      </w:r>
    </w:p>
    <w:p w14:paraId="7039E13E" w14:textId="77777777" w:rsidR="007A07E1" w:rsidRPr="009F59E1" w:rsidRDefault="007A07E1" w:rsidP="007A07E1">
      <w:pPr>
        <w:ind w:left="720" w:firstLine="720"/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/>
        </w:rPr>
        <w:t xml:space="preserve">3. </w:t>
      </w:r>
      <w:r w:rsidRPr="009F59E1">
        <w:rPr>
          <w:rFonts w:ascii="TH SarabunPSK" w:hAnsi="TH SarabunPSK" w:cs="TH SarabunPSK" w:hint="cs"/>
          <w:cs/>
          <w:lang w:bidi="th-TH"/>
        </w:rPr>
        <w:t xml:space="preserve">มีจำนวนตัวอักษรตั้งแต่ </w:t>
      </w:r>
      <w:r>
        <w:rPr>
          <w:rFonts w:ascii="TH SarabunPSK" w:hAnsi="TH SarabunPSK" w:cs="TH SarabunPSK" w:hint="cs"/>
          <w:cs/>
          <w:lang w:bidi="th-TH"/>
        </w:rPr>
        <w:t>10</w:t>
      </w:r>
      <w:r w:rsidRPr="009F59E1">
        <w:rPr>
          <w:rFonts w:ascii="TH SarabunPSK" w:hAnsi="TH SarabunPSK" w:cs="TH SarabunPSK" w:hint="cs"/>
          <w:cs/>
          <w:lang w:bidi="th-TH"/>
        </w:rPr>
        <w:t xml:space="preserve"> และไม่เกิน </w:t>
      </w:r>
      <w:r>
        <w:rPr>
          <w:rFonts w:ascii="TH SarabunPSK" w:hAnsi="TH SarabunPSK" w:cs="TH SarabunPSK" w:hint="cs"/>
          <w:cs/>
          <w:lang w:bidi="th-TH"/>
        </w:rPr>
        <w:t>255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</w:t>
      </w:r>
    </w:p>
    <w:p w14:paraId="7782F30B" w14:textId="77777777" w:rsidR="007A07E1" w:rsidRPr="009F59E1" w:rsidRDefault="007A07E1" w:rsidP="007A07E1">
      <w:pPr>
        <w:ind w:left="720" w:firstLine="720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  <w:lang w:bidi="th-TH"/>
        </w:rPr>
        <w:t>4</w:t>
      </w:r>
      <w:r w:rsidRPr="009F59E1">
        <w:rPr>
          <w:rFonts w:ascii="TH SarabunPSK" w:hAnsi="TH SarabunPSK" w:cs="TH SarabunPSK" w:hint="cs"/>
          <w:cs/>
        </w:rPr>
        <w:t>.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ต้องไม่เป็นค่าว่าง</w:t>
      </w:r>
    </w:p>
    <w:p w14:paraId="75B2E002" w14:textId="77777777" w:rsidR="007A07E1" w:rsidRPr="009F59E1" w:rsidRDefault="007A07E1" w:rsidP="007A07E1">
      <w:pPr>
        <w:ind w:firstLine="720"/>
        <w:rPr>
          <w:ins w:id="1400" w:author="วันวิสา ประดิษฐอุกฤษฎ์" w:date="2021-10-11T19:31:00Z"/>
          <w:rFonts w:ascii="TH SarabunPSK" w:hAnsi="TH SarabunPSK" w:cs="TH SarabunPSK"/>
          <w:b/>
          <w:bCs/>
          <w:cs/>
          <w:lang w:bidi="th-TH"/>
        </w:rPr>
      </w:pPr>
      <w:ins w:id="140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ที่อยู่</w:t>
      </w:r>
    </w:p>
    <w:p w14:paraId="6A48A609" w14:textId="77777777" w:rsidR="007A07E1" w:rsidRPr="009F59E1" w:rsidRDefault="007A07E1" w:rsidP="007A07E1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ในกรณีที่ไม่กรอกวันเกิด ระบบจะแสดงข้อความ “กรุณากรอกที่อยู่”  </w:t>
      </w:r>
    </w:p>
    <w:p w14:paraId="0016841C" w14:textId="77777777" w:rsidR="007A07E1" w:rsidRPr="009F59E1" w:rsidRDefault="007A07E1" w:rsidP="007A07E1">
      <w:pPr>
        <w:numPr>
          <w:ilvl w:val="0"/>
          <w:numId w:val="10"/>
        </w:numPr>
        <w:spacing w:after="160" w:line="259" w:lineRule="auto"/>
        <w:rPr>
          <w:ins w:id="1402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ในกรณีที่กรอกวันเกิดไม่ตรงตามรูปแบบ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รูปแบบที่อยู่ไม่ถูกต้องกรุณากรอกที่อยู่อีกครั้ง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461B8094" w14:textId="77777777" w:rsidR="00FF09CB" w:rsidRPr="009F59E1" w:rsidRDefault="00FF09CB" w:rsidP="00FF09CB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28207553" w14:textId="77777777" w:rsidR="00FF09CB" w:rsidRPr="009F59E1" w:rsidRDefault="00FF09CB" w:rsidP="00FF09CB">
      <w:pPr>
        <w:ind w:left="720" w:firstLine="360"/>
        <w:rPr>
          <w:rFonts w:ascii="TH SarabunPSK" w:hAnsi="TH SarabunPSK" w:cs="TH SarabunPSK"/>
        </w:rPr>
      </w:pPr>
    </w:p>
    <w:p w14:paraId="0041B68A" w14:textId="70DC6B8A" w:rsidR="00FF09CB" w:rsidRPr="009F59E1" w:rsidRDefault="00FF09CB" w:rsidP="00FF09CB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="00970A9F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970A9F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ที่อยู่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70A9F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824"/>
        <w:gridCol w:w="1847"/>
        <w:gridCol w:w="1325"/>
        <w:gridCol w:w="1352"/>
        <w:gridCol w:w="1352"/>
      </w:tblGrid>
      <w:tr w:rsidR="007A07E1" w:rsidRPr="009F59E1" w14:paraId="7EDBAD14" w14:textId="77777777" w:rsidTr="00B07474">
        <w:tc>
          <w:tcPr>
            <w:tcW w:w="585" w:type="pct"/>
            <w:shd w:val="clear" w:color="auto" w:fill="D0CECE" w:themeFill="background2" w:themeFillShade="E6"/>
            <w:vAlign w:val="center"/>
          </w:tcPr>
          <w:p w14:paraId="090092B6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Requirement</w:t>
            </w:r>
          </w:p>
        </w:tc>
        <w:tc>
          <w:tcPr>
            <w:tcW w:w="1139" w:type="pct"/>
            <w:shd w:val="clear" w:color="auto" w:fill="D0CECE" w:themeFill="background2" w:themeFillShade="E6"/>
            <w:vAlign w:val="center"/>
          </w:tcPr>
          <w:p w14:paraId="7608F5BA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 Partitions</w:t>
            </w:r>
          </w:p>
        </w:tc>
        <w:tc>
          <w:tcPr>
            <w:tcW w:w="1151" w:type="pct"/>
            <w:shd w:val="clear" w:color="auto" w:fill="D0CECE" w:themeFill="background2" w:themeFillShade="E6"/>
            <w:vAlign w:val="center"/>
          </w:tcPr>
          <w:p w14:paraId="50C7E7D1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Invalid Partitions </w:t>
            </w:r>
          </w:p>
        </w:tc>
        <w:tc>
          <w:tcPr>
            <w:tcW w:w="869" w:type="pct"/>
            <w:shd w:val="clear" w:color="auto" w:fill="D0CECE" w:themeFill="background2" w:themeFillShade="E6"/>
          </w:tcPr>
          <w:p w14:paraId="20151186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 Partitions</w:t>
            </w:r>
          </w:p>
        </w:tc>
        <w:tc>
          <w:tcPr>
            <w:tcW w:w="628" w:type="pct"/>
            <w:shd w:val="clear" w:color="auto" w:fill="D0CECE" w:themeFill="background2" w:themeFillShade="E6"/>
          </w:tcPr>
          <w:p w14:paraId="634DF7ED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</w:t>
            </w:r>
          </w:p>
          <w:p w14:paraId="412D2C6B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  <w:tc>
          <w:tcPr>
            <w:tcW w:w="628" w:type="pct"/>
            <w:shd w:val="clear" w:color="auto" w:fill="D0CECE" w:themeFill="background2" w:themeFillShade="E6"/>
          </w:tcPr>
          <w:p w14:paraId="7D0DDF3B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/>
                <w:b/>
                <w:bCs/>
              </w:rPr>
              <w:t>Inv</w:t>
            </w:r>
            <w:r w:rsidRPr="009F59E1">
              <w:rPr>
                <w:rFonts w:ascii="TH SarabunPSK" w:hAnsi="TH SarabunPSK" w:cs="TH SarabunPSK" w:hint="cs"/>
                <w:b/>
                <w:bCs/>
              </w:rPr>
              <w:t>alid</w:t>
            </w:r>
          </w:p>
          <w:p w14:paraId="1839DCE3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Boundaries</w:t>
            </w:r>
          </w:p>
        </w:tc>
      </w:tr>
      <w:tr w:rsidR="007A07E1" w:rsidRPr="009F59E1" w14:paraId="608467CB" w14:textId="77777777" w:rsidTr="00B07474">
        <w:tc>
          <w:tcPr>
            <w:tcW w:w="585" w:type="pct"/>
            <w:vAlign w:val="center"/>
          </w:tcPr>
          <w:p w14:paraId="4C8BD672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139" w:type="pct"/>
            <w:vAlign w:val="center"/>
          </w:tcPr>
          <w:p w14:paraId="2BAEA8C2" w14:textId="27E7D335" w:rsidR="007A07E1" w:rsidRPr="009F59E1" w:rsidRDefault="007A07E1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56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ประกอบด้วยตัวอักษรภาษาอังกฤษ ภาษาไทย ตัวเลขอารบิก และตัวอักขระพิเศษ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151" w:type="pct"/>
            <w:vAlign w:val="center"/>
          </w:tcPr>
          <w:p w14:paraId="668CF00B" w14:textId="266B32E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56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ประกอบด้วยตัวอักขระพิเศษที่ไม่ใช่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869" w:type="pct"/>
          </w:tcPr>
          <w:p w14:paraId="47E1C078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3AA199B4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64926D9F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</w:tr>
      <w:tr w:rsidR="007A07E1" w:rsidRPr="009F59E1" w14:paraId="71B3BAF9" w14:textId="77777777" w:rsidTr="00B07474">
        <w:tc>
          <w:tcPr>
            <w:tcW w:w="585" w:type="pct"/>
            <w:vAlign w:val="center"/>
          </w:tcPr>
          <w:p w14:paraId="528EBA53" w14:textId="77777777" w:rsidR="007A07E1" w:rsidRPr="009F59E1" w:rsidRDefault="007A07E1" w:rsidP="00F5461B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เว้นวรรค</w:t>
            </w:r>
          </w:p>
        </w:tc>
        <w:tc>
          <w:tcPr>
            <w:tcW w:w="1139" w:type="pct"/>
            <w:vAlign w:val="center"/>
          </w:tcPr>
          <w:p w14:paraId="488EEB5A" w14:textId="44CDD9D8" w:rsidR="007A07E1" w:rsidRPr="009F59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57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มีช่องว่างหรือเว้นวรรคได้</w:t>
            </w:r>
          </w:p>
        </w:tc>
        <w:tc>
          <w:tcPr>
            <w:tcW w:w="1151" w:type="pct"/>
            <w:vAlign w:val="center"/>
          </w:tcPr>
          <w:p w14:paraId="2DE7B66F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869" w:type="pct"/>
          </w:tcPr>
          <w:p w14:paraId="2D4E98E4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3B4C3121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750591B5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</w:tr>
      <w:tr w:rsidR="007A07E1" w:rsidRPr="009F59E1" w14:paraId="61B5364F" w14:textId="77777777" w:rsidTr="00B07474">
        <w:tc>
          <w:tcPr>
            <w:tcW w:w="585" w:type="pct"/>
            <w:vAlign w:val="center"/>
          </w:tcPr>
          <w:p w14:paraId="1718C3CB" w14:textId="77777777" w:rsidR="007A07E1" w:rsidRDefault="007A07E1" w:rsidP="00F5461B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ขนาด</w:t>
            </w:r>
          </w:p>
        </w:tc>
        <w:tc>
          <w:tcPr>
            <w:tcW w:w="1139" w:type="pct"/>
            <w:vAlign w:val="center"/>
          </w:tcPr>
          <w:p w14:paraId="2C1BF46D" w14:textId="17EC52E4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มีจำนวนตัวอักษรตั้งแต่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และไม่เกิน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255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</w:t>
            </w:r>
          </w:p>
        </w:tc>
        <w:tc>
          <w:tcPr>
            <w:tcW w:w="1151" w:type="pct"/>
            <w:vAlign w:val="center"/>
          </w:tcPr>
          <w:p w14:paraId="477CBD7C" w14:textId="726C90A9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มีจำนวนตัวอักษร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น้อยกว่า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</w:tc>
        <w:tc>
          <w:tcPr>
            <w:tcW w:w="869" w:type="pct"/>
          </w:tcPr>
          <w:p w14:paraId="177E0741" w14:textId="13EF4D5A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>
              <w:rPr>
                <w:rFonts w:ascii="TH SarabunPSK" w:hAnsi="TH SarabunPSK" w:cs="TH SarabunPSK"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มีจำนวนตัวอักษร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มากกว่า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255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</w:tc>
        <w:tc>
          <w:tcPr>
            <w:tcW w:w="628" w:type="pct"/>
          </w:tcPr>
          <w:p w14:paraId="58E90DD9" w14:textId="1F5653CD" w:rsidR="007A07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</w:rPr>
              <w:t>39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/>
              </w:rPr>
              <w:t>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มีจำนวนตัวอักษร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10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FC51160" w14:textId="77777777" w:rsidR="007A07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</w:p>
          <w:p w14:paraId="46387E05" w14:textId="341688F9" w:rsidR="007A07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40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  <w:p w14:paraId="00476042" w14:textId="77777777" w:rsidR="007A07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</w:p>
          <w:p w14:paraId="4D4480AB" w14:textId="41BCDEFC" w:rsidR="007A07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41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254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  <w:p w14:paraId="5808FEE8" w14:textId="77777777" w:rsidR="007A07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</w:p>
          <w:p w14:paraId="6C27E9E3" w14:textId="4968C551" w:rsidR="007A07E1" w:rsidRPr="009F59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42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255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628" w:type="pct"/>
          </w:tcPr>
          <w:p w14:paraId="5244A0FA" w14:textId="2D46CD11" w:rsidR="007A07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23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  <w:p w14:paraId="2DE065DF" w14:textId="77777777" w:rsidR="007A07E1" w:rsidRDefault="007A07E1" w:rsidP="00F5461B">
            <w:pPr>
              <w:rPr>
                <w:rFonts w:ascii="TH SarabunPSK" w:hAnsi="TH SarabunPSK" w:cs="TH SarabunPSK"/>
                <w:lang w:bidi="th-TH"/>
              </w:rPr>
            </w:pPr>
          </w:p>
          <w:p w14:paraId="14B0E7B1" w14:textId="47CFB49C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24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/>
                <w:lang w:bidi="th-TH"/>
              </w:rPr>
              <w:t>256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7A07E1" w:rsidRPr="009F59E1" w14:paraId="062A35D6" w14:textId="77777777" w:rsidTr="00B07474">
        <w:tc>
          <w:tcPr>
            <w:tcW w:w="585" w:type="pct"/>
            <w:vAlign w:val="center"/>
          </w:tcPr>
          <w:p w14:paraId="7FF159B3" w14:textId="77777777" w:rsidR="007A07E1" w:rsidRPr="009F59E1" w:rsidRDefault="007A07E1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139" w:type="pct"/>
            <w:vAlign w:val="center"/>
          </w:tcPr>
          <w:p w14:paraId="690B2288" w14:textId="5EEA4CDA" w:rsidR="007A07E1" w:rsidRPr="009F59E1" w:rsidRDefault="007A07E1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  <w:tc>
          <w:tcPr>
            <w:tcW w:w="1151" w:type="pct"/>
            <w:vAlign w:val="center"/>
          </w:tcPr>
          <w:p w14:paraId="6B38BB02" w14:textId="1E1F9B64" w:rsidR="007A07E1" w:rsidRPr="009F59E1" w:rsidRDefault="007A07E1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5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869" w:type="pct"/>
          </w:tcPr>
          <w:p w14:paraId="7A6B2260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7B12B761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628" w:type="pct"/>
          </w:tcPr>
          <w:p w14:paraId="181203D8" w14:textId="77777777" w:rsidR="007A07E1" w:rsidRPr="009F59E1" w:rsidRDefault="007A07E1" w:rsidP="00F5461B">
            <w:pPr>
              <w:rPr>
                <w:rFonts w:ascii="TH SarabunPSK" w:hAnsi="TH SarabunPSK" w:cs="TH SarabunPSK"/>
              </w:rPr>
            </w:pPr>
          </w:p>
        </w:tc>
      </w:tr>
    </w:tbl>
    <w:p w14:paraId="4F9B8C34" w14:textId="77777777" w:rsidR="00FF09CB" w:rsidRPr="009F59E1" w:rsidRDefault="00FF09CB" w:rsidP="00FF09CB">
      <w:pPr>
        <w:rPr>
          <w:rFonts w:ascii="TH SarabunPSK" w:hAnsi="TH SarabunPSK" w:cs="TH SarabunPSK"/>
        </w:rPr>
      </w:pPr>
    </w:p>
    <w:p w14:paraId="1D5E98DC" w14:textId="45C8925C" w:rsidR="00FF09CB" w:rsidRPr="009F59E1" w:rsidRDefault="00FF09CB" w:rsidP="00FF09CB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70A9F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70A9F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แสดงข้อมูลของการทดสอบที่อยู่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70A9F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747"/>
        <w:gridCol w:w="3838"/>
        <w:gridCol w:w="2340"/>
        <w:gridCol w:w="2430"/>
      </w:tblGrid>
      <w:tr w:rsidR="007A07E1" w:rsidRPr="009F59E1" w14:paraId="0FE09412" w14:textId="77777777" w:rsidTr="00F5461B">
        <w:tc>
          <w:tcPr>
            <w:tcW w:w="747" w:type="dxa"/>
            <w:shd w:val="clear" w:color="auto" w:fill="D0CECE" w:themeFill="background2" w:themeFillShade="E6"/>
            <w:vAlign w:val="center"/>
          </w:tcPr>
          <w:p w14:paraId="745BB42A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3838" w:type="dxa"/>
            <w:shd w:val="clear" w:color="auto" w:fill="D0CECE" w:themeFill="background2" w:themeFillShade="E6"/>
            <w:vAlign w:val="center"/>
          </w:tcPr>
          <w:p w14:paraId="7D1BAA10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Class</w:t>
            </w:r>
          </w:p>
        </w:tc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29581CED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2430" w:type="dxa"/>
            <w:shd w:val="clear" w:color="auto" w:fill="D0CECE" w:themeFill="background2" w:themeFillShade="E6"/>
            <w:vAlign w:val="center"/>
          </w:tcPr>
          <w:p w14:paraId="345A8657" w14:textId="77777777" w:rsidR="007A07E1" w:rsidRPr="009F59E1" w:rsidRDefault="007A07E1" w:rsidP="00F5461B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</w:tr>
      <w:tr w:rsidR="007A07E1" w:rsidRPr="009F59E1" w14:paraId="2E897945" w14:textId="77777777" w:rsidTr="00F5461B">
        <w:tc>
          <w:tcPr>
            <w:tcW w:w="747" w:type="dxa"/>
            <w:vAlign w:val="center"/>
          </w:tcPr>
          <w:p w14:paraId="359D2F8F" w14:textId="7EB673F3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128</w:t>
            </w:r>
          </w:p>
        </w:tc>
        <w:tc>
          <w:tcPr>
            <w:tcW w:w="3838" w:type="dxa"/>
            <w:vAlign w:val="center"/>
          </w:tcPr>
          <w:p w14:paraId="6A36638D" w14:textId="1B96E878" w:rsidR="007A07E1" w:rsidRPr="009F59E1" w:rsidRDefault="007A07E1" w:rsidP="007A07E1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56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ประกอบด้วยตัวอักษรภาษาอังกฤษ ภาษาไทย ตัวเลขอารบิก และตัวอักขระพิเศษ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2340" w:type="dxa"/>
            <w:vAlign w:val="center"/>
          </w:tcPr>
          <w:p w14:paraId="439619EC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90 </w:t>
            </w:r>
            <w:r w:rsidRPr="009F59E1">
              <w:rPr>
                <w:rFonts w:ascii="TH SarabunPSK" w:hAnsi="TH SarabunPSK" w:cs="TH SarabunPSK" w:hint="cs"/>
                <w:cs/>
              </w:rPr>
              <w:t>ซ</w:t>
            </w:r>
            <w:r w:rsidRPr="009F59E1">
              <w:rPr>
                <w:rFonts w:ascii="TH SarabunPSK" w:hAnsi="TH SarabunPSK" w:cs="TH SarabunPSK" w:hint="cs"/>
              </w:rPr>
              <w:t xml:space="preserve">.30 </w:t>
            </w:r>
            <w:r w:rsidRPr="009F59E1">
              <w:rPr>
                <w:rFonts w:ascii="TH SarabunPSK" w:hAnsi="TH SarabunPSK" w:cs="TH SarabunPSK" w:hint="cs"/>
                <w:cs/>
              </w:rPr>
              <w:t>ถ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 w:rsidRPr="009F59E1">
              <w:rPr>
                <w:rFonts w:ascii="TH SarabunPSK" w:hAnsi="TH SarabunPSK" w:cs="TH SarabunPSK" w:hint="cs"/>
                <w:cs/>
              </w:rPr>
              <w:t>ราษฎร์อุทิศ</w:t>
            </w:r>
          </w:p>
        </w:tc>
        <w:tc>
          <w:tcPr>
            <w:tcW w:w="2430" w:type="dxa"/>
            <w:vAlign w:val="center"/>
          </w:tcPr>
          <w:p w14:paraId="706D5CAE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7A07E1" w:rsidRPr="009F59E1" w14:paraId="46242B2E" w14:textId="77777777" w:rsidTr="00F5461B">
        <w:tc>
          <w:tcPr>
            <w:tcW w:w="747" w:type="dxa"/>
            <w:vAlign w:val="center"/>
          </w:tcPr>
          <w:p w14:paraId="6AFE21DB" w14:textId="255F58D9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129</w:t>
            </w:r>
          </w:p>
        </w:tc>
        <w:tc>
          <w:tcPr>
            <w:tcW w:w="3838" w:type="dxa"/>
            <w:vAlign w:val="center"/>
          </w:tcPr>
          <w:p w14:paraId="3265CDF0" w14:textId="656DE2F8" w:rsidR="007A07E1" w:rsidRPr="009F59E1" w:rsidRDefault="007A07E1" w:rsidP="007A07E1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/>
              </w:rPr>
              <w:t>56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ประกอบด้วยตัวอักษรภาษาอังกฤษ ภาษาไทย ตัวเลขอารบิก และตัวอักขระพิเศษ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2340" w:type="dxa"/>
            <w:vAlign w:val="center"/>
          </w:tcPr>
          <w:p w14:paraId="069A41F0" w14:textId="77777777" w:rsidR="007A07E1" w:rsidRPr="009F59E1" w:rsidRDefault="007A07E1" w:rsidP="007A07E1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90/3 Ratu-tid Rd.</w:t>
            </w:r>
          </w:p>
        </w:tc>
        <w:tc>
          <w:tcPr>
            <w:tcW w:w="2430" w:type="dxa"/>
            <w:vAlign w:val="center"/>
          </w:tcPr>
          <w:p w14:paraId="66E04E2E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7A07E1" w:rsidRPr="009F59E1" w14:paraId="6799DF2C" w14:textId="77777777" w:rsidTr="00F5461B">
        <w:tc>
          <w:tcPr>
            <w:tcW w:w="747" w:type="dxa"/>
            <w:vAlign w:val="center"/>
          </w:tcPr>
          <w:p w14:paraId="74994FD6" w14:textId="2910D288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130</w:t>
            </w:r>
          </w:p>
        </w:tc>
        <w:tc>
          <w:tcPr>
            <w:tcW w:w="3838" w:type="dxa"/>
            <w:vAlign w:val="center"/>
          </w:tcPr>
          <w:p w14:paraId="3898B390" w14:textId="107DD26C" w:rsidR="007A07E1" w:rsidRPr="009F59E1" w:rsidRDefault="007A07E1" w:rsidP="007A07E1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637A16">
              <w:rPr>
                <w:rFonts w:ascii="TH SarabunPSK" w:hAnsi="TH SarabunPSK" w:cs="TH SarabunPSK"/>
                <w:lang w:bidi="th-TH"/>
              </w:rPr>
              <w:t>56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ประกอบด้วยตัวอักขระพิเศษที่ไม่ใช่ / </w:t>
            </w:r>
            <w:r w:rsidRPr="009F59E1">
              <w:rPr>
                <w:rFonts w:ascii="TH SarabunPSK" w:hAnsi="TH SarabunPSK" w:cs="TH SarabunPSK" w:hint="cs"/>
              </w:rPr>
              <w:t xml:space="preserve">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2340" w:type="dxa"/>
            <w:vAlign w:val="center"/>
          </w:tcPr>
          <w:p w14:paraId="552D67AA" w14:textId="77777777" w:rsidR="007A07E1" w:rsidRPr="00F524DB" w:rsidRDefault="007A07E1" w:rsidP="007A07E1">
            <w:pPr>
              <w:rPr>
                <w:rFonts w:ascii="TH SarabunPSK" w:hAnsi="TH SarabunPSK" w:cs="TH SarabunPSK"/>
                <w:color w:val="FF0000"/>
              </w:rPr>
            </w:pPr>
            <w:r w:rsidRPr="00F524DB">
              <w:rPr>
                <w:rFonts w:ascii="TH SarabunPSK" w:hAnsi="TH SarabunPSK" w:cs="TH SarabunPSK" w:hint="cs"/>
                <w:color w:val="FF0000"/>
              </w:rPr>
              <w:t xml:space="preserve">90 </w:t>
            </w:r>
            <w:r w:rsidRPr="00F524DB">
              <w:rPr>
                <w:rFonts w:ascii="TH SarabunPSK" w:hAnsi="TH SarabunPSK" w:cs="TH SarabunPSK" w:hint="cs"/>
                <w:color w:val="FF0000"/>
                <w:cs/>
              </w:rPr>
              <w:t>ซ</w:t>
            </w:r>
            <w:r w:rsidRPr="00F524DB">
              <w:rPr>
                <w:rFonts w:ascii="TH SarabunPSK" w:hAnsi="TH SarabunPSK" w:cs="TH SarabunPSK" w:hint="cs"/>
                <w:color w:val="FF0000"/>
              </w:rPr>
              <w:t xml:space="preserve">.30 </w:t>
            </w:r>
            <w:r w:rsidRPr="00F524DB">
              <w:rPr>
                <w:rFonts w:ascii="TH SarabunPSK" w:hAnsi="TH SarabunPSK" w:cs="TH SarabunPSK" w:hint="cs"/>
                <w:color w:val="FF0000"/>
                <w:cs/>
              </w:rPr>
              <w:t>ถ</w:t>
            </w:r>
            <w:r w:rsidRPr="00F524DB">
              <w:rPr>
                <w:rFonts w:ascii="TH SarabunPSK" w:hAnsi="TH SarabunPSK" w:cs="TH SarabunPSK" w:hint="cs"/>
                <w:color w:val="FF0000"/>
              </w:rPr>
              <w:t>.</w:t>
            </w:r>
            <w:r w:rsidRPr="00F524DB">
              <w:rPr>
                <w:rFonts w:ascii="TH SarabunPSK" w:hAnsi="TH SarabunPSK" w:cs="TH SarabunPSK" w:hint="cs"/>
                <w:color w:val="FF0000"/>
                <w:cs/>
              </w:rPr>
              <w:t>ราษฎร์อุทิศ</w:t>
            </w:r>
            <w:r w:rsidRPr="00F524DB">
              <w:rPr>
                <w:rFonts w:ascii="TH SarabunPSK" w:hAnsi="TH SarabunPSK" w:cs="TH SarabunPSK" w:hint="cs"/>
                <w:color w:val="FF0000"/>
              </w:rPr>
              <w:t>@!#$</w:t>
            </w:r>
          </w:p>
        </w:tc>
        <w:tc>
          <w:tcPr>
            <w:tcW w:w="2430" w:type="dxa"/>
            <w:vAlign w:val="center"/>
          </w:tcPr>
          <w:p w14:paraId="49EEC21E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รูปแบบที่อยู่ไม่ถูกต้องกรุณากรอกที่อยู่อีกครั้ง</w:t>
            </w:r>
          </w:p>
        </w:tc>
      </w:tr>
      <w:tr w:rsidR="007A07E1" w:rsidRPr="009F59E1" w14:paraId="694C3C72" w14:textId="77777777" w:rsidTr="00F5461B">
        <w:tc>
          <w:tcPr>
            <w:tcW w:w="747" w:type="dxa"/>
            <w:vAlign w:val="center"/>
          </w:tcPr>
          <w:p w14:paraId="151398DE" w14:textId="4F9FE069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131</w:t>
            </w:r>
          </w:p>
        </w:tc>
        <w:tc>
          <w:tcPr>
            <w:tcW w:w="3838" w:type="dxa"/>
            <w:vAlign w:val="center"/>
          </w:tcPr>
          <w:p w14:paraId="2BDC361F" w14:textId="069E1992" w:rsidR="007A07E1" w:rsidRPr="009F59E1" w:rsidRDefault="007A07E1" w:rsidP="007A07E1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637A16">
              <w:rPr>
                <w:rFonts w:ascii="TH SarabunPSK" w:hAnsi="TH SarabunPSK" w:cs="TH SarabunPSK"/>
                <w:lang w:bidi="th-TH"/>
              </w:rPr>
              <w:t>39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/>
              </w:rPr>
              <w:t>–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มีจำนวนตัวอักษร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10 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3A1502F4" w14:textId="77777777" w:rsidR="007A07E1" w:rsidRPr="00F524DB" w:rsidRDefault="007A07E1" w:rsidP="007A07E1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FE1046">
              <w:rPr>
                <w:rFonts w:ascii="TH SarabunPSK" w:hAnsi="TH SarabunPSK" w:cs="TH SarabunPSK"/>
                <w:cs/>
                <w:lang w:bidi="th-TH"/>
              </w:rPr>
              <w:t>2 สุราษฎร์</w:t>
            </w:r>
          </w:p>
        </w:tc>
        <w:tc>
          <w:tcPr>
            <w:tcW w:w="2430" w:type="dxa"/>
            <w:vAlign w:val="center"/>
          </w:tcPr>
          <w:p w14:paraId="531F0D40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7A07E1" w:rsidRPr="009F59E1" w14:paraId="0447D861" w14:textId="77777777" w:rsidTr="00F5461B">
        <w:tc>
          <w:tcPr>
            <w:tcW w:w="747" w:type="dxa"/>
            <w:vAlign w:val="center"/>
          </w:tcPr>
          <w:p w14:paraId="2CB7C658" w14:textId="5B002915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132</w:t>
            </w:r>
          </w:p>
        </w:tc>
        <w:tc>
          <w:tcPr>
            <w:tcW w:w="3838" w:type="dxa"/>
            <w:vAlign w:val="center"/>
          </w:tcPr>
          <w:p w14:paraId="2140EB26" w14:textId="6F09279A" w:rsidR="007A07E1" w:rsidRPr="009F59E1" w:rsidRDefault="007A07E1" w:rsidP="007A07E1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="00637A16">
              <w:rPr>
                <w:rFonts w:ascii="TH SarabunPSK" w:hAnsi="TH SarabunPSK" w:cs="TH SarabunPSK"/>
                <w:lang w:bidi="th-TH"/>
              </w:rPr>
              <w:t>40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5289C7BA" w14:textId="77777777" w:rsidR="007A07E1" w:rsidRPr="00FE1046" w:rsidRDefault="007A07E1" w:rsidP="007A07E1">
            <w:pPr>
              <w:rPr>
                <w:rFonts w:ascii="TH SarabunPSK" w:hAnsi="TH SarabunPSK" w:cs="TH SarabunPSK"/>
              </w:rPr>
            </w:pPr>
            <w:r w:rsidRPr="00FE1046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 w:rsidRPr="00FE1046">
              <w:rPr>
                <w:rFonts w:ascii="TH SarabunPSK" w:hAnsi="TH SarabunPSK" w:cs="TH SarabunPSK"/>
              </w:rPr>
              <w:t xml:space="preserve"> </w:t>
            </w:r>
            <w:r w:rsidRPr="00FE1046">
              <w:rPr>
                <w:rFonts w:ascii="TH SarabunPSK" w:hAnsi="TH SarabunPSK" w:cs="TH SarabunPSK"/>
                <w:cs/>
                <w:lang w:bidi="th-TH"/>
              </w:rPr>
              <w:t>สุราษฎร์</w:t>
            </w:r>
          </w:p>
        </w:tc>
        <w:tc>
          <w:tcPr>
            <w:tcW w:w="2430" w:type="dxa"/>
            <w:vAlign w:val="center"/>
          </w:tcPr>
          <w:p w14:paraId="0AC009E2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7A07E1" w:rsidRPr="009F59E1" w14:paraId="4BA091C6" w14:textId="77777777" w:rsidTr="00F5461B">
        <w:tc>
          <w:tcPr>
            <w:tcW w:w="747" w:type="dxa"/>
            <w:vAlign w:val="center"/>
          </w:tcPr>
          <w:p w14:paraId="5344BA55" w14:textId="5463C4C3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133</w:t>
            </w:r>
          </w:p>
        </w:tc>
        <w:tc>
          <w:tcPr>
            <w:tcW w:w="3838" w:type="dxa"/>
            <w:vAlign w:val="center"/>
          </w:tcPr>
          <w:p w14:paraId="0EAD3875" w14:textId="79473FBE" w:rsidR="007A07E1" w:rsidRPr="009A6144" w:rsidRDefault="007A07E1" w:rsidP="007A07E1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="00637A16">
              <w:rPr>
                <w:rFonts w:ascii="TH SarabunPSK" w:hAnsi="TH SarabunPSK" w:cs="TH SarabunPSK"/>
                <w:lang w:bidi="th-TH"/>
              </w:rPr>
              <w:t>41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254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265B915C" w14:textId="77777777" w:rsidR="007A07E1" w:rsidRPr="005F0F91" w:rsidRDefault="007A07E1" w:rsidP="007A07E1">
            <w:pPr>
              <w:rPr>
                <w:rFonts w:ascii="TH SarabunPSK" w:hAnsi="TH SarabunPSK" w:cs="TH SarabunPSK"/>
              </w:rPr>
            </w:pP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>ตำ</w:t>
            </w:r>
          </w:p>
        </w:tc>
        <w:tc>
          <w:tcPr>
            <w:tcW w:w="2430" w:type="dxa"/>
            <w:vAlign w:val="center"/>
          </w:tcPr>
          <w:p w14:paraId="21E43A62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7A07E1" w:rsidRPr="009F59E1" w14:paraId="2F7921B0" w14:textId="77777777" w:rsidTr="00F5461B">
        <w:tc>
          <w:tcPr>
            <w:tcW w:w="747" w:type="dxa"/>
            <w:vAlign w:val="center"/>
          </w:tcPr>
          <w:p w14:paraId="6A054067" w14:textId="70DE60D1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134</w:t>
            </w:r>
          </w:p>
        </w:tc>
        <w:tc>
          <w:tcPr>
            <w:tcW w:w="3838" w:type="dxa"/>
            <w:vAlign w:val="center"/>
          </w:tcPr>
          <w:p w14:paraId="6684A9B3" w14:textId="7BD864C1" w:rsidR="007A07E1" w:rsidRPr="009A6144" w:rsidRDefault="007A07E1" w:rsidP="007A07E1">
            <w:pPr>
              <w:rPr>
                <w:rFonts w:ascii="TH SarabunPSK" w:hAnsi="TH SarabunPSK" w:cs="TH SarabunPSK"/>
                <w:lang w:bidi="th-TH"/>
              </w:rPr>
            </w:pP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="00637A16">
              <w:rPr>
                <w:rFonts w:ascii="TH SarabunPSK" w:hAnsi="TH SarabunPSK" w:cs="TH SarabunPSK"/>
                <w:lang w:bidi="th-TH"/>
              </w:rPr>
              <w:t>42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255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0A6F22A7" w14:textId="77777777" w:rsidR="007A07E1" w:rsidRPr="005F0F91" w:rsidRDefault="007A07E1" w:rsidP="007A07E1">
            <w:pPr>
              <w:rPr>
                <w:rFonts w:ascii="TH SarabunPSK" w:hAnsi="TH SarabunPSK" w:cs="TH SarabunPSK"/>
              </w:rPr>
            </w:pP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</w:rPr>
              <w:t xml:space="preserve">79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</w:rPr>
              <w:t xml:space="preserve">1 </w:t>
            </w:r>
            <w:r w:rsidRPr="005F0F91">
              <w:rPr>
                <w:rFonts w:ascii="TH SarabunPSK" w:hAnsi="TH SarabunPSK" w:cs="TH SarabunPSK"/>
                <w:cs/>
                <w:lang w:bidi="th-TH"/>
              </w:rPr>
              <w:t>ตำ</w:t>
            </w:r>
            <w:r w:rsidRPr="005F0F91">
              <w:rPr>
                <w:rFonts w:ascii="TH SarabunPSK" w:hAnsi="TH SarabunPSK" w:cs="TH SarabunPSK" w:hint="cs"/>
                <w:cs/>
                <w:lang w:bidi="th-TH"/>
              </w:rPr>
              <w:t>บ</w:t>
            </w:r>
          </w:p>
        </w:tc>
        <w:tc>
          <w:tcPr>
            <w:tcW w:w="2430" w:type="dxa"/>
            <w:vAlign w:val="center"/>
          </w:tcPr>
          <w:p w14:paraId="64912659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สมัครสมาชิกสำเร็จ</w:t>
            </w:r>
          </w:p>
        </w:tc>
      </w:tr>
      <w:tr w:rsidR="007A07E1" w:rsidRPr="009F59E1" w14:paraId="26477578" w14:textId="77777777" w:rsidTr="00F5461B">
        <w:tc>
          <w:tcPr>
            <w:tcW w:w="747" w:type="dxa"/>
            <w:vAlign w:val="center"/>
          </w:tcPr>
          <w:p w14:paraId="550E325B" w14:textId="1EE2654A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135</w:t>
            </w:r>
          </w:p>
        </w:tc>
        <w:tc>
          <w:tcPr>
            <w:tcW w:w="3838" w:type="dxa"/>
            <w:vAlign w:val="center"/>
          </w:tcPr>
          <w:p w14:paraId="1CAEA999" w14:textId="3CB5C2A8" w:rsidR="007A07E1" w:rsidRPr="009A6144" w:rsidRDefault="007A07E1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="00637A16">
              <w:rPr>
                <w:rFonts w:ascii="TH SarabunPSK" w:hAnsi="TH SarabunPSK" w:cs="TH SarabunPSK"/>
                <w:lang w:bidi="th-TH"/>
              </w:rPr>
              <w:t>23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73AD1291" w14:textId="77777777" w:rsidR="007A07E1" w:rsidRPr="005F0F91" w:rsidRDefault="007A07E1" w:rsidP="007A07E1">
            <w:pPr>
              <w:rPr>
                <w:rFonts w:ascii="TH SarabunPSK" w:hAnsi="TH SarabunPSK" w:cs="TH SarabunPSK"/>
                <w:color w:val="FF0000"/>
              </w:rPr>
            </w:pP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>บ้านทำเนี</w:t>
            </w:r>
          </w:p>
        </w:tc>
        <w:tc>
          <w:tcPr>
            <w:tcW w:w="2430" w:type="dxa"/>
            <w:vAlign w:val="center"/>
          </w:tcPr>
          <w:p w14:paraId="51AE4986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รูปแบบที่อยู่ไม่ถูกต้องกรุณากรอกที่อยู่อีกครั้ง</w:t>
            </w:r>
          </w:p>
        </w:tc>
      </w:tr>
      <w:tr w:rsidR="007A07E1" w:rsidRPr="009F59E1" w14:paraId="6A205EB3" w14:textId="77777777" w:rsidTr="00F5461B">
        <w:tc>
          <w:tcPr>
            <w:tcW w:w="747" w:type="dxa"/>
            <w:vAlign w:val="center"/>
          </w:tcPr>
          <w:p w14:paraId="1E7243A1" w14:textId="3462C894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136</w:t>
            </w:r>
          </w:p>
        </w:tc>
        <w:tc>
          <w:tcPr>
            <w:tcW w:w="3838" w:type="dxa"/>
            <w:vAlign w:val="center"/>
          </w:tcPr>
          <w:p w14:paraId="20993276" w14:textId="7BFCB07B" w:rsidR="007A07E1" w:rsidRDefault="007A07E1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9A6144">
              <w:rPr>
                <w:rFonts w:ascii="TH SarabunPSK" w:hAnsi="TH SarabunPSK" w:cs="TH SarabunPSK"/>
                <w:lang w:bidi="th-TH"/>
              </w:rPr>
              <w:t>VB</w:t>
            </w:r>
            <w:r w:rsidR="00637A16">
              <w:rPr>
                <w:rFonts w:ascii="TH SarabunPSK" w:hAnsi="TH SarabunPSK" w:cs="TH SarabunPSK"/>
                <w:lang w:bidi="th-TH"/>
              </w:rPr>
              <w:t>24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 xml:space="preserve"> – มีจำนวนตัวอักษร </w:t>
            </w:r>
            <w:r>
              <w:rPr>
                <w:rFonts w:ascii="TH SarabunPSK" w:hAnsi="TH SarabunPSK" w:cs="TH SarabunPSK"/>
                <w:lang w:bidi="th-TH"/>
              </w:rPr>
              <w:t>256</w:t>
            </w:r>
            <w:r w:rsidRPr="009A614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0" w:type="dxa"/>
            <w:vAlign w:val="center"/>
          </w:tcPr>
          <w:p w14:paraId="30318A79" w14:textId="77777777" w:rsidR="007A07E1" w:rsidRPr="005F0F91" w:rsidRDefault="007A07E1" w:rsidP="007A07E1">
            <w:pPr>
              <w:rPr>
                <w:rFonts w:ascii="TH SarabunPSK" w:hAnsi="TH SarabunPSK" w:cs="TH SarabunPSK"/>
                <w:color w:val="FF0000"/>
              </w:rPr>
            </w:pP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บ้านเลขที่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79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1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79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1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79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1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ตำบลบ้านทำเนียบ อำเภอคีรีรัฐนิคม จังหวัดสุราษฎร์ธานีบ้านเลขที่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79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หมู่ที่ </w:t>
            </w:r>
            <w:r w:rsidRPr="005F0F91">
              <w:rPr>
                <w:rFonts w:ascii="TH SarabunPSK" w:hAnsi="TH SarabunPSK" w:cs="TH SarabunPSK"/>
                <w:color w:val="FF0000"/>
              </w:rPr>
              <w:t xml:space="preserve">1 </w:t>
            </w:r>
            <w:r w:rsidRPr="005F0F91">
              <w:rPr>
                <w:rFonts w:ascii="TH SarabunPSK" w:hAnsi="TH SarabunPSK" w:cs="TH SarabunPSK"/>
                <w:color w:val="FF0000"/>
                <w:cs/>
                <w:lang w:bidi="th-TH"/>
              </w:rPr>
              <w:t>ตำ</w:t>
            </w:r>
            <w:r w:rsidRPr="005F0F91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บล</w:t>
            </w:r>
          </w:p>
        </w:tc>
        <w:tc>
          <w:tcPr>
            <w:tcW w:w="2430" w:type="dxa"/>
            <w:vAlign w:val="center"/>
          </w:tcPr>
          <w:p w14:paraId="779A00DF" w14:textId="77777777" w:rsidR="007A07E1" w:rsidRPr="009F59E1" w:rsidRDefault="007A07E1" w:rsidP="007A07E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รูปแบบที่อยู่ไม่ถูกต้องกรุณากรอกที่อยู่อีกครั้ง</w:t>
            </w:r>
          </w:p>
        </w:tc>
      </w:tr>
      <w:tr w:rsidR="007A07E1" w:rsidRPr="009F59E1" w14:paraId="6454C954" w14:textId="77777777" w:rsidTr="00F5461B">
        <w:tc>
          <w:tcPr>
            <w:tcW w:w="747" w:type="dxa"/>
            <w:vAlign w:val="center"/>
          </w:tcPr>
          <w:p w14:paraId="76DDE43F" w14:textId="2F3164BE" w:rsidR="007A07E1" w:rsidRPr="009F59E1" w:rsidRDefault="00637A16" w:rsidP="007A07E1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137</w:t>
            </w:r>
          </w:p>
        </w:tc>
        <w:tc>
          <w:tcPr>
            <w:tcW w:w="3838" w:type="dxa"/>
            <w:vAlign w:val="center"/>
          </w:tcPr>
          <w:p w14:paraId="398A4251" w14:textId="4EBCCFDE" w:rsidR="007A07E1" w:rsidRPr="009F59E1" w:rsidRDefault="007A07E1" w:rsidP="007A07E1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637A16">
              <w:rPr>
                <w:rFonts w:ascii="TH SarabunPSK" w:hAnsi="TH SarabunPSK" w:cs="TH SarabunPSK"/>
                <w:lang w:bidi="th-TH"/>
              </w:rPr>
              <w:t>59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2340" w:type="dxa"/>
            <w:shd w:val="clear" w:color="auto" w:fill="FFFF00"/>
            <w:vAlign w:val="center"/>
          </w:tcPr>
          <w:p w14:paraId="081EF9F7" w14:textId="77777777" w:rsidR="007A07E1" w:rsidRPr="009F59E1" w:rsidRDefault="007A07E1" w:rsidP="007A07E1">
            <w:pPr>
              <w:rPr>
                <w:rFonts w:ascii="TH SarabunPSK" w:hAnsi="TH SarabunPSK" w:cs="TH SarabunPSK"/>
              </w:rPr>
            </w:pPr>
          </w:p>
        </w:tc>
        <w:tc>
          <w:tcPr>
            <w:tcW w:w="2430" w:type="dxa"/>
            <w:vAlign w:val="center"/>
          </w:tcPr>
          <w:p w14:paraId="276838B9" w14:textId="77777777" w:rsidR="007A07E1" w:rsidRPr="009F59E1" w:rsidRDefault="007A07E1" w:rsidP="007A07E1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กรุณากรอกที่อยู่</w:t>
            </w:r>
          </w:p>
        </w:tc>
      </w:tr>
    </w:tbl>
    <w:p w14:paraId="23BC773B" w14:textId="36D2F47E" w:rsidR="007A07E1" w:rsidRDefault="007A07E1" w:rsidP="007A07E1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637A16">
        <w:rPr>
          <w:rFonts w:ascii="TH SarabunPSK" w:hAnsi="TH SarabunPSK" w:cs="TH SarabunPSK"/>
          <w:lang w:bidi="th-TH"/>
        </w:rPr>
        <w:t>57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="00637A16">
        <w:rPr>
          <w:rFonts w:ascii="TH SarabunPSK" w:hAnsi="TH SarabunPSK" w:cs="TH SarabunPSK"/>
          <w:lang w:bidi="th-TH"/>
        </w:rPr>
        <w:t>5</w:t>
      </w:r>
      <w:r>
        <w:rPr>
          <w:rFonts w:ascii="TH SarabunPSK" w:hAnsi="TH SarabunPSK" w:cs="TH SarabunPSK" w:hint="cs"/>
          <w:cs/>
          <w:lang w:bidi="th-TH"/>
        </w:rPr>
        <w:t xml:space="preserve">8 </w:t>
      </w:r>
      <w:r w:rsidRPr="009F59E1">
        <w:rPr>
          <w:rFonts w:ascii="TH SarabunPSK" w:hAnsi="TH SarabunPSK" w:cs="TH SarabunPSK" w:hint="cs"/>
        </w:rPr>
        <w:t>VEc</w:t>
      </w:r>
      <w:r w:rsidR="00637A16">
        <w:rPr>
          <w:rFonts w:ascii="TH SarabunPSK" w:hAnsi="TH SarabunPSK" w:cs="TH SarabunPSK"/>
          <w:lang w:bidi="th-TH"/>
        </w:rPr>
        <w:t>5</w:t>
      </w:r>
      <w:r>
        <w:rPr>
          <w:rFonts w:ascii="TH SarabunPSK" w:hAnsi="TH SarabunPSK" w:cs="TH SarabunPSK" w:hint="cs"/>
          <w:cs/>
          <w:lang w:bidi="th-TH"/>
        </w:rPr>
        <w:t>9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637A16">
        <w:rPr>
          <w:rFonts w:ascii="TH SarabunPSK" w:hAnsi="TH SarabunPSK" w:cs="TH SarabunPSK"/>
          <w:lang w:bidi="th-TH"/>
        </w:rPr>
        <w:t>128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</w:rPr>
        <w:t>IVEc</w:t>
      </w:r>
      <w:r w:rsidR="00637A16">
        <w:rPr>
          <w:rFonts w:ascii="TH SarabunPSK" w:hAnsi="TH SarabunPSK" w:cs="TH SarabunPSK"/>
          <w:lang w:bidi="th-TH"/>
        </w:rPr>
        <w:t>58</w:t>
      </w:r>
      <w:r w:rsidRPr="009F59E1">
        <w:rPr>
          <w:rFonts w:ascii="TH SarabunPSK" w:hAnsi="TH SarabunPSK" w:cs="TH SarabunPSK" w:hint="cs"/>
        </w:rPr>
        <w:t>.1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="00637A16">
        <w:rPr>
          <w:rFonts w:ascii="TH SarabunPSK" w:hAnsi="TH SarabunPSK" w:cs="TH SarabunPSK"/>
          <w:lang w:bidi="th-TH"/>
        </w:rPr>
        <w:t>135</w:t>
      </w:r>
      <w:r>
        <w:rPr>
          <w:rFonts w:ascii="TH SarabunPSK" w:hAnsi="TH SarabunPSK" w:cs="TH SarabunPSK" w:hint="cs"/>
          <w:cs/>
          <w:lang w:bidi="th-TH"/>
        </w:rPr>
        <w:t xml:space="preserve"> และ </w:t>
      </w:r>
      <w:r w:rsidRPr="009F59E1">
        <w:rPr>
          <w:rFonts w:ascii="TH SarabunPSK" w:hAnsi="TH SarabunPSK" w:cs="TH SarabunPSK" w:hint="cs"/>
        </w:rPr>
        <w:t>IVEc</w:t>
      </w:r>
      <w:r w:rsidR="00637A16">
        <w:rPr>
          <w:rFonts w:ascii="TH SarabunPSK" w:hAnsi="TH SarabunPSK" w:cs="TH SarabunPSK"/>
          <w:lang w:bidi="th-TH"/>
        </w:rPr>
        <w:t>5</w:t>
      </w:r>
      <w:r>
        <w:rPr>
          <w:rFonts w:ascii="TH SarabunPSK" w:hAnsi="TH SarabunPSK" w:cs="TH SarabunPSK"/>
          <w:lang w:bidi="th-TH"/>
        </w:rPr>
        <w:t>8</w:t>
      </w:r>
      <w:r w:rsidRPr="009F59E1">
        <w:rPr>
          <w:rFonts w:ascii="TH SarabunPSK" w:hAnsi="TH SarabunPSK" w:cs="TH SarabunPSK" w:hint="cs"/>
        </w:rPr>
        <w:t>.</w:t>
      </w:r>
      <w:r>
        <w:rPr>
          <w:rFonts w:ascii="TH SarabunPSK" w:hAnsi="TH SarabunPSK" w:cs="TH SarabunPSK" w:hint="cs"/>
          <w:cs/>
          <w:lang w:bidi="th-TH"/>
        </w:rPr>
        <w:t xml:space="preserve">2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>ที่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="00637A16">
        <w:rPr>
          <w:rFonts w:ascii="TH SarabunPSK" w:hAnsi="TH SarabunPSK" w:cs="TH SarabunPSK"/>
          <w:lang w:bidi="th-TH"/>
        </w:rPr>
        <w:t>136</w:t>
      </w:r>
    </w:p>
    <w:p w14:paraId="3128DD1C" w14:textId="2928759F" w:rsidR="003B33E1" w:rsidRPr="009F59E1" w:rsidRDefault="003B33E1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10352DEE" w14:textId="632FBCC7" w:rsidR="004B30C9" w:rsidRPr="009F59E1" w:rsidRDefault="004B30C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396A1CC6" w14:textId="36DEA2C9" w:rsidR="004B30C9" w:rsidRPr="009F59E1" w:rsidRDefault="004B30C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1617BE1B" w14:textId="27E4D76B" w:rsidR="004B30C9" w:rsidRPr="009F59E1" w:rsidRDefault="004B30C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1128F3E6" w14:textId="6B2171BA" w:rsidR="004B30C9" w:rsidRPr="009F59E1" w:rsidRDefault="004B30C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7D14EF18" w14:textId="272555BE" w:rsidR="004B30C9" w:rsidRPr="009F59E1" w:rsidRDefault="004B30C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5E5734C3" w14:textId="528FF567" w:rsidR="004B30C9" w:rsidRPr="009F59E1" w:rsidRDefault="004B30C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77C66514" w14:textId="1036D280" w:rsidR="004B30C9" w:rsidRDefault="004B30C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22363797" w14:textId="14FF7373" w:rsidR="007A07E1" w:rsidRDefault="007A07E1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26FCC338" w14:textId="49D9F6E9" w:rsidR="007A07E1" w:rsidRDefault="007A07E1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49E231FE" w14:textId="05A4C5F4" w:rsidR="007A07E1" w:rsidRDefault="007A07E1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1D4ACB9A" w14:textId="5971A1FE" w:rsidR="007A07E1" w:rsidRDefault="007A07E1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77607F50" w14:textId="4C010B6F" w:rsidR="007A07E1" w:rsidRDefault="007A07E1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5F208667" w14:textId="77777777" w:rsidR="007A07E1" w:rsidRPr="009F59E1" w:rsidRDefault="007A07E1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5827ABEF" w14:textId="1FDC9F10" w:rsidR="003B33E1" w:rsidRPr="009F59E1" w:rsidRDefault="003B33E1" w:rsidP="003B33E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04] </w:t>
      </w:r>
      <w:r w:rsidRPr="009F59E1">
        <w:rPr>
          <w:rFonts w:ascii="TH SarabunPSK" w:hAnsi="TH SarabunPSK" w:cs="TH SarabunPSK" w:hint="cs"/>
          <w:b/>
          <w:bCs/>
        </w:rPr>
        <w:t>Add dog</w:t>
      </w:r>
    </w:p>
    <w:p w14:paraId="04FBDDE6" w14:textId="22AEEB31" w:rsidR="003B33E1" w:rsidRPr="009F59E1" w:rsidRDefault="003B33E1" w:rsidP="003B33E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7.4.1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38917157" w14:textId="77777777" w:rsidR="003B33E1" w:rsidRPr="009F59E1" w:rsidRDefault="003B33E1" w:rsidP="003B33E1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ระบบ</w:t>
      </w:r>
      <w:bookmarkStart w:id="1403" w:name="_Hlk97986460"/>
      <w:r w:rsidRPr="009F59E1">
        <w:rPr>
          <w:rFonts w:ascii="TH SarabunPSK" w:hAnsi="TH SarabunPSK" w:cs="TH SarabunPSK" w:hint="cs"/>
          <w:cs/>
          <w:lang w:bidi="th-TH"/>
        </w:rPr>
        <w:t xml:space="preserve">สำหรับสมาชิกในการเพิ่มข้อมูลของสุนัขลงไปในโปรไฟล์ของตนเอง </w:t>
      </w:r>
      <w:bookmarkEnd w:id="1403"/>
      <w:r w:rsidRPr="009F59E1">
        <w:rPr>
          <w:rFonts w:ascii="TH SarabunPSK" w:hAnsi="TH SarabunPSK" w:cs="TH SarabunPSK" w:hint="cs"/>
          <w:cs/>
          <w:lang w:bidi="th-TH"/>
        </w:rPr>
        <w:t>ประกอบไปด้วย ชื่อสุนัข</w:t>
      </w:r>
    </w:p>
    <w:p w14:paraId="5138DC55" w14:textId="77777777" w:rsidR="003B33E1" w:rsidRPr="009F59E1" w:rsidRDefault="003B33E1" w:rsidP="003B33E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(</w:t>
      </w:r>
      <w:r w:rsidRPr="009F59E1">
        <w:rPr>
          <w:rFonts w:ascii="TH SarabunPSK" w:hAnsi="TH SarabunPSK" w:cs="TH SarabunPSK" w:hint="cs"/>
        </w:rPr>
        <w:t xml:space="preserve">dogName) </w:t>
      </w:r>
      <w:r w:rsidRPr="009F59E1">
        <w:rPr>
          <w:rFonts w:ascii="TH SarabunPSK" w:hAnsi="TH SarabunPSK" w:cs="TH SarabunPSK" w:hint="cs"/>
          <w:cs/>
          <w:lang w:bidi="th-TH"/>
        </w:rPr>
        <w:t>พันธุ์ (</w:t>
      </w:r>
      <w:r w:rsidRPr="009F59E1">
        <w:rPr>
          <w:rFonts w:ascii="TH SarabunPSK" w:hAnsi="TH SarabunPSK" w:cs="TH SarabunPSK" w:hint="cs"/>
        </w:rPr>
        <w:t xml:space="preserve">breeds) </w:t>
      </w:r>
      <w:r w:rsidRPr="009F59E1">
        <w:rPr>
          <w:rFonts w:ascii="TH SarabunPSK" w:hAnsi="TH SarabunPSK" w:cs="TH SarabunPSK" w:hint="cs"/>
          <w:cs/>
          <w:lang w:bidi="th-TH"/>
        </w:rPr>
        <w:t>เพศ(</w:t>
      </w:r>
      <w:r w:rsidRPr="009F59E1">
        <w:rPr>
          <w:rFonts w:ascii="TH SarabunPSK" w:hAnsi="TH SarabunPSK" w:cs="TH SarabunPSK" w:hint="cs"/>
        </w:rPr>
        <w:t xml:space="preserve">gender) </w:t>
      </w:r>
      <w:r w:rsidRPr="009F59E1">
        <w:rPr>
          <w:rFonts w:ascii="TH SarabunPSK" w:hAnsi="TH SarabunPSK" w:cs="TH SarabunPSK" w:hint="cs"/>
          <w:cs/>
          <w:lang w:bidi="th-TH"/>
        </w:rPr>
        <w:t>วันเกิด (</w:t>
      </w:r>
      <w:r w:rsidRPr="009F59E1">
        <w:rPr>
          <w:rFonts w:ascii="TH SarabunPSK" w:hAnsi="TH SarabunPSK" w:cs="TH SarabunPSK" w:hint="cs"/>
        </w:rPr>
        <w:t xml:space="preserve">birthday) </w:t>
      </w:r>
      <w:r w:rsidRPr="009F59E1">
        <w:rPr>
          <w:rFonts w:ascii="TH SarabunPSK" w:hAnsi="TH SarabunPSK" w:cs="TH SarabunPSK" w:hint="cs"/>
          <w:cs/>
          <w:lang w:bidi="th-TH"/>
        </w:rPr>
        <w:t>สีขน (</w:t>
      </w:r>
      <w:r w:rsidRPr="009F59E1">
        <w:rPr>
          <w:rFonts w:ascii="TH SarabunPSK" w:hAnsi="TH SarabunPSK" w:cs="TH SarabunPSK" w:hint="cs"/>
        </w:rPr>
        <w:t xml:space="preserve">colorFur) </w:t>
      </w:r>
      <w:r w:rsidRPr="009F59E1">
        <w:rPr>
          <w:rFonts w:ascii="TH SarabunPSK" w:hAnsi="TH SarabunPSK" w:cs="TH SarabunPSK" w:hint="cs"/>
          <w:cs/>
          <w:lang w:bidi="th-TH"/>
        </w:rPr>
        <w:t>รูปภาพ (</w:t>
      </w:r>
      <w:r w:rsidRPr="009F59E1">
        <w:rPr>
          <w:rFonts w:ascii="TH SarabunPSK" w:hAnsi="TH SarabunPSK" w:cs="TH SarabunPSK" w:hint="cs"/>
        </w:rPr>
        <w:t xml:space="preserve">dogImg) </w:t>
      </w:r>
      <w:r w:rsidRPr="009F59E1">
        <w:rPr>
          <w:rFonts w:ascii="TH SarabunPSK" w:hAnsi="TH SarabunPSK" w:cs="TH SarabunPSK" w:hint="cs"/>
          <w:cs/>
          <w:lang w:bidi="th-TH"/>
        </w:rPr>
        <w:t>การเลี้ยงดู(</w:t>
      </w:r>
      <w:r w:rsidRPr="009F59E1">
        <w:rPr>
          <w:rFonts w:ascii="TH SarabunPSK" w:hAnsi="TH SarabunPSK" w:cs="TH SarabunPSK" w:hint="cs"/>
        </w:rPr>
        <w:t xml:space="preserve">parenting) </w:t>
      </w:r>
      <w:r w:rsidRPr="009F59E1">
        <w:rPr>
          <w:rFonts w:ascii="TH SarabunPSK" w:hAnsi="TH SarabunPSK" w:cs="TH SarabunPSK" w:hint="cs"/>
          <w:cs/>
          <w:lang w:bidi="th-TH"/>
        </w:rPr>
        <w:t>วัคซีน (</w:t>
      </w:r>
      <w:r w:rsidRPr="009F59E1">
        <w:rPr>
          <w:rFonts w:ascii="TH SarabunPSK" w:hAnsi="TH SarabunPSK" w:cs="TH SarabunPSK" w:hint="cs"/>
        </w:rPr>
        <w:t xml:space="preserve">vaccine) </w:t>
      </w:r>
      <w:r w:rsidRPr="009F59E1">
        <w:rPr>
          <w:rFonts w:ascii="TH SarabunPSK" w:hAnsi="TH SarabunPSK" w:cs="TH SarabunPSK" w:hint="cs"/>
          <w:cs/>
          <w:lang w:bidi="th-TH"/>
        </w:rPr>
        <w:t>ใบเพ็ดดีกรี (</w:t>
      </w:r>
      <w:r w:rsidRPr="009F59E1">
        <w:rPr>
          <w:rFonts w:ascii="TH SarabunPSK" w:hAnsi="TH SarabunPSK" w:cs="TH SarabunPSK" w:hint="cs"/>
        </w:rPr>
        <w:t xml:space="preserve">pedigree) </w:t>
      </w:r>
      <w:r w:rsidRPr="009F59E1">
        <w:rPr>
          <w:rFonts w:ascii="TH SarabunPSK" w:hAnsi="TH SarabunPSK" w:cs="TH SarabunPSK" w:hint="cs"/>
          <w:cs/>
          <w:lang w:bidi="th-TH"/>
        </w:rPr>
        <w:t>ข้อมูลอื่นๆ(</w:t>
      </w:r>
      <w:r w:rsidRPr="009F59E1">
        <w:rPr>
          <w:rFonts w:ascii="TH SarabunPSK" w:hAnsi="TH SarabunPSK" w:cs="TH SarabunPSK" w:hint="cs"/>
        </w:rPr>
        <w:t>other)</w:t>
      </w:r>
    </w:p>
    <w:p w14:paraId="4E3F92AB" w14:textId="21CDD553" w:rsidR="003B33E1" w:rsidRPr="009F59E1" w:rsidRDefault="003B33E1" w:rsidP="003B33E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7.4.2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77EA7E1D" w14:textId="77777777" w:rsidR="003B33E1" w:rsidRPr="009F59E1" w:rsidRDefault="003B33E1" w:rsidP="003B33E1">
      <w:pPr>
        <w:ind w:firstLine="720"/>
        <w:rPr>
          <w:ins w:id="1404" w:author="วันวิสา ประดิษฐอุกฤษฎ์" w:date="2021-10-11T19:31:00Z"/>
          <w:rFonts w:ascii="TH SarabunPSK" w:hAnsi="TH SarabunPSK" w:cs="TH SarabunPSK"/>
          <w:cs/>
        </w:rPr>
      </w:pPr>
      <w:ins w:id="140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ไม่มีการทำงานใดเกี่ยวข้องกับฟังก์ชันนี้</w:t>
        </w:r>
      </w:ins>
    </w:p>
    <w:p w14:paraId="79F51020" w14:textId="1DF37C85" w:rsidR="003B33E1" w:rsidRPr="009F59E1" w:rsidRDefault="003B33E1" w:rsidP="003B33E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7.4.3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4978838D" w14:textId="4149E05F" w:rsidR="003B33E1" w:rsidRPr="009F59E1" w:rsidRDefault="003B33E1" w:rsidP="003B33E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TC0</w:t>
      </w:r>
      <w:r w:rsidRPr="009F59E1">
        <w:rPr>
          <w:rFonts w:ascii="TH SarabunPSK" w:hAnsi="TH SarabunPSK" w:cs="TH SarabunPSK" w:hint="cs"/>
          <w:cs/>
          <w:lang w:bidi="th-TH"/>
        </w:rPr>
        <w:t>4</w:t>
      </w:r>
      <w:r w:rsidRPr="009F59E1">
        <w:rPr>
          <w:rFonts w:ascii="TH SarabunPSK" w:hAnsi="TH SarabunPSK" w:cs="TH SarabunPSK" w:hint="cs"/>
        </w:rPr>
        <w:t xml:space="preserve"> </w:t>
      </w:r>
      <w:ins w:id="140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รายละเอียดการทำงานของยูสเคส </w:t>
        </w:r>
      </w:ins>
      <w:r w:rsidRPr="009F59E1">
        <w:rPr>
          <w:rFonts w:ascii="TH SarabunPSK" w:hAnsi="TH SarabunPSK" w:cs="TH SarabunPSK" w:hint="cs"/>
        </w:rPr>
        <w:t>Add Dog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2605"/>
        <w:gridCol w:w="6390"/>
      </w:tblGrid>
      <w:tr w:rsidR="003B33E1" w:rsidRPr="009F59E1" w14:paraId="4BAA5332" w14:textId="77777777" w:rsidTr="00F5461B">
        <w:trPr>
          <w:jc w:val="center"/>
          <w:ins w:id="1407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4E86A17C" w14:textId="77777777" w:rsidR="003B33E1" w:rsidRPr="009F59E1" w:rsidRDefault="003B33E1" w:rsidP="00F5461B">
            <w:pPr>
              <w:spacing w:after="160" w:line="259" w:lineRule="auto"/>
              <w:rPr>
                <w:ins w:id="140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6390" w:type="dxa"/>
          </w:tcPr>
          <w:p w14:paraId="1DEDED03" w14:textId="77777777" w:rsidR="003B33E1" w:rsidRPr="009F59E1" w:rsidRDefault="003B33E1" w:rsidP="00F5461B">
            <w:pPr>
              <w:spacing w:after="160" w:line="259" w:lineRule="auto"/>
              <w:rPr>
                <w:ins w:id="141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แอปพลิเคชันหาคู่สุนัข</w:t>
            </w:r>
          </w:p>
        </w:tc>
      </w:tr>
      <w:tr w:rsidR="003B33E1" w:rsidRPr="009F59E1" w14:paraId="62C6D68E" w14:textId="77777777" w:rsidTr="00F5461B">
        <w:trPr>
          <w:jc w:val="center"/>
          <w:ins w:id="141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0468D76" w14:textId="77777777" w:rsidR="003B33E1" w:rsidRPr="009F59E1" w:rsidRDefault="003B33E1" w:rsidP="00F5461B">
            <w:pPr>
              <w:spacing w:after="160" w:line="259" w:lineRule="auto"/>
              <w:rPr>
                <w:ins w:id="141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6390" w:type="dxa"/>
          </w:tcPr>
          <w:p w14:paraId="0DADE214" w14:textId="77777777" w:rsidR="003B33E1" w:rsidRPr="009F59E1" w:rsidRDefault="003B33E1" w:rsidP="00F5461B">
            <w:pPr>
              <w:spacing w:after="160" w:line="259" w:lineRule="auto"/>
              <w:rPr>
                <w:ins w:id="141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Add Dog</w:t>
            </w:r>
          </w:p>
        </w:tc>
      </w:tr>
      <w:tr w:rsidR="003B33E1" w:rsidRPr="009F59E1" w14:paraId="6CAAB5DF" w14:textId="77777777" w:rsidTr="00F5461B">
        <w:trPr>
          <w:jc w:val="center"/>
          <w:ins w:id="141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121F5C2" w14:textId="77777777" w:rsidR="003B33E1" w:rsidRPr="009F59E1" w:rsidRDefault="003B33E1" w:rsidP="00F5461B">
            <w:pPr>
              <w:spacing w:after="160" w:line="259" w:lineRule="auto"/>
              <w:rPr>
                <w:ins w:id="141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6390" w:type="dxa"/>
          </w:tcPr>
          <w:p w14:paraId="0EDDC3BC" w14:textId="77777777" w:rsidR="003B33E1" w:rsidRPr="009F59E1" w:rsidRDefault="003B33E1" w:rsidP="00F5461B">
            <w:pPr>
              <w:spacing w:after="160" w:line="259" w:lineRule="auto"/>
              <w:rPr>
                <w:ins w:id="141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3B33E1" w:rsidRPr="009F59E1" w14:paraId="3925A943" w14:textId="77777777" w:rsidTr="00F5461B">
        <w:trPr>
          <w:jc w:val="center"/>
          <w:ins w:id="1419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C1028A7" w14:textId="77777777" w:rsidR="003B33E1" w:rsidRPr="009F59E1" w:rsidRDefault="003B33E1" w:rsidP="00F5461B">
            <w:pPr>
              <w:spacing w:after="160" w:line="259" w:lineRule="auto"/>
              <w:rPr>
                <w:ins w:id="142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6390" w:type="dxa"/>
          </w:tcPr>
          <w:p w14:paraId="42F481D5" w14:textId="77777777" w:rsidR="003B33E1" w:rsidRPr="009F59E1" w:rsidRDefault="003B33E1" w:rsidP="00F5461B">
            <w:pPr>
              <w:spacing w:after="160" w:line="259" w:lineRule="auto"/>
              <w:rPr>
                <w:ins w:id="1422" w:author="วันวิสา ประดิษฐอุกฤษฎ์" w:date="2021-10-11T19:31:00Z"/>
                <w:rFonts w:ascii="TH SarabunPSK" w:hAnsi="TH SarabunPSK" w:cs="TH SarabunPSK"/>
              </w:rPr>
            </w:pPr>
            <w:ins w:id="14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3B33E1" w:rsidRPr="009F59E1" w14:paraId="47E631B7" w14:textId="77777777" w:rsidTr="00F5461B">
        <w:trPr>
          <w:jc w:val="center"/>
          <w:ins w:id="1424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74DB43DB" w14:textId="77777777" w:rsidR="003B33E1" w:rsidRPr="009F59E1" w:rsidRDefault="003B33E1" w:rsidP="00F5461B">
            <w:pPr>
              <w:spacing w:after="160" w:line="259" w:lineRule="auto"/>
              <w:rPr>
                <w:ins w:id="142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6390" w:type="dxa"/>
          </w:tcPr>
          <w:p w14:paraId="1AC72491" w14:textId="77777777" w:rsidR="003B33E1" w:rsidRPr="009F59E1" w:rsidRDefault="003B33E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ยูสเคสเริ่มต้นเมื่อผู้ใช้เลือกฟังก์ชัน </w:t>
            </w:r>
            <w:r w:rsidRPr="009F59E1">
              <w:rPr>
                <w:rFonts w:ascii="TH SarabunPSK" w:hAnsi="TH SarabunPSK" w:cs="TH SarabunPSK" w:hint="cs"/>
              </w:rPr>
              <w:t>Add Dog</w:t>
            </w:r>
          </w:p>
          <w:p w14:paraId="64D299D4" w14:textId="77777777" w:rsidR="003B33E1" w:rsidRPr="009F59E1" w:rsidRDefault="003B33E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ผู้ใช้กรอกข้อมูลรายละเอียดของสุนัขแต่ละตัว</w:t>
            </w:r>
          </w:p>
          <w:p w14:paraId="7E643AF8" w14:textId="77777777" w:rsidR="003B33E1" w:rsidRPr="009F59E1" w:rsidRDefault="003B33E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ระบบจะตรวจสอบความถูกต้องของข้อมูล</w:t>
            </w:r>
          </w:p>
          <w:p w14:paraId="66373DF1" w14:textId="77777777" w:rsidR="003B33E1" w:rsidRPr="009F59E1" w:rsidRDefault="003B33E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4. </w:t>
            </w:r>
            <w:r w:rsidRPr="009F59E1">
              <w:rPr>
                <w:rFonts w:ascii="TH SarabunPSK" w:hAnsi="TH SarabunPSK" w:cs="TH SarabunPSK" w:hint="cs"/>
                <w:cs/>
              </w:rPr>
              <w:t>ระบบรับค่าข้อมูลที่ผู้ใช้กรอก</w:t>
            </w:r>
          </w:p>
          <w:p w14:paraId="70503E82" w14:textId="77777777" w:rsidR="003B33E1" w:rsidRPr="009F59E1" w:rsidRDefault="003B33E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5.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ระบบจะทำการเพิ่มข้อมูลของสุนัขโดย</w:t>
            </w:r>
          </w:p>
          <w:p w14:paraId="517AFA03" w14:textId="77777777" w:rsidR="003B33E1" w:rsidRPr="009F59E1" w:rsidRDefault="003B33E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 xml:space="preserve">5.1. </w:t>
            </w:r>
            <w:r w:rsidRPr="009F59E1">
              <w:rPr>
                <w:rFonts w:ascii="TH SarabunPSK" w:hAnsi="TH SarabunPSK" w:cs="TH SarabunPSK" w:hint="cs"/>
                <w:cs/>
              </w:rPr>
              <w:t>ระบบทำการเพิ่มข้อมูลสุนัขแต่ละตัวลงในโปรไฟล์ของผู้ใช้</w:t>
            </w:r>
          </w:p>
          <w:p w14:paraId="75D6176F" w14:textId="77777777" w:rsidR="003B33E1" w:rsidRPr="009F59E1" w:rsidRDefault="003B33E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 xml:space="preserve">5.2. </w:t>
            </w:r>
            <w:r w:rsidRPr="009F59E1">
              <w:rPr>
                <w:rFonts w:ascii="TH SarabunPSK" w:hAnsi="TH SarabunPSK" w:cs="TH SarabunPSK" w:hint="cs"/>
                <w:cs/>
              </w:rPr>
              <w:t>ระบบคืนค่าผลการเพิ่มข้อมูล</w:t>
            </w:r>
          </w:p>
          <w:p w14:paraId="314DEF11" w14:textId="77777777" w:rsidR="003B33E1" w:rsidRPr="009F59E1" w:rsidRDefault="003B33E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6. </w:t>
            </w:r>
            <w:r w:rsidRPr="009F59E1">
              <w:rPr>
                <w:rFonts w:ascii="TH SarabunPSK" w:hAnsi="TH SarabunPSK" w:cs="TH SarabunPSK" w:hint="cs"/>
                <w:cs/>
              </w:rPr>
              <w:t>ระบบแสดงผลลัพธ์การเพิ่มข้อมูลสุนัข</w:t>
            </w:r>
          </w:p>
          <w:p w14:paraId="15D92ED4" w14:textId="77777777" w:rsidR="003B33E1" w:rsidRPr="009F59E1" w:rsidRDefault="003B33E1" w:rsidP="00F5461B">
            <w:pPr>
              <w:spacing w:after="160" w:line="259" w:lineRule="auto"/>
              <w:jc w:val="both"/>
              <w:rPr>
                <w:ins w:id="142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 </w:t>
            </w:r>
            <w:r w:rsidRPr="009F59E1">
              <w:rPr>
                <w:rFonts w:ascii="TH SarabunPSK" w:hAnsi="TH SarabunPSK" w:cs="TH SarabunPSK" w:hint="cs"/>
                <w:cs/>
              </w:rPr>
              <w:t>ยูสเคสสิ้นสุดการทำงาน</w:t>
            </w:r>
          </w:p>
        </w:tc>
      </w:tr>
      <w:tr w:rsidR="003B33E1" w:rsidRPr="009F59E1" w14:paraId="73063944" w14:textId="77777777" w:rsidTr="00F5461B">
        <w:trPr>
          <w:jc w:val="center"/>
          <w:ins w:id="1428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50E03E2" w14:textId="77777777" w:rsidR="003B33E1" w:rsidRPr="009F59E1" w:rsidRDefault="003B33E1" w:rsidP="00F5461B">
            <w:pPr>
              <w:spacing w:after="160" w:line="259" w:lineRule="auto"/>
              <w:rPr>
                <w:ins w:id="142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6390" w:type="dxa"/>
          </w:tcPr>
          <w:p w14:paraId="65B7DD1A" w14:textId="77777777" w:rsidR="003B33E1" w:rsidRPr="009F59E1" w:rsidRDefault="003B33E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3.1. กรณีที่ผู้ใช้กรอกข้อมูลไม่ครบถ้วน ระบบจะแสดงข้อความ“ไม่สามารถบันทึก</w:t>
            </w:r>
          </w:p>
          <w:p w14:paraId="59AA0CC7" w14:textId="77777777" w:rsidR="003B33E1" w:rsidRPr="009F59E1" w:rsidRDefault="003B33E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ข้อมูลได้ กรุณากรอกข้อมูลให้ครบ”</w:t>
            </w:r>
          </w:p>
          <w:p w14:paraId="6BB9226E" w14:textId="77777777" w:rsidR="003B33E1" w:rsidRPr="009F59E1" w:rsidRDefault="003B33E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3.2. กรณีที่ผู้ใช้กรอกข้อมูลผิดระบบจะแสดงข้อความ “ไม่สามารถบันทึกข้อมูลได้</w:t>
            </w:r>
          </w:p>
          <w:p w14:paraId="386AC4A1" w14:textId="77777777" w:rsidR="003B33E1" w:rsidRPr="009F59E1" w:rsidRDefault="003B33E1" w:rsidP="00F5461B">
            <w:pPr>
              <w:spacing w:after="160" w:line="259" w:lineRule="auto"/>
              <w:rPr>
                <w:ins w:id="143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กรุณากรอกข้อมูลให้ถูกต้อง”</w:t>
            </w:r>
          </w:p>
        </w:tc>
      </w:tr>
      <w:tr w:rsidR="003B33E1" w:rsidRPr="009F59E1" w14:paraId="6A3F80D8" w14:textId="77777777" w:rsidTr="00F5461B">
        <w:trPr>
          <w:jc w:val="center"/>
          <w:ins w:id="1432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50CFCB4E" w14:textId="77777777" w:rsidR="003B33E1" w:rsidRPr="009F59E1" w:rsidRDefault="003B33E1" w:rsidP="00F5461B">
            <w:pPr>
              <w:spacing w:after="160" w:line="259" w:lineRule="auto"/>
              <w:rPr>
                <w:ins w:id="143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6390" w:type="dxa"/>
          </w:tcPr>
          <w:p w14:paraId="4EB754DD" w14:textId="77777777" w:rsidR="003B33E1" w:rsidRPr="009F59E1" w:rsidRDefault="003B33E1" w:rsidP="00F5461B">
            <w:pPr>
              <w:spacing w:after="160" w:line="259" w:lineRule="auto"/>
              <w:rPr>
                <w:ins w:id="1435" w:author="วันวิสา ประดิษฐอุกฤษฎ์" w:date="2021-10-11T19:31:00Z"/>
                <w:rFonts w:ascii="TH SarabunPSK" w:hAnsi="TH SarabunPSK" w:cs="TH SarabunPSK"/>
              </w:rPr>
            </w:pPr>
            <w:ins w:id="14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3B33E1" w:rsidRPr="009F59E1" w14:paraId="208B6500" w14:textId="77777777" w:rsidTr="00F5461B">
        <w:trPr>
          <w:jc w:val="center"/>
          <w:ins w:id="1437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213EC127" w14:textId="77777777" w:rsidR="003B33E1" w:rsidRPr="009F59E1" w:rsidRDefault="003B33E1" w:rsidP="00F5461B">
            <w:pPr>
              <w:spacing w:after="160" w:line="259" w:lineRule="auto"/>
              <w:rPr>
                <w:ins w:id="143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6390" w:type="dxa"/>
          </w:tcPr>
          <w:p w14:paraId="7F84B11B" w14:textId="77777777" w:rsidR="003B33E1" w:rsidRPr="009F59E1" w:rsidRDefault="003B33E1" w:rsidP="00F5461B">
            <w:pPr>
              <w:spacing w:after="160" w:line="259" w:lineRule="auto"/>
              <w:rPr>
                <w:ins w:id="144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</w:tbl>
    <w:p w14:paraId="572D28AE" w14:textId="77777777" w:rsidR="003B33E1" w:rsidRPr="009F59E1" w:rsidRDefault="003B33E1" w:rsidP="003B33E1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</w:p>
    <w:p w14:paraId="7A7E7D70" w14:textId="4F2C1CCF" w:rsidR="003B33E1" w:rsidRPr="009F59E1" w:rsidRDefault="003B33E1" w:rsidP="003B33E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3B4B8F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57428E6C" w14:textId="2F5E9B54" w:rsidR="003B33E1" w:rsidRPr="009F59E1" w:rsidRDefault="003B33E1" w:rsidP="003B33E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B79B40A" w14:textId="77777777" w:rsidR="003B33E1" w:rsidRPr="009F59E1" w:rsidRDefault="003B33E1" w:rsidP="003B33E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F31D7CC" w14:textId="66FCCB42" w:rsidR="003B33E1" w:rsidRPr="009F59E1" w:rsidRDefault="003B33E1" w:rsidP="003B33E1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noProof/>
          <w:shd w:val="clear" w:color="auto" w:fill="FFFFFF"/>
          <w:cs/>
        </w:rPr>
        <w:drawing>
          <wp:inline distT="0" distB="0" distL="0" distR="0" wp14:anchorId="4C2DECD2" wp14:editId="5F5DB159">
            <wp:extent cx="1973078" cy="3600000"/>
            <wp:effectExtent l="0" t="0" r="8255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870" b="953"/>
                    <a:stretch/>
                  </pic:blipFill>
                  <pic:spPr bwMode="auto">
                    <a:xfrm>
                      <a:off x="0" y="0"/>
                      <a:ext cx="197307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E84D6" w14:textId="77777777" w:rsidR="003B33E1" w:rsidRPr="009F59E1" w:rsidRDefault="003B33E1" w:rsidP="003B33E1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6630951C" w14:textId="26A5927A" w:rsidR="003B33E1" w:rsidRPr="009F59E1" w:rsidRDefault="003B33E1" w:rsidP="003B33E1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4.1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หน้าจอการเพิ่มข้อมูลสุนัขของบัญชีนั้นๆ ส่วนที่ 1</w:t>
      </w:r>
    </w:p>
    <w:p w14:paraId="15B31B52" w14:textId="132BD436" w:rsidR="003B33E1" w:rsidRPr="009F59E1" w:rsidRDefault="003B33E1" w:rsidP="003B33E1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1378D0AB" w14:textId="77777777" w:rsidR="003B33E1" w:rsidRPr="009F59E1" w:rsidRDefault="003B33E1" w:rsidP="003B33E1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70D53181" w14:textId="0E779DAE" w:rsidR="003B33E1" w:rsidRPr="009F59E1" w:rsidRDefault="003B33E1" w:rsidP="003B33E1">
      <w:pPr>
        <w:jc w:val="center"/>
        <w:rPr>
          <w:rFonts w:ascii="TH SarabunPSK" w:hAnsi="TH SarabunPSK" w:cs="TH SarabunPSK"/>
          <w:b/>
          <w:bCs/>
        </w:rPr>
      </w:pPr>
      <w:r w:rsidRPr="009F59E1">
        <w:rPr>
          <w:rFonts w:ascii="TH SarabunPSK" w:hAnsi="TH SarabunPSK" w:cs="TH SarabunPSK" w:hint="cs"/>
          <w:b/>
          <w:bCs/>
          <w:cs/>
        </w:rPr>
        <w:t xml:space="preserve">         </w:t>
      </w:r>
      <w:r w:rsidRPr="009F59E1">
        <w:rPr>
          <w:rFonts w:ascii="TH SarabunPSK" w:hAnsi="TH SarabunPSK" w:cs="TH SarabunPSK" w:hint="cs"/>
          <w:b/>
          <w:bCs/>
          <w:noProof/>
          <w:shd w:val="clear" w:color="auto" w:fill="FFFFFF"/>
          <w:cs/>
        </w:rPr>
        <w:drawing>
          <wp:inline distT="0" distB="0" distL="0" distR="0" wp14:anchorId="57999111" wp14:editId="566226CE">
            <wp:extent cx="1964418" cy="3600000"/>
            <wp:effectExtent l="0" t="0" r="0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 rotWithShape="1">
                    <a:blip r:embed="rId19"/>
                    <a:srcRect r="1455"/>
                    <a:stretch/>
                  </pic:blipFill>
                  <pic:spPr bwMode="auto">
                    <a:xfrm>
                      <a:off x="0" y="0"/>
                      <a:ext cx="196441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E4D2" w14:textId="77777777" w:rsidR="00501619" w:rsidRPr="009F59E1" w:rsidRDefault="00501619" w:rsidP="003B33E1">
      <w:pPr>
        <w:jc w:val="center"/>
        <w:rPr>
          <w:rFonts w:ascii="TH SarabunPSK" w:hAnsi="TH SarabunPSK" w:cs="TH SarabunPSK"/>
          <w:b/>
          <w:bCs/>
        </w:rPr>
      </w:pPr>
    </w:p>
    <w:p w14:paraId="3DD91601" w14:textId="56131343" w:rsidR="003B33E1" w:rsidRPr="009F59E1" w:rsidRDefault="003B33E1" w:rsidP="003B33E1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 xml:space="preserve">4.2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>หน้าจอการเพิ่มข้อมูลสุนัขของบัญชีนั้นๆ ส่วนที่ 2</w:t>
      </w:r>
    </w:p>
    <w:p w14:paraId="0D37834F" w14:textId="77777777" w:rsidR="003B33E1" w:rsidRPr="009F59E1" w:rsidRDefault="003B33E1" w:rsidP="003B33E1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25B5266C" w14:textId="10D5333B" w:rsidR="003B33E1" w:rsidRPr="009F59E1" w:rsidRDefault="003B33E1" w:rsidP="003B33E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="00501619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69B15EBE" w14:textId="77777777" w:rsidR="00501619" w:rsidRPr="009F59E1" w:rsidRDefault="00501619" w:rsidP="00501619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เงื่อนไขของกลุ่มข้อมูลทดสอบฟังก์ชัน </w:t>
      </w:r>
      <w:r w:rsidRPr="009F59E1">
        <w:rPr>
          <w:rFonts w:ascii="TH SarabunPSK" w:hAnsi="TH SarabunPSK" w:cs="TH SarabunPSK" w:hint="cs"/>
        </w:rPr>
        <w:t xml:space="preserve">Add dog </w:t>
      </w:r>
      <w:r w:rsidRPr="009F59E1">
        <w:rPr>
          <w:rFonts w:ascii="TH SarabunPSK" w:hAnsi="TH SarabunPSK" w:cs="TH SarabunPSK" w:hint="cs"/>
          <w:cs/>
          <w:lang w:bidi="th-TH"/>
        </w:rPr>
        <w:t>มีข้อมูลรายละเอียดดังต่อไปนี้</w:t>
      </w:r>
    </w:p>
    <w:p w14:paraId="735DC68D" w14:textId="27F05D15" w:rsidR="003B33E1" w:rsidRPr="009F59E1" w:rsidRDefault="003B33E1" w:rsidP="0050161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="00501619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.5.1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ชื่อ</w:t>
      </w:r>
      <w:r w:rsidR="008A6009" w:rsidRPr="009F59E1">
        <w:rPr>
          <w:rFonts w:ascii="TH SarabunPSK" w:hAnsi="TH SarabunPSK" w:cs="TH SarabunPSK" w:hint="cs"/>
          <w:b/>
          <w:bCs/>
          <w:cs/>
          <w:lang w:bidi="th-TH"/>
        </w:rPr>
        <w:t>สุนัข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(</w:t>
      </w:r>
      <w:r w:rsidR="008A6009" w:rsidRPr="009F59E1">
        <w:rPr>
          <w:rFonts w:ascii="TH SarabunPSK" w:hAnsi="TH SarabunPSK" w:cs="TH SarabunPSK" w:hint="cs"/>
          <w:b/>
          <w:bCs/>
          <w:lang w:bidi="th-TH"/>
        </w:rPr>
        <w:t xml:space="preserve">Dog </w:t>
      </w:r>
      <w:r w:rsidRPr="009F59E1">
        <w:rPr>
          <w:rFonts w:ascii="TH SarabunPSK" w:hAnsi="TH SarabunPSK" w:cs="TH SarabunPSK" w:hint="cs"/>
          <w:b/>
          <w:bCs/>
          <w:lang w:bidi="th-TH"/>
        </w:rPr>
        <w:t>Name) : TextInput</w:t>
      </w:r>
    </w:p>
    <w:p w14:paraId="3290E5E1" w14:textId="77777777" w:rsidR="00501619" w:rsidRPr="009F59E1" w:rsidRDefault="00501619" w:rsidP="003B33E1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ความต้องการของระบบในส่วนของชื่อสุนัข มีคุณลักษณะดังนี้</w:t>
      </w:r>
    </w:p>
    <w:p w14:paraId="312A0361" w14:textId="107FCDC5" w:rsidR="00501619" w:rsidRPr="009F59E1" w:rsidRDefault="00501619" w:rsidP="00501619">
      <w:pPr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1.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ต้องเป็นตัวอักษรไทยหรือภาษาอังกฤษเท่านั้น</w:t>
      </w:r>
    </w:p>
    <w:p w14:paraId="33D064F3" w14:textId="15EF1831" w:rsidR="00501619" w:rsidRPr="009F59E1" w:rsidRDefault="00501619" w:rsidP="00501619">
      <w:pPr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2.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มีจำนวนตัวอักษรเป็นจำนวนไม่น้อยกว่า </w:t>
      </w:r>
      <w:r w:rsidRPr="009F59E1">
        <w:rPr>
          <w:rFonts w:ascii="TH SarabunPSK" w:hAnsi="TH SarabunPSK" w:cs="TH SarabunPSK" w:hint="cs"/>
        </w:rPr>
        <w:t>2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ตัวอักษรและไม่เกิน </w:t>
      </w:r>
      <w:r w:rsidRPr="009F59E1">
        <w:rPr>
          <w:rFonts w:ascii="TH SarabunPSK" w:hAnsi="TH SarabunPSK" w:cs="TH SarabunPSK" w:hint="cs"/>
        </w:rPr>
        <w:t>40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ตัวอักษร</w:t>
      </w:r>
    </w:p>
    <w:p w14:paraId="5CBD8768" w14:textId="7F08F6C0" w:rsidR="00501619" w:rsidRPr="009F59E1" w:rsidRDefault="00501619" w:rsidP="00501619">
      <w:pPr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>3.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สามารถมีช่องว่างระหว่างตัวอักษรได้ </w:t>
      </w:r>
    </w:p>
    <w:p w14:paraId="00CB3351" w14:textId="77777777" w:rsidR="00501619" w:rsidRPr="009F59E1" w:rsidRDefault="00501619" w:rsidP="00501619">
      <w:pPr>
        <w:ind w:left="720"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>4.</w:t>
      </w:r>
      <w:r w:rsidRPr="009F59E1">
        <w:rPr>
          <w:rFonts w:ascii="TH SarabunPSK" w:hAnsi="TH SarabunPSK" w:cs="TH SarabunPSK" w:hint="cs"/>
          <w:cs/>
          <w:lang w:bidi="th-TH"/>
        </w:rPr>
        <w:t xml:space="preserve"> ต้องไม่เป็นค่าว่าง</w:t>
      </w:r>
    </w:p>
    <w:p w14:paraId="1DB11C03" w14:textId="1205BA5D" w:rsidR="003B33E1" w:rsidRPr="009F59E1" w:rsidRDefault="003B33E1" w:rsidP="00501619">
      <w:pPr>
        <w:ind w:firstLine="720"/>
        <w:rPr>
          <w:ins w:id="1441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144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ชื่อผู้ใช้งาน</w:t>
      </w:r>
    </w:p>
    <w:p w14:paraId="503A8423" w14:textId="77777777" w:rsidR="00501619" w:rsidRPr="009F59E1" w:rsidRDefault="00501619" w:rsidP="00501619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ในกรณีที่ไม่กรอกชื่อสุนัข ระบบจะแสดงข้อความ “กรุณากรอกชื่อของสุนัข”  </w:t>
      </w:r>
    </w:p>
    <w:p w14:paraId="6FEC1BE9" w14:textId="77777777" w:rsidR="00501619" w:rsidRPr="009F59E1" w:rsidRDefault="00501619" w:rsidP="00501619">
      <w:pPr>
        <w:numPr>
          <w:ilvl w:val="0"/>
          <w:numId w:val="10"/>
        </w:numPr>
        <w:spacing w:after="160" w:line="259" w:lineRule="auto"/>
        <w:rPr>
          <w:ins w:id="1443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ในกรณีที่กรอกชื่อสุนัขไม่ตรงตามรูปแบบ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กรุณากรอกชื่อสุนัขใหม่อีกครั้ง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16BDB6F1" w14:textId="77777777" w:rsidR="003B33E1" w:rsidRPr="009F59E1" w:rsidRDefault="003B33E1" w:rsidP="003B33E1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071FFC11" w14:textId="77777777" w:rsidR="003B33E1" w:rsidRPr="009F59E1" w:rsidRDefault="003B33E1" w:rsidP="003B33E1">
      <w:pPr>
        <w:ind w:left="720" w:firstLine="360"/>
        <w:rPr>
          <w:rFonts w:ascii="TH SarabunPSK" w:hAnsi="TH SarabunPSK" w:cs="TH SarabunPSK"/>
        </w:rPr>
      </w:pPr>
    </w:p>
    <w:p w14:paraId="7115DAB6" w14:textId="60576759" w:rsidR="003B33E1" w:rsidRPr="009F59E1" w:rsidRDefault="003B33E1" w:rsidP="003B33E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="00501619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 xml:space="preserve">-EC01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ชื่อ</w:t>
      </w:r>
      <w:r w:rsidR="00501619" w:rsidRPr="009F59E1">
        <w:rPr>
          <w:rFonts w:ascii="TH SarabunPSK" w:hAnsi="TH SarabunPSK" w:cs="TH SarabunPSK" w:hint="cs"/>
          <w:b/>
          <w:bCs/>
          <w:cs/>
          <w:lang w:bidi="th-TH"/>
        </w:rPr>
        <w:t>สุนัข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501619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2230"/>
        <w:gridCol w:w="1396"/>
        <w:gridCol w:w="1370"/>
        <w:gridCol w:w="1352"/>
        <w:gridCol w:w="1352"/>
      </w:tblGrid>
      <w:tr w:rsidR="00501619" w:rsidRPr="009F59E1" w14:paraId="2A1A120E" w14:textId="77777777" w:rsidTr="00B07474">
        <w:trPr>
          <w:ins w:id="1444" w:author="วันวิสา ประดิษฐอุกฤษฎ์" w:date="2021-10-11T19:31:00Z"/>
        </w:trPr>
        <w:tc>
          <w:tcPr>
            <w:tcW w:w="720" w:type="pct"/>
            <w:shd w:val="clear" w:color="auto" w:fill="D0CECE" w:themeFill="background2" w:themeFillShade="E6"/>
            <w:vAlign w:val="center"/>
          </w:tcPr>
          <w:p w14:paraId="17150C9B" w14:textId="77777777" w:rsidR="00501619" w:rsidRPr="009F59E1" w:rsidRDefault="00501619" w:rsidP="002C59D3">
            <w:pPr>
              <w:spacing w:after="160" w:line="259" w:lineRule="auto"/>
              <w:rPr>
                <w:ins w:id="144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4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311" w:type="pct"/>
            <w:shd w:val="clear" w:color="auto" w:fill="D0CECE" w:themeFill="background2" w:themeFillShade="E6"/>
            <w:vAlign w:val="center"/>
          </w:tcPr>
          <w:p w14:paraId="4EE8C109" w14:textId="77777777" w:rsidR="00501619" w:rsidRPr="009F59E1" w:rsidRDefault="00501619" w:rsidP="002C59D3">
            <w:pPr>
              <w:spacing w:after="160" w:line="259" w:lineRule="auto"/>
              <w:rPr>
                <w:rFonts w:ascii="TH SarabunPSK" w:hAnsi="TH SarabunPSK" w:cs="TH SarabunPSK"/>
                <w:b/>
                <w:bCs/>
              </w:rPr>
            </w:pPr>
            <w:ins w:id="14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6BCAFE8A" w14:textId="056A0259" w:rsidR="00501619" w:rsidRPr="009F59E1" w:rsidRDefault="00501619" w:rsidP="002C59D3">
            <w:pPr>
              <w:spacing w:after="160" w:line="259" w:lineRule="auto"/>
              <w:rPr>
                <w:ins w:id="144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59" w:type="pct"/>
            <w:shd w:val="clear" w:color="auto" w:fill="D0CECE" w:themeFill="background2" w:themeFillShade="E6"/>
            <w:vAlign w:val="center"/>
          </w:tcPr>
          <w:p w14:paraId="6593EB1E" w14:textId="7C79A3A6" w:rsidR="00501619" w:rsidRPr="009F59E1" w:rsidRDefault="00501619" w:rsidP="002C59D3">
            <w:pPr>
              <w:spacing w:after="160" w:line="259" w:lineRule="auto"/>
              <w:rPr>
                <w:ins w:id="145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845" w:type="pct"/>
            <w:shd w:val="clear" w:color="auto" w:fill="D0CECE" w:themeFill="background2" w:themeFillShade="E6"/>
            <w:vAlign w:val="center"/>
          </w:tcPr>
          <w:p w14:paraId="76AFC8D1" w14:textId="77777777" w:rsidR="00501619" w:rsidRPr="009F59E1" w:rsidRDefault="00501619" w:rsidP="002C59D3">
            <w:pPr>
              <w:spacing w:after="160" w:line="259" w:lineRule="auto"/>
              <w:rPr>
                <w:ins w:id="145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633" w:type="pct"/>
            <w:shd w:val="clear" w:color="auto" w:fill="D0CECE" w:themeFill="background2" w:themeFillShade="E6"/>
            <w:vAlign w:val="center"/>
          </w:tcPr>
          <w:p w14:paraId="50B801D8" w14:textId="77777777" w:rsidR="00501619" w:rsidRPr="009F59E1" w:rsidRDefault="00501619" w:rsidP="002C59D3">
            <w:pPr>
              <w:spacing w:after="160" w:line="259" w:lineRule="auto"/>
              <w:rPr>
                <w:ins w:id="145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3E2BA87D" w14:textId="77777777" w:rsidR="00501619" w:rsidRPr="009F59E1" w:rsidRDefault="00501619" w:rsidP="002C59D3">
            <w:pPr>
              <w:spacing w:after="160" w:line="259" w:lineRule="auto"/>
              <w:rPr>
                <w:ins w:id="145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633" w:type="pct"/>
            <w:shd w:val="clear" w:color="auto" w:fill="D0CECE" w:themeFill="background2" w:themeFillShade="E6"/>
            <w:vAlign w:val="center"/>
          </w:tcPr>
          <w:p w14:paraId="2BEBA844" w14:textId="77777777" w:rsidR="00501619" w:rsidRPr="009F59E1" w:rsidRDefault="00501619" w:rsidP="002C59D3">
            <w:pPr>
              <w:spacing w:after="160" w:line="259" w:lineRule="auto"/>
              <w:rPr>
                <w:ins w:id="145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0AA2FEEA" w14:textId="77777777" w:rsidR="00501619" w:rsidRPr="009F59E1" w:rsidRDefault="00501619" w:rsidP="002C59D3">
            <w:pPr>
              <w:spacing w:after="160" w:line="259" w:lineRule="auto"/>
              <w:rPr>
                <w:ins w:id="146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501619" w:rsidRPr="009F59E1" w14:paraId="0E7E86D1" w14:textId="77777777" w:rsidTr="00B07474">
        <w:trPr>
          <w:ins w:id="1462" w:author="วันวิสา ประดิษฐอุกฤษฎ์" w:date="2021-10-11T19:31:00Z"/>
        </w:trPr>
        <w:tc>
          <w:tcPr>
            <w:tcW w:w="720" w:type="pct"/>
            <w:vAlign w:val="center"/>
          </w:tcPr>
          <w:p w14:paraId="45335BA8" w14:textId="77777777" w:rsidR="00501619" w:rsidRPr="009F59E1" w:rsidRDefault="00501619" w:rsidP="002C59D3">
            <w:pPr>
              <w:spacing w:after="160" w:line="259" w:lineRule="auto"/>
              <w:rPr>
                <w:ins w:id="146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311" w:type="pct"/>
            <w:vAlign w:val="center"/>
          </w:tcPr>
          <w:p w14:paraId="5E501B30" w14:textId="0465C248" w:rsidR="00501619" w:rsidRPr="009F59E1" w:rsidRDefault="00501619" w:rsidP="002C59D3">
            <w:pPr>
              <w:spacing w:after="160" w:line="259" w:lineRule="auto"/>
              <w:rPr>
                <w:ins w:id="146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4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6418">
              <w:rPr>
                <w:rFonts w:ascii="TH SarabunPSK" w:hAnsi="TH SarabunPSK" w:cs="TH SarabunPSK"/>
                <w:lang w:bidi="th-TH"/>
              </w:rPr>
              <w:t>60</w:t>
            </w:r>
            <w:ins w:id="14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4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ประกอบด้วยตัวอักษรภาษาไทย และภาษาอังกฤษ เท่านั้น</w:t>
            </w:r>
          </w:p>
        </w:tc>
        <w:tc>
          <w:tcPr>
            <w:tcW w:w="859" w:type="pct"/>
            <w:vAlign w:val="center"/>
          </w:tcPr>
          <w:p w14:paraId="422FF480" w14:textId="27B05FA9" w:rsidR="00501619" w:rsidRPr="009F59E1" w:rsidRDefault="00501619" w:rsidP="002C59D3">
            <w:pPr>
              <w:spacing w:after="160" w:line="259" w:lineRule="auto"/>
              <w:rPr>
                <w:ins w:id="146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EF6418">
              <w:rPr>
                <w:rFonts w:ascii="TH SarabunPSK" w:hAnsi="TH SarabunPSK" w:cs="TH SarabunPSK"/>
                <w:lang w:bidi="th-TH"/>
              </w:rPr>
              <w:t>60.1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845" w:type="pct"/>
            <w:vAlign w:val="center"/>
          </w:tcPr>
          <w:p w14:paraId="44C3BA33" w14:textId="77777777" w:rsidR="00501619" w:rsidRPr="009F59E1" w:rsidRDefault="00501619" w:rsidP="002C59D3">
            <w:pPr>
              <w:spacing w:after="160" w:line="259" w:lineRule="auto"/>
              <w:rPr>
                <w:ins w:id="1469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23CB1F5B" w14:textId="77777777" w:rsidR="00501619" w:rsidRPr="009F59E1" w:rsidRDefault="00501619" w:rsidP="002C59D3">
            <w:pPr>
              <w:spacing w:after="160" w:line="259" w:lineRule="auto"/>
              <w:rPr>
                <w:ins w:id="147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427E9DF5" w14:textId="77777777" w:rsidR="00501619" w:rsidRPr="009F59E1" w:rsidRDefault="00501619" w:rsidP="002C59D3">
            <w:pPr>
              <w:spacing w:after="160" w:line="259" w:lineRule="auto"/>
              <w:rPr>
                <w:ins w:id="147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501619" w:rsidRPr="009F59E1" w14:paraId="263EE1A9" w14:textId="77777777" w:rsidTr="00B07474">
        <w:tc>
          <w:tcPr>
            <w:tcW w:w="720" w:type="pct"/>
            <w:vAlign w:val="center"/>
          </w:tcPr>
          <w:p w14:paraId="2706A5FE" w14:textId="77777777" w:rsidR="00501619" w:rsidRPr="009F59E1" w:rsidRDefault="00501619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1311" w:type="pct"/>
            <w:vAlign w:val="center"/>
          </w:tcPr>
          <w:p w14:paraId="451ABF3D" w14:textId="6AD1CCF9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  <w:ins w:id="14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6418">
              <w:rPr>
                <w:rFonts w:ascii="TH SarabunPSK" w:hAnsi="TH SarabunPSK" w:cs="TH SarabunPSK"/>
                <w:lang w:bidi="th-TH"/>
              </w:rPr>
              <w:t>61</w:t>
            </w:r>
            <w:ins w:id="14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4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มีช่องว่างระหว่างตัวอักษร</w:t>
            </w:r>
          </w:p>
        </w:tc>
        <w:tc>
          <w:tcPr>
            <w:tcW w:w="859" w:type="pct"/>
            <w:vAlign w:val="center"/>
          </w:tcPr>
          <w:p w14:paraId="2E276951" w14:textId="77777777" w:rsidR="00501619" w:rsidRPr="009F59E1" w:rsidRDefault="00501619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45" w:type="pct"/>
            <w:vAlign w:val="center"/>
          </w:tcPr>
          <w:p w14:paraId="39002051" w14:textId="77777777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54E49FBD" w14:textId="77777777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61D0E71B" w14:textId="77777777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</w:p>
        </w:tc>
      </w:tr>
      <w:tr w:rsidR="00501619" w:rsidRPr="009F59E1" w14:paraId="03E2CC37" w14:textId="77777777" w:rsidTr="00B07474">
        <w:tc>
          <w:tcPr>
            <w:tcW w:w="720" w:type="pct"/>
            <w:vAlign w:val="center"/>
          </w:tcPr>
          <w:p w14:paraId="5563C49E" w14:textId="77777777" w:rsidR="00501619" w:rsidRPr="009F59E1" w:rsidRDefault="00501619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1311" w:type="pct"/>
            <w:vAlign w:val="center"/>
          </w:tcPr>
          <w:p w14:paraId="6F7AD263" w14:textId="3F6AFE84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EF6418">
              <w:rPr>
                <w:rFonts w:ascii="TH SarabunPSK" w:hAnsi="TH SarabunPSK" w:cs="TH SarabunPSK"/>
                <w:lang w:bidi="th-TH"/>
              </w:rPr>
              <w:t>62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ต้องมีความยาวตั้งแต่ 2และไม่เกิน 40 ตัวอักษร</w:t>
            </w:r>
          </w:p>
        </w:tc>
        <w:tc>
          <w:tcPr>
            <w:tcW w:w="859" w:type="pct"/>
            <w:vAlign w:val="center"/>
          </w:tcPr>
          <w:p w14:paraId="55E61CDF" w14:textId="5DEDE0F9" w:rsidR="00501619" w:rsidRPr="009F59E1" w:rsidRDefault="00501619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EF6418">
              <w:rPr>
                <w:rFonts w:ascii="TH SarabunPSK" w:hAnsi="TH SarabunPSK" w:cs="TH SarabunPSK"/>
                <w:lang w:bidi="th-TH"/>
              </w:rPr>
              <w:t>62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มีความยาวน้อยกว่า 2 ตัวอักษร</w:t>
            </w:r>
          </w:p>
        </w:tc>
        <w:tc>
          <w:tcPr>
            <w:tcW w:w="845" w:type="pct"/>
            <w:vAlign w:val="center"/>
          </w:tcPr>
          <w:p w14:paraId="77EE690E" w14:textId="530A031B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EF6418">
              <w:rPr>
                <w:rFonts w:ascii="TH SarabunPSK" w:hAnsi="TH SarabunPSK" w:cs="TH SarabunPSK"/>
                <w:lang w:bidi="th-TH"/>
              </w:rPr>
              <w:t>62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มีความยาวมากกว่า 40 ตัวอักษร</w:t>
            </w:r>
          </w:p>
        </w:tc>
        <w:tc>
          <w:tcPr>
            <w:tcW w:w="633" w:type="pct"/>
            <w:vAlign w:val="center"/>
          </w:tcPr>
          <w:p w14:paraId="10413A52" w14:textId="5B6244BC" w:rsidR="00501619" w:rsidRDefault="0050161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B9089F">
              <w:rPr>
                <w:rFonts w:ascii="TH SarabunPSK" w:hAnsi="TH SarabunPSK" w:cs="TH SarabunPSK"/>
                <w:lang w:bidi="th-TH"/>
              </w:rPr>
              <w:t>43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0C7BBDEF" w14:textId="1DFD9338" w:rsidR="00B9089F" w:rsidRPr="009F59E1" w:rsidRDefault="00B9089F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  <w:lang w:bidi="th-TH"/>
              </w:rPr>
              <w:t>44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3ตัวอักษร</w:t>
            </w:r>
          </w:p>
          <w:p w14:paraId="7D596319" w14:textId="77777777" w:rsidR="00501619" w:rsidRDefault="0050161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B9089F">
              <w:rPr>
                <w:rFonts w:ascii="TH SarabunPSK" w:hAnsi="TH SarabunPSK" w:cs="TH SarabunPSK"/>
              </w:rPr>
              <w:t>45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38D1A1E7" w14:textId="2DDD2D77" w:rsidR="00B9089F" w:rsidRDefault="00B9089F" w:rsidP="00B9089F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</w:rPr>
              <w:t>45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>
              <w:rPr>
                <w:rFonts w:ascii="TH SarabunPSK" w:hAnsi="TH SarabunPSK" w:cs="TH SarabunPSK"/>
              </w:rPr>
              <w:t>40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3167158F" w14:textId="570F3461" w:rsidR="00B9089F" w:rsidRPr="009F59E1" w:rsidRDefault="00B9089F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5AB2EA83" w14:textId="78AA8535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B9089F">
              <w:rPr>
                <w:rFonts w:ascii="TH SarabunPSK" w:hAnsi="TH SarabunPSK" w:cs="TH SarabunPSK"/>
              </w:rPr>
              <w:t>25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1CDB7C15" w14:textId="6BC6E67C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B9089F">
              <w:rPr>
                <w:rFonts w:ascii="TH SarabunPSK" w:hAnsi="TH SarabunPSK" w:cs="TH SarabunPSK"/>
                <w:lang w:bidi="th-TH"/>
              </w:rPr>
              <w:t>26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41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2B33F8F6" w14:textId="77777777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</w:p>
        </w:tc>
      </w:tr>
      <w:tr w:rsidR="00501619" w:rsidRPr="009F59E1" w14:paraId="068F4293" w14:textId="77777777" w:rsidTr="00B07474">
        <w:tc>
          <w:tcPr>
            <w:tcW w:w="720" w:type="pct"/>
            <w:vAlign w:val="center"/>
          </w:tcPr>
          <w:p w14:paraId="2EC0FB1A" w14:textId="3A025A38" w:rsidR="00501619" w:rsidRPr="009F59E1" w:rsidRDefault="00501619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311" w:type="pct"/>
            <w:vAlign w:val="center"/>
          </w:tcPr>
          <w:p w14:paraId="3C6DD2DC" w14:textId="6F24DAE7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EF6418">
              <w:rPr>
                <w:rFonts w:ascii="TH SarabunPSK" w:hAnsi="TH SarabunPSK" w:cs="TH SarabunPSK"/>
                <w:lang w:bidi="th-TH"/>
              </w:rPr>
              <w:t>63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859" w:type="pct"/>
            <w:vAlign w:val="center"/>
          </w:tcPr>
          <w:p w14:paraId="5C3F2786" w14:textId="106213AD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EF6418">
              <w:rPr>
                <w:rFonts w:ascii="TH SarabunPSK" w:hAnsi="TH SarabunPSK" w:cs="TH SarabunPSK"/>
                <w:lang w:bidi="th-TH"/>
              </w:rPr>
              <w:t>63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845" w:type="pct"/>
            <w:vAlign w:val="center"/>
          </w:tcPr>
          <w:p w14:paraId="7DDC2534" w14:textId="77777777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018C40D1" w14:textId="77777777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7C9F4E64" w14:textId="77777777" w:rsidR="00501619" w:rsidRPr="009F59E1" w:rsidRDefault="00501619" w:rsidP="002C59D3">
            <w:pPr>
              <w:rPr>
                <w:rFonts w:ascii="TH SarabunPSK" w:hAnsi="TH SarabunPSK" w:cs="TH SarabunPSK"/>
              </w:rPr>
            </w:pPr>
          </w:p>
        </w:tc>
      </w:tr>
    </w:tbl>
    <w:p w14:paraId="330F1CDB" w14:textId="615C3266" w:rsidR="003B33E1" w:rsidRPr="009F59E1" w:rsidRDefault="003B33E1" w:rsidP="003B33E1">
      <w:pPr>
        <w:ind w:firstLine="720"/>
        <w:rPr>
          <w:rFonts w:ascii="TH SarabunPSK" w:hAnsi="TH SarabunPSK" w:cs="TH SarabunPSK"/>
          <w:b/>
          <w:bCs/>
        </w:rPr>
      </w:pPr>
    </w:p>
    <w:p w14:paraId="5EBCAFAA" w14:textId="255246C2" w:rsidR="00616374" w:rsidRPr="009F59E1" w:rsidRDefault="00616374" w:rsidP="003B33E1">
      <w:pPr>
        <w:ind w:firstLine="720"/>
        <w:rPr>
          <w:rFonts w:ascii="TH SarabunPSK" w:hAnsi="TH SarabunPSK" w:cs="TH SarabunPSK"/>
          <w:b/>
          <w:bCs/>
        </w:rPr>
      </w:pPr>
    </w:p>
    <w:p w14:paraId="60714017" w14:textId="77777777" w:rsidR="009B1487" w:rsidRPr="009F59E1" w:rsidRDefault="009B1487" w:rsidP="003B33E1">
      <w:pPr>
        <w:ind w:firstLine="720"/>
        <w:rPr>
          <w:rFonts w:ascii="TH SarabunPSK" w:hAnsi="TH SarabunPSK" w:cs="TH SarabunPSK"/>
          <w:b/>
          <w:bCs/>
        </w:rPr>
      </w:pPr>
    </w:p>
    <w:p w14:paraId="65D2C291" w14:textId="522D946B" w:rsidR="003B33E1" w:rsidRPr="009F59E1" w:rsidRDefault="003B33E1" w:rsidP="003B33E1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616374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แสดงข้อมูลของการทดสอบชื่อ</w:t>
      </w:r>
      <w:r w:rsidR="00616374" w:rsidRPr="009F59E1">
        <w:rPr>
          <w:rFonts w:ascii="TH SarabunPSK" w:hAnsi="TH SarabunPSK" w:cs="TH SarabunPSK" w:hint="cs"/>
          <w:b/>
          <w:bCs/>
          <w:cs/>
          <w:lang w:bidi="th-TH"/>
        </w:rPr>
        <w:t>สุนัข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616374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88"/>
        <w:gridCol w:w="2547"/>
        <w:gridCol w:w="3565"/>
        <w:gridCol w:w="2442"/>
      </w:tblGrid>
      <w:tr w:rsidR="00616374" w:rsidRPr="009F59E1" w14:paraId="4011AB21" w14:textId="77777777" w:rsidTr="00B07474">
        <w:trPr>
          <w:jc w:val="center"/>
          <w:ins w:id="1475" w:author="วันวิสา ประดิษฐอุกฤษฎ์" w:date="2021-10-11T19:31:00Z"/>
        </w:trPr>
        <w:tc>
          <w:tcPr>
            <w:tcW w:w="345" w:type="pct"/>
            <w:shd w:val="clear" w:color="auto" w:fill="D0CECE" w:themeFill="background2" w:themeFillShade="E6"/>
            <w:vAlign w:val="center"/>
          </w:tcPr>
          <w:p w14:paraId="54BB573F" w14:textId="77777777" w:rsidR="00616374" w:rsidRPr="009F59E1" w:rsidRDefault="00616374" w:rsidP="002C59D3">
            <w:pPr>
              <w:spacing w:after="160" w:line="259" w:lineRule="auto"/>
              <w:rPr>
                <w:ins w:id="147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387" w:type="pct"/>
            <w:shd w:val="clear" w:color="auto" w:fill="D0CECE" w:themeFill="background2" w:themeFillShade="E6"/>
            <w:vAlign w:val="center"/>
          </w:tcPr>
          <w:p w14:paraId="320EF889" w14:textId="77777777" w:rsidR="00616374" w:rsidRPr="009F59E1" w:rsidRDefault="00616374" w:rsidP="002C59D3">
            <w:pPr>
              <w:spacing w:after="160" w:line="259" w:lineRule="auto"/>
              <w:rPr>
                <w:ins w:id="147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38" w:type="pct"/>
            <w:shd w:val="clear" w:color="auto" w:fill="D0CECE" w:themeFill="background2" w:themeFillShade="E6"/>
            <w:vAlign w:val="center"/>
          </w:tcPr>
          <w:p w14:paraId="036161C9" w14:textId="77777777" w:rsidR="00616374" w:rsidRPr="009F59E1" w:rsidRDefault="00616374" w:rsidP="002C59D3">
            <w:pPr>
              <w:spacing w:after="160" w:line="259" w:lineRule="auto"/>
              <w:rPr>
                <w:ins w:id="148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8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330" w:type="pct"/>
            <w:shd w:val="clear" w:color="auto" w:fill="D0CECE" w:themeFill="background2" w:themeFillShade="E6"/>
            <w:vAlign w:val="center"/>
          </w:tcPr>
          <w:p w14:paraId="49F11078" w14:textId="77777777" w:rsidR="00616374" w:rsidRPr="009F59E1" w:rsidRDefault="00616374" w:rsidP="002C59D3">
            <w:pPr>
              <w:spacing w:after="160" w:line="259" w:lineRule="auto"/>
              <w:rPr>
                <w:ins w:id="148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4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616374" w:rsidRPr="009F59E1" w14:paraId="43B6A2D7" w14:textId="77777777" w:rsidTr="00B07474">
        <w:trPr>
          <w:jc w:val="center"/>
          <w:ins w:id="1484" w:author="วันวิสา ประดิษฐอุกฤษฎ์" w:date="2021-10-11T19:31:00Z"/>
        </w:trPr>
        <w:tc>
          <w:tcPr>
            <w:tcW w:w="345" w:type="pct"/>
            <w:vAlign w:val="center"/>
          </w:tcPr>
          <w:p w14:paraId="00DEDB2C" w14:textId="528AF969" w:rsidR="00616374" w:rsidRPr="009F59E1" w:rsidRDefault="002724CE" w:rsidP="002C59D3">
            <w:pPr>
              <w:spacing w:after="160" w:line="259" w:lineRule="auto"/>
              <w:rPr>
                <w:ins w:id="1485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138</w:t>
            </w:r>
          </w:p>
        </w:tc>
        <w:tc>
          <w:tcPr>
            <w:tcW w:w="1387" w:type="pct"/>
            <w:vAlign w:val="center"/>
          </w:tcPr>
          <w:p w14:paraId="008AD3B9" w14:textId="722427C8" w:rsidR="00616374" w:rsidRPr="009F59E1" w:rsidRDefault="00616374" w:rsidP="002C59D3">
            <w:pPr>
              <w:spacing w:after="160" w:line="259" w:lineRule="auto"/>
              <w:rPr>
                <w:ins w:id="148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EF6418">
              <w:rPr>
                <w:rFonts w:ascii="TH SarabunPSK" w:hAnsi="TH SarabunPSK" w:cs="TH SarabunPSK"/>
                <w:lang w:bidi="th-TH"/>
              </w:rPr>
              <w:t>60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ประกอบด้วยตัวอักษรภาษาไทย และภาษาอังกฤษ เท่านั้น</w:t>
            </w:r>
          </w:p>
        </w:tc>
        <w:tc>
          <w:tcPr>
            <w:tcW w:w="1938" w:type="pct"/>
            <w:vAlign w:val="center"/>
          </w:tcPr>
          <w:p w14:paraId="68E8FE2D" w14:textId="3E5840DB" w:rsidR="00616374" w:rsidRPr="009F59E1" w:rsidRDefault="00616374" w:rsidP="002C59D3">
            <w:pPr>
              <w:spacing w:after="160" w:line="259" w:lineRule="auto"/>
              <w:rPr>
                <w:ins w:id="148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มะลิ</w:t>
            </w:r>
          </w:p>
        </w:tc>
        <w:tc>
          <w:tcPr>
            <w:tcW w:w="1330" w:type="pct"/>
            <w:vAlign w:val="center"/>
          </w:tcPr>
          <w:p w14:paraId="4D6C02DC" w14:textId="77777777" w:rsidR="00616374" w:rsidRPr="009F59E1" w:rsidRDefault="00616374" w:rsidP="002C59D3">
            <w:pPr>
              <w:spacing w:after="160" w:line="259" w:lineRule="auto"/>
              <w:rPr>
                <w:ins w:id="148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616374" w:rsidRPr="009F59E1" w14:paraId="38910BB7" w14:textId="77777777" w:rsidTr="00B07474">
        <w:trPr>
          <w:jc w:val="center"/>
        </w:trPr>
        <w:tc>
          <w:tcPr>
            <w:tcW w:w="345" w:type="pct"/>
            <w:vAlign w:val="center"/>
          </w:tcPr>
          <w:p w14:paraId="5091E1AE" w14:textId="25E28320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139</w:t>
            </w:r>
          </w:p>
        </w:tc>
        <w:tc>
          <w:tcPr>
            <w:tcW w:w="1387" w:type="pct"/>
            <w:vAlign w:val="center"/>
          </w:tcPr>
          <w:p w14:paraId="078BA64F" w14:textId="4C01B62A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ins w:id="14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6418">
              <w:rPr>
                <w:rFonts w:ascii="TH SarabunPSK" w:hAnsi="TH SarabunPSK" w:cs="TH SarabunPSK"/>
                <w:lang w:bidi="th-TH"/>
              </w:rPr>
              <w:t>60</w:t>
            </w:r>
            <w:ins w:id="14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4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ประกอบด้วยตัวอักษรภาษาไทย และภาษาอังกฤษ เท่านั้น</w:t>
            </w:r>
          </w:p>
        </w:tc>
        <w:tc>
          <w:tcPr>
            <w:tcW w:w="1938" w:type="pct"/>
            <w:vAlign w:val="center"/>
          </w:tcPr>
          <w:p w14:paraId="1377CCDD" w14:textId="77777777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Mali</w:t>
            </w:r>
          </w:p>
        </w:tc>
        <w:tc>
          <w:tcPr>
            <w:tcW w:w="1330" w:type="pct"/>
            <w:vAlign w:val="center"/>
          </w:tcPr>
          <w:p w14:paraId="75FAFB8B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616374" w:rsidRPr="009F59E1" w14:paraId="00FD7B73" w14:textId="77777777" w:rsidTr="00B07474">
        <w:trPr>
          <w:jc w:val="center"/>
          <w:ins w:id="1492" w:author="วันวิสา ประดิษฐอุกฤษฎ์" w:date="2021-10-11T19:31:00Z"/>
        </w:trPr>
        <w:tc>
          <w:tcPr>
            <w:tcW w:w="345" w:type="pct"/>
            <w:vAlign w:val="center"/>
          </w:tcPr>
          <w:p w14:paraId="2F7B4E03" w14:textId="028C1832" w:rsidR="00616374" w:rsidRPr="009F59E1" w:rsidRDefault="002724CE" w:rsidP="002C59D3">
            <w:pPr>
              <w:spacing w:after="160" w:line="259" w:lineRule="auto"/>
              <w:rPr>
                <w:ins w:id="1493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140</w:t>
            </w:r>
          </w:p>
        </w:tc>
        <w:tc>
          <w:tcPr>
            <w:tcW w:w="1387" w:type="pct"/>
            <w:vAlign w:val="center"/>
          </w:tcPr>
          <w:p w14:paraId="286C9D76" w14:textId="1D28F783" w:rsidR="00616374" w:rsidRPr="009F59E1" w:rsidRDefault="00616374" w:rsidP="002C59D3">
            <w:pPr>
              <w:spacing w:after="160" w:line="259" w:lineRule="auto"/>
              <w:rPr>
                <w:ins w:id="149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EF6418">
              <w:rPr>
                <w:rFonts w:ascii="TH SarabunPSK" w:hAnsi="TH SarabunPSK" w:cs="TH SarabunPSK"/>
                <w:lang w:bidi="th-TH"/>
              </w:rPr>
              <w:t>60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1938" w:type="pct"/>
            <w:vAlign w:val="center"/>
          </w:tcPr>
          <w:p w14:paraId="69E17F92" w14:textId="77777777" w:rsidR="00616374" w:rsidRPr="009F59E1" w:rsidRDefault="00616374" w:rsidP="002C59D3">
            <w:pPr>
              <w:spacing w:after="160" w:line="259" w:lineRule="auto"/>
              <w:rPr>
                <w:ins w:id="149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มะลิ01</w:t>
            </w:r>
          </w:p>
        </w:tc>
        <w:tc>
          <w:tcPr>
            <w:tcW w:w="1330" w:type="pct"/>
            <w:vAlign w:val="center"/>
          </w:tcPr>
          <w:p w14:paraId="0AE7FDBA" w14:textId="77777777" w:rsidR="00616374" w:rsidRPr="009F59E1" w:rsidRDefault="00616374" w:rsidP="002C59D3">
            <w:pPr>
              <w:spacing w:after="160" w:line="259" w:lineRule="auto"/>
              <w:rPr>
                <w:ins w:id="149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กรุณากรอกชื่อสุนัขใหม่อีกครั้ง</w:t>
            </w:r>
          </w:p>
        </w:tc>
      </w:tr>
      <w:tr w:rsidR="00616374" w:rsidRPr="009F59E1" w14:paraId="274F0315" w14:textId="77777777" w:rsidTr="00B07474">
        <w:trPr>
          <w:jc w:val="center"/>
        </w:trPr>
        <w:tc>
          <w:tcPr>
            <w:tcW w:w="345" w:type="pct"/>
            <w:vAlign w:val="center"/>
          </w:tcPr>
          <w:p w14:paraId="1775AB12" w14:textId="47027E91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141</w:t>
            </w:r>
          </w:p>
        </w:tc>
        <w:tc>
          <w:tcPr>
            <w:tcW w:w="1387" w:type="pct"/>
            <w:vAlign w:val="center"/>
          </w:tcPr>
          <w:p w14:paraId="18307F2D" w14:textId="1AF1E49D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EF6418">
              <w:rPr>
                <w:rFonts w:ascii="TH SarabunPSK" w:hAnsi="TH SarabunPSK" w:cs="TH SarabunPSK"/>
                <w:lang w:bidi="th-TH"/>
              </w:rPr>
              <w:t>60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1938" w:type="pct"/>
            <w:vAlign w:val="center"/>
          </w:tcPr>
          <w:p w14:paraId="178B91B7" w14:textId="77777777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มะลิ</w:t>
            </w:r>
            <w:r w:rsidRPr="009F59E1">
              <w:rPr>
                <w:rFonts w:ascii="TH SarabunPSK" w:hAnsi="TH SarabunPSK" w:cs="TH SarabunPSK" w:hint="cs"/>
              </w:rPr>
              <w:t>@@</w:t>
            </w:r>
          </w:p>
        </w:tc>
        <w:tc>
          <w:tcPr>
            <w:tcW w:w="1330" w:type="pct"/>
            <w:vAlign w:val="center"/>
          </w:tcPr>
          <w:p w14:paraId="6061E9B1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กรุณากรอกชื่อสุนัขใหม่อีกครั้ง</w:t>
            </w:r>
          </w:p>
        </w:tc>
      </w:tr>
      <w:tr w:rsidR="00616374" w:rsidRPr="009F59E1" w14:paraId="21758BCC" w14:textId="77777777" w:rsidTr="00B07474">
        <w:trPr>
          <w:jc w:val="center"/>
        </w:trPr>
        <w:tc>
          <w:tcPr>
            <w:tcW w:w="345" w:type="pct"/>
            <w:vAlign w:val="center"/>
          </w:tcPr>
          <w:p w14:paraId="1D35FB45" w14:textId="1DD49152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142</w:t>
            </w:r>
          </w:p>
        </w:tc>
        <w:tc>
          <w:tcPr>
            <w:tcW w:w="1387" w:type="pct"/>
            <w:vAlign w:val="center"/>
          </w:tcPr>
          <w:p w14:paraId="3AF55A36" w14:textId="0B9F36A6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EF6418">
              <w:rPr>
                <w:rFonts w:ascii="TH SarabunPSK" w:hAnsi="TH SarabunPSK" w:cs="TH SarabunPSK"/>
                <w:lang w:bidi="th-TH"/>
              </w:rPr>
              <w:t>60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1938" w:type="pct"/>
            <w:vAlign w:val="center"/>
          </w:tcPr>
          <w:p w14:paraId="7192A2C7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eastAsia="MS Gothic" w:hAnsi="TH SarabunPSK" w:cs="TH SarabunPSK" w:hint="cs"/>
                <w:sz w:val="24"/>
                <w:szCs w:val="24"/>
              </w:rPr>
              <w:t>ジャスミン</w:t>
            </w:r>
          </w:p>
        </w:tc>
        <w:tc>
          <w:tcPr>
            <w:tcW w:w="1330" w:type="pct"/>
            <w:vAlign w:val="center"/>
          </w:tcPr>
          <w:p w14:paraId="217BB258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กรุณากรอกชื่อสุนัขใหม่อีกครั้ง</w:t>
            </w:r>
          </w:p>
        </w:tc>
      </w:tr>
      <w:tr w:rsidR="00616374" w:rsidRPr="009F59E1" w14:paraId="07C1DFAE" w14:textId="77777777" w:rsidTr="00B07474">
        <w:trPr>
          <w:jc w:val="center"/>
        </w:trPr>
        <w:tc>
          <w:tcPr>
            <w:tcW w:w="345" w:type="pct"/>
            <w:vAlign w:val="center"/>
          </w:tcPr>
          <w:p w14:paraId="3580E2EF" w14:textId="124D055B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143</w:t>
            </w:r>
          </w:p>
        </w:tc>
        <w:tc>
          <w:tcPr>
            <w:tcW w:w="1387" w:type="pct"/>
            <w:vAlign w:val="center"/>
          </w:tcPr>
          <w:p w14:paraId="2C8EABCA" w14:textId="60786375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ins w:id="14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EF6418">
              <w:rPr>
                <w:rFonts w:ascii="TH SarabunPSK" w:hAnsi="TH SarabunPSK" w:cs="TH SarabunPSK"/>
                <w:lang w:bidi="th-TH"/>
              </w:rPr>
              <w:t>61</w:t>
            </w:r>
            <w:ins w:id="14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4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มีช่องว่างระหว่างตัวอักษร</w:t>
            </w:r>
          </w:p>
        </w:tc>
        <w:tc>
          <w:tcPr>
            <w:tcW w:w="1938" w:type="pct"/>
            <w:vAlign w:val="center"/>
          </w:tcPr>
          <w:p w14:paraId="78612A5D" w14:textId="77777777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อุ๋ง อิ๋ง</w:t>
            </w:r>
          </w:p>
        </w:tc>
        <w:tc>
          <w:tcPr>
            <w:tcW w:w="1330" w:type="pct"/>
            <w:vAlign w:val="center"/>
          </w:tcPr>
          <w:p w14:paraId="42A324A7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616374" w:rsidRPr="009F59E1" w14:paraId="0ECA215E" w14:textId="77777777" w:rsidTr="00B07474">
        <w:trPr>
          <w:jc w:val="center"/>
        </w:trPr>
        <w:tc>
          <w:tcPr>
            <w:tcW w:w="345" w:type="pct"/>
            <w:vAlign w:val="center"/>
          </w:tcPr>
          <w:p w14:paraId="33AED4DA" w14:textId="1C0E77BF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144</w:t>
            </w:r>
          </w:p>
        </w:tc>
        <w:tc>
          <w:tcPr>
            <w:tcW w:w="1387" w:type="pct"/>
            <w:vAlign w:val="center"/>
          </w:tcPr>
          <w:p w14:paraId="55288357" w14:textId="606CB252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EF6418">
              <w:rPr>
                <w:rFonts w:ascii="TH SarabunPSK" w:hAnsi="TH SarabunPSK" w:cs="TH SarabunPSK"/>
                <w:lang w:bidi="th-TH"/>
              </w:rPr>
              <w:t>43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38" w:type="pct"/>
            <w:vAlign w:val="center"/>
          </w:tcPr>
          <w:p w14:paraId="0E4379C6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แฟ</w:t>
            </w:r>
          </w:p>
        </w:tc>
        <w:tc>
          <w:tcPr>
            <w:tcW w:w="1330" w:type="pct"/>
            <w:vAlign w:val="center"/>
          </w:tcPr>
          <w:p w14:paraId="4DA35A40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616374" w:rsidRPr="009F59E1" w14:paraId="0C42263C" w14:textId="77777777" w:rsidTr="00B07474">
        <w:trPr>
          <w:jc w:val="center"/>
        </w:trPr>
        <w:tc>
          <w:tcPr>
            <w:tcW w:w="345" w:type="pct"/>
            <w:vAlign w:val="center"/>
          </w:tcPr>
          <w:p w14:paraId="7B6EDE00" w14:textId="394CDBFD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145</w:t>
            </w:r>
          </w:p>
        </w:tc>
        <w:tc>
          <w:tcPr>
            <w:tcW w:w="1387" w:type="pct"/>
            <w:vAlign w:val="center"/>
          </w:tcPr>
          <w:p w14:paraId="67479172" w14:textId="2CFD4295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EF6418">
              <w:rPr>
                <w:rFonts w:ascii="TH SarabunPSK" w:hAnsi="TH SarabunPSK" w:cs="TH SarabunPSK"/>
                <w:lang w:bidi="th-TH"/>
              </w:rPr>
              <w:t>44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="00EF6418">
              <w:rPr>
                <w:rFonts w:ascii="TH SarabunPSK" w:hAnsi="TH SarabunPSK" w:cs="TH SarabunPSK"/>
              </w:rPr>
              <w:t>–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</w:t>
            </w:r>
            <w:r w:rsidR="00EF6418">
              <w:rPr>
                <w:rFonts w:ascii="TH SarabunPSK" w:hAnsi="TH SarabunPSK" w:cs="TH SarabunPSK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3ตัวอักษร</w:t>
            </w:r>
          </w:p>
        </w:tc>
        <w:tc>
          <w:tcPr>
            <w:tcW w:w="1938" w:type="pct"/>
            <w:vAlign w:val="center"/>
          </w:tcPr>
          <w:p w14:paraId="3FA3AE89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แดง</w:t>
            </w:r>
          </w:p>
        </w:tc>
        <w:tc>
          <w:tcPr>
            <w:tcW w:w="1330" w:type="pct"/>
            <w:vAlign w:val="center"/>
          </w:tcPr>
          <w:p w14:paraId="056B9BBC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616374" w:rsidRPr="009F59E1" w14:paraId="240A9EB8" w14:textId="77777777" w:rsidTr="00B07474">
        <w:trPr>
          <w:jc w:val="center"/>
        </w:trPr>
        <w:tc>
          <w:tcPr>
            <w:tcW w:w="345" w:type="pct"/>
            <w:vAlign w:val="center"/>
          </w:tcPr>
          <w:p w14:paraId="60C18258" w14:textId="4D79596B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146</w:t>
            </w:r>
          </w:p>
        </w:tc>
        <w:tc>
          <w:tcPr>
            <w:tcW w:w="1387" w:type="pct"/>
            <w:vAlign w:val="center"/>
          </w:tcPr>
          <w:p w14:paraId="7AB24CCC" w14:textId="69518D5C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EF6418">
              <w:rPr>
                <w:rFonts w:ascii="TH SarabunPSK" w:hAnsi="TH SarabunPSK" w:cs="TH SarabunPSK"/>
                <w:lang w:bidi="th-TH"/>
              </w:rPr>
              <w:t>45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38" w:type="pct"/>
            <w:vAlign w:val="center"/>
          </w:tcPr>
          <w:p w14:paraId="25391E5B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มะลิมะลิมะลิมะลิมะลิมะลิมะลิมะลิมะลิมะล</w:t>
            </w:r>
          </w:p>
        </w:tc>
        <w:tc>
          <w:tcPr>
            <w:tcW w:w="1330" w:type="pct"/>
            <w:vAlign w:val="center"/>
          </w:tcPr>
          <w:p w14:paraId="1B4E406F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616374" w:rsidRPr="009F59E1" w14:paraId="070D299B" w14:textId="77777777" w:rsidTr="00B07474">
        <w:trPr>
          <w:jc w:val="center"/>
        </w:trPr>
        <w:tc>
          <w:tcPr>
            <w:tcW w:w="345" w:type="pct"/>
            <w:vAlign w:val="center"/>
          </w:tcPr>
          <w:p w14:paraId="4677BBC1" w14:textId="73E1B6B6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147</w:t>
            </w:r>
          </w:p>
        </w:tc>
        <w:tc>
          <w:tcPr>
            <w:tcW w:w="1387" w:type="pct"/>
            <w:vAlign w:val="center"/>
          </w:tcPr>
          <w:p w14:paraId="7A6ABCD1" w14:textId="2BF826D1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EF6418">
              <w:rPr>
                <w:rFonts w:ascii="TH SarabunPSK" w:hAnsi="TH SarabunPSK" w:cs="TH SarabunPSK"/>
                <w:lang w:bidi="th-TH"/>
              </w:rPr>
              <w:t>46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40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38" w:type="pct"/>
            <w:vAlign w:val="center"/>
          </w:tcPr>
          <w:p w14:paraId="6BDA98BB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มะลิมะลิมะลิมะลิมะลิมะลิมะลิมะลิมะลิมะลิ</w:t>
            </w:r>
          </w:p>
        </w:tc>
        <w:tc>
          <w:tcPr>
            <w:tcW w:w="1330" w:type="pct"/>
            <w:vAlign w:val="center"/>
          </w:tcPr>
          <w:p w14:paraId="3C22330C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616374" w:rsidRPr="009F59E1" w14:paraId="2A3DB5B6" w14:textId="77777777" w:rsidTr="00B07474">
        <w:trPr>
          <w:jc w:val="center"/>
        </w:trPr>
        <w:tc>
          <w:tcPr>
            <w:tcW w:w="345" w:type="pct"/>
            <w:vAlign w:val="center"/>
          </w:tcPr>
          <w:p w14:paraId="1F01D569" w14:textId="66353BE3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148</w:t>
            </w:r>
          </w:p>
        </w:tc>
        <w:tc>
          <w:tcPr>
            <w:tcW w:w="1387" w:type="pct"/>
            <w:vAlign w:val="center"/>
          </w:tcPr>
          <w:p w14:paraId="2464D62B" w14:textId="311715F4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EF6418">
              <w:rPr>
                <w:rFonts w:ascii="TH SarabunPSK" w:hAnsi="TH SarabunPSK" w:cs="TH SarabunPSK"/>
                <w:lang w:bidi="th-TH"/>
              </w:rPr>
              <w:t>25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38" w:type="pct"/>
            <w:vAlign w:val="center"/>
          </w:tcPr>
          <w:p w14:paraId="4B78EBDD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</w:t>
            </w:r>
          </w:p>
        </w:tc>
        <w:tc>
          <w:tcPr>
            <w:tcW w:w="1330" w:type="pct"/>
            <w:vAlign w:val="center"/>
          </w:tcPr>
          <w:p w14:paraId="78FD589F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กรุณากรอกชื่อสุนัขใหม่อีกครั้ง</w:t>
            </w:r>
          </w:p>
        </w:tc>
      </w:tr>
      <w:tr w:rsidR="00616374" w:rsidRPr="009F59E1" w14:paraId="41DB3C33" w14:textId="77777777" w:rsidTr="00B07474">
        <w:trPr>
          <w:jc w:val="center"/>
        </w:trPr>
        <w:tc>
          <w:tcPr>
            <w:tcW w:w="345" w:type="pct"/>
            <w:vAlign w:val="center"/>
          </w:tcPr>
          <w:p w14:paraId="1C70DAF7" w14:textId="6B3FF348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149</w:t>
            </w:r>
          </w:p>
        </w:tc>
        <w:tc>
          <w:tcPr>
            <w:tcW w:w="1387" w:type="pct"/>
            <w:vAlign w:val="center"/>
          </w:tcPr>
          <w:p w14:paraId="308CF306" w14:textId="78BAE553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EF6418">
              <w:rPr>
                <w:rFonts w:ascii="TH SarabunPSK" w:hAnsi="TH SarabunPSK" w:cs="TH SarabunPSK"/>
                <w:lang w:bidi="th-TH"/>
              </w:rPr>
              <w:t>26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41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38" w:type="pct"/>
            <w:vAlign w:val="center"/>
          </w:tcPr>
          <w:p w14:paraId="2A53F6FC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มะลิมะลิมะลิมะลิมะลิมะลิมะลิมะลิมะลิมะลิม</w:t>
            </w:r>
          </w:p>
        </w:tc>
        <w:tc>
          <w:tcPr>
            <w:tcW w:w="1330" w:type="pct"/>
            <w:vAlign w:val="center"/>
          </w:tcPr>
          <w:p w14:paraId="7236F829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กรุณากรอกชื่อสุนัขใหม่อีกครั้ง</w:t>
            </w:r>
          </w:p>
        </w:tc>
      </w:tr>
      <w:tr w:rsidR="00616374" w:rsidRPr="009F59E1" w14:paraId="580595A4" w14:textId="77777777" w:rsidTr="00B07474">
        <w:trPr>
          <w:jc w:val="center"/>
        </w:trPr>
        <w:tc>
          <w:tcPr>
            <w:tcW w:w="345" w:type="pct"/>
            <w:vAlign w:val="center"/>
          </w:tcPr>
          <w:p w14:paraId="12A13B62" w14:textId="1663FB97" w:rsidR="00616374" w:rsidRPr="009F59E1" w:rsidRDefault="002724C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150</w:t>
            </w:r>
          </w:p>
        </w:tc>
        <w:tc>
          <w:tcPr>
            <w:tcW w:w="1387" w:type="pct"/>
            <w:vAlign w:val="center"/>
          </w:tcPr>
          <w:p w14:paraId="4E6FE3AF" w14:textId="2A45244F" w:rsidR="00616374" w:rsidRPr="009F59E1" w:rsidRDefault="00616374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EF6418">
              <w:rPr>
                <w:rFonts w:ascii="TH SarabunPSK" w:hAnsi="TH SarabunPSK" w:cs="TH SarabunPSK"/>
                <w:lang w:bidi="th-TH"/>
              </w:rPr>
              <w:t>63.1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938" w:type="pct"/>
            <w:shd w:val="clear" w:color="auto" w:fill="FFFF00"/>
            <w:vAlign w:val="center"/>
          </w:tcPr>
          <w:p w14:paraId="357E9C8C" w14:textId="6EF4C7B3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330" w:type="pct"/>
            <w:vAlign w:val="center"/>
          </w:tcPr>
          <w:p w14:paraId="554876E2" w14:textId="77777777" w:rsidR="00616374" w:rsidRPr="009F59E1" w:rsidRDefault="00616374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กรุณากรอกชื่อสุนัข</w:t>
            </w:r>
          </w:p>
        </w:tc>
      </w:tr>
    </w:tbl>
    <w:p w14:paraId="39A39C98" w14:textId="77777777" w:rsidR="00616374" w:rsidRPr="009F59E1" w:rsidRDefault="00616374" w:rsidP="003B33E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F0E84F9" w14:textId="560FD0AD" w:rsidR="003B33E1" w:rsidRPr="009F59E1" w:rsidRDefault="003B33E1" w:rsidP="003B33E1">
      <w:pPr>
        <w:rPr>
          <w:rFonts w:ascii="TH SarabunPSK" w:hAnsi="TH SarabunPSK" w:cs="TH SarabunPSK"/>
          <w:lang w:bidi="th-TH"/>
        </w:rPr>
      </w:pPr>
      <w:ins w:id="150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u w:val="single"/>
            <w:cs/>
          </w:rPr>
          <w:t>หมายเหตุ</w:t>
        </w:r>
        <w:r w:rsidRPr="009F59E1">
          <w:rPr>
            <w:rFonts w:ascii="TH SarabunPSK" w:hAnsi="TH SarabunPSK" w:cs="TH SarabunPSK" w:hint="cs"/>
            <w:b/>
            <w:bCs/>
            <w:cs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สำหรับ </w:t>
        </w:r>
        <w:r w:rsidRPr="009F59E1">
          <w:rPr>
            <w:rFonts w:ascii="TH SarabunPSK" w:hAnsi="TH SarabunPSK" w:cs="TH SarabunPSK" w:hint="cs"/>
          </w:rPr>
          <w:t>VEc</w:t>
        </w:r>
      </w:ins>
      <w:r w:rsidR="00EF6418">
        <w:rPr>
          <w:rFonts w:ascii="TH SarabunPSK" w:hAnsi="TH SarabunPSK" w:cs="TH SarabunPSK"/>
          <w:lang w:bidi="th-TH"/>
        </w:rPr>
        <w:t>61</w:t>
      </w:r>
      <w:ins w:id="150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</w:t>
        </w:r>
        <w:r w:rsidRPr="009F59E1">
          <w:rPr>
            <w:rFonts w:ascii="TH SarabunPSK" w:hAnsi="TH SarabunPSK" w:cs="TH SarabunPSK" w:hint="cs"/>
          </w:rPr>
          <w:t>VEc</w:t>
        </w:r>
      </w:ins>
      <w:r w:rsidR="00EF6418">
        <w:rPr>
          <w:rFonts w:ascii="TH SarabunPSK" w:hAnsi="TH SarabunPSK" w:cs="TH SarabunPSK"/>
          <w:lang w:bidi="th-TH"/>
        </w:rPr>
        <w:t>62</w:t>
      </w:r>
      <w:ins w:id="1502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VEc</w:t>
        </w:r>
      </w:ins>
      <w:r w:rsidR="00EF6418">
        <w:rPr>
          <w:rFonts w:ascii="TH SarabunPSK" w:hAnsi="TH SarabunPSK" w:cs="TH SarabunPSK"/>
          <w:lang w:bidi="th-TH"/>
        </w:rPr>
        <w:t>63</w:t>
      </w:r>
      <w:ins w:id="1503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616374" w:rsidRPr="009F59E1">
        <w:rPr>
          <w:rFonts w:ascii="TH SarabunPSK" w:hAnsi="TH SarabunPSK" w:cs="TH SarabunPSK" w:hint="cs"/>
          <w:cs/>
          <w:lang w:bidi="th-TH"/>
        </w:rPr>
        <w:t>1</w:t>
      </w:r>
      <w:r w:rsidR="002724CE">
        <w:rPr>
          <w:rFonts w:ascii="TH SarabunPSK" w:hAnsi="TH SarabunPSK" w:cs="TH SarabunPSK"/>
          <w:lang w:bidi="th-TH"/>
        </w:rPr>
        <w:t>38</w:t>
      </w:r>
      <w:r w:rsidR="00616374" w:rsidRPr="009F59E1">
        <w:rPr>
          <w:rFonts w:ascii="TH SarabunPSK" w:hAnsi="TH SarabunPSK" w:cs="TH SarabunPSK" w:hint="cs"/>
          <w:cs/>
          <w:lang w:bidi="th-TH"/>
        </w:rPr>
        <w:t xml:space="preserve"> </w:t>
      </w:r>
      <w:ins w:id="150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สำหรับ</w:t>
        </w:r>
        <w:r w:rsidRPr="009F59E1">
          <w:rPr>
            <w:rFonts w:ascii="TH SarabunPSK" w:hAnsi="TH SarabunPSK" w:cs="TH SarabunPSK" w:hint="cs"/>
          </w:rPr>
          <w:t xml:space="preserve"> IVEc</w:t>
        </w:r>
      </w:ins>
      <w:r w:rsidR="002724CE">
        <w:rPr>
          <w:rFonts w:ascii="TH SarabunPSK" w:hAnsi="TH SarabunPSK" w:cs="TH SarabunPSK"/>
          <w:lang w:bidi="th-TH"/>
        </w:rPr>
        <w:t>62</w:t>
      </w:r>
      <w:r w:rsidR="008A6009" w:rsidRPr="009F59E1">
        <w:rPr>
          <w:rFonts w:ascii="TH SarabunPSK" w:hAnsi="TH SarabunPSK" w:cs="TH SarabunPSK" w:hint="cs"/>
          <w:cs/>
          <w:lang w:bidi="th-TH"/>
        </w:rPr>
        <w:t>.1</w:t>
      </w:r>
      <w:r w:rsidRPr="009F59E1">
        <w:rPr>
          <w:rFonts w:ascii="TH SarabunPSK" w:hAnsi="TH SarabunPSK" w:cs="TH SarabunPSK" w:hint="cs"/>
        </w:rPr>
        <w:t xml:space="preserve"> </w:t>
      </w:r>
      <w:ins w:id="150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="002724CE">
        <w:rPr>
          <w:rFonts w:ascii="TH SarabunPSK" w:hAnsi="TH SarabunPSK" w:cs="TH SarabunPSK"/>
          <w:lang w:bidi="th-TH"/>
        </w:rPr>
        <w:t xml:space="preserve">148 </w:t>
      </w:r>
      <w:r w:rsidRPr="009F59E1">
        <w:rPr>
          <w:rFonts w:ascii="TH SarabunPSK" w:hAnsi="TH SarabunPSK" w:cs="TH SarabunPSK" w:hint="cs"/>
          <w:cs/>
        </w:rPr>
        <w:t>และสำหรับ</w:t>
      </w:r>
      <w:r w:rsidRPr="009F59E1">
        <w:rPr>
          <w:rFonts w:ascii="TH SarabunPSK" w:hAnsi="TH SarabunPSK" w:cs="TH SarabunPSK" w:hint="cs"/>
        </w:rPr>
        <w:t xml:space="preserve"> </w:t>
      </w:r>
      <w:ins w:id="1506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IVEc</w:t>
        </w:r>
      </w:ins>
      <w:r w:rsidR="002724CE">
        <w:rPr>
          <w:rFonts w:ascii="TH SarabunPSK" w:hAnsi="TH SarabunPSK" w:cs="TH SarabunPSK"/>
          <w:lang w:bidi="th-TH"/>
        </w:rPr>
        <w:t>62</w:t>
      </w:r>
      <w:ins w:id="1507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.</w:t>
        </w:r>
      </w:ins>
      <w:r w:rsidRPr="009F59E1">
        <w:rPr>
          <w:rFonts w:ascii="TH SarabunPSK" w:hAnsi="TH SarabunPSK" w:cs="TH SarabunPSK" w:hint="cs"/>
          <w:cs/>
        </w:rPr>
        <w:t>2</w:t>
      </w:r>
      <w:r w:rsidRPr="009F59E1">
        <w:rPr>
          <w:rFonts w:ascii="TH SarabunPSK" w:hAnsi="TH SarabunPSK" w:cs="TH SarabunPSK" w:hint="cs"/>
        </w:rPr>
        <w:t xml:space="preserve"> </w:t>
      </w:r>
      <w:ins w:id="150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="002724CE">
        <w:rPr>
          <w:rFonts w:ascii="TH SarabunPSK" w:hAnsi="TH SarabunPSK" w:cs="TH SarabunPSK"/>
          <w:lang w:bidi="th-TH"/>
        </w:rPr>
        <w:t>149</w:t>
      </w:r>
    </w:p>
    <w:p w14:paraId="72FEC1C5" w14:textId="325C92CF" w:rsidR="008A6009" w:rsidRPr="009F59E1" w:rsidRDefault="008A6009" w:rsidP="003B33E1">
      <w:pPr>
        <w:rPr>
          <w:rFonts w:ascii="TH SarabunPSK" w:hAnsi="TH SarabunPSK" w:cs="TH SarabunPSK"/>
          <w:lang w:bidi="th-TH"/>
        </w:rPr>
      </w:pPr>
    </w:p>
    <w:p w14:paraId="4E266F94" w14:textId="00DC82B0" w:rsidR="008A6009" w:rsidRPr="009F59E1" w:rsidRDefault="008A6009" w:rsidP="008A600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.5.2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สายพันธุ์สุนัข (</w:t>
      </w:r>
      <w:r w:rsidRPr="009F59E1">
        <w:rPr>
          <w:rFonts w:ascii="TH SarabunPSK" w:hAnsi="TH SarabunPSK" w:cs="TH SarabunPSK" w:hint="cs"/>
          <w:b/>
          <w:bCs/>
          <w:lang w:bidi="th-TH"/>
        </w:rPr>
        <w:t>Breeds) : TextInput</w:t>
      </w:r>
    </w:p>
    <w:p w14:paraId="3282DF61" w14:textId="77777777" w:rsidR="008A6009" w:rsidRPr="009F59E1" w:rsidRDefault="008A6009" w:rsidP="008A6009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ความต้องการของระบบในส่วนของสายพันธุ์สุนัข มีคุณลักษณะดังนี้</w:t>
      </w:r>
    </w:p>
    <w:p w14:paraId="5AE2429B" w14:textId="5B3AFEB9" w:rsidR="008A6009" w:rsidRPr="009F59E1" w:rsidRDefault="008A6009" w:rsidP="008A6009">
      <w:pPr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ต้องเป็นตัวอักษรไทยหรือภาษาอังกฤษเท่านั้น</w:t>
      </w:r>
    </w:p>
    <w:p w14:paraId="35221A5D" w14:textId="014AD66D" w:rsidR="008A6009" w:rsidRPr="009F59E1" w:rsidRDefault="008A6009" w:rsidP="008A6009">
      <w:pPr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2.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มีจำนวนตัวอักษรเป็นจำนวนไม่น้อยกว่า 3 ตัวอักษรและไม่เกิน 40 ตัวอักษร</w:t>
      </w:r>
    </w:p>
    <w:p w14:paraId="785A2465" w14:textId="2F10D78F" w:rsidR="008A6009" w:rsidRPr="009F59E1" w:rsidRDefault="008A6009" w:rsidP="008A6009">
      <w:pPr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3.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สามารถมีช่องว่างระหว่างตัวอักษรได้ </w:t>
      </w:r>
    </w:p>
    <w:p w14:paraId="353322E4" w14:textId="2CFF1FBB" w:rsidR="008A6009" w:rsidRPr="009F59E1" w:rsidRDefault="008A6009" w:rsidP="008A6009">
      <w:pPr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4.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ต้องไม่เป็นค่าว่าง</w:t>
      </w:r>
    </w:p>
    <w:p w14:paraId="74E73150" w14:textId="77777777" w:rsidR="00A0252D" w:rsidRPr="009F59E1" w:rsidRDefault="00A0252D" w:rsidP="00A0252D">
      <w:pPr>
        <w:spacing w:after="160" w:line="259" w:lineRule="auto"/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เงื่อนไขในการทดสอบในส่วนของสายพันธุ์สุนัข</w:t>
      </w:r>
    </w:p>
    <w:p w14:paraId="66503AA8" w14:textId="77777777" w:rsidR="00A0252D" w:rsidRPr="009F59E1" w:rsidRDefault="00A0252D" w:rsidP="00A0252D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ในกรณีที่ไม่กรอกสายพันธุ์สุนัข ระบบจะแสดงข้อความ “กรุณากรอกสายพันธุ์สุนัข”  </w:t>
      </w:r>
    </w:p>
    <w:p w14:paraId="2EE72F0D" w14:textId="77777777" w:rsidR="00A0252D" w:rsidRPr="009F59E1" w:rsidRDefault="00A0252D" w:rsidP="00A0252D">
      <w:pPr>
        <w:numPr>
          <w:ilvl w:val="0"/>
          <w:numId w:val="10"/>
        </w:numPr>
        <w:spacing w:after="160" w:line="259" w:lineRule="auto"/>
        <w:rPr>
          <w:ins w:id="1509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ในกรณีที่กรอกสายพันธุ์ไม่ตรงตามรูปแบบ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กรุณากรอกสายพันธุ์สุนัขอีกครั้ง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1F0F20FF" w14:textId="77777777" w:rsidR="008A6009" w:rsidRPr="009F59E1" w:rsidRDefault="008A6009" w:rsidP="008A6009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2271AA1C" w14:textId="1120A95A" w:rsidR="008A6009" w:rsidRPr="009F59E1" w:rsidRDefault="008A6009" w:rsidP="008A6009">
      <w:pPr>
        <w:ind w:left="720" w:firstLine="360"/>
        <w:rPr>
          <w:rFonts w:ascii="TH SarabunPSK" w:hAnsi="TH SarabunPSK" w:cs="TH SarabunPSK"/>
        </w:rPr>
      </w:pPr>
    </w:p>
    <w:p w14:paraId="243F432A" w14:textId="77777777" w:rsidR="004B30C9" w:rsidRPr="009F59E1" w:rsidRDefault="004B30C9" w:rsidP="002724CE">
      <w:pPr>
        <w:rPr>
          <w:rFonts w:ascii="TH SarabunPSK" w:hAnsi="TH SarabunPSK" w:cs="TH SarabunPSK"/>
        </w:rPr>
      </w:pPr>
    </w:p>
    <w:p w14:paraId="7D97B4FB" w14:textId="1BF4C9E2" w:rsidR="008A6009" w:rsidRPr="009F59E1" w:rsidRDefault="008A6009" w:rsidP="008A600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A0252D" w:rsidRPr="009F59E1">
        <w:rPr>
          <w:rFonts w:ascii="TH SarabunPSK" w:hAnsi="TH SarabunPSK" w:cs="TH SarabunPSK" w:hint="cs"/>
          <w:b/>
          <w:bCs/>
        </w:rPr>
        <w:t>2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A0252D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สายพันธุ์สุนัข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740"/>
        <w:gridCol w:w="1566"/>
        <w:gridCol w:w="1345"/>
        <w:gridCol w:w="1454"/>
        <w:gridCol w:w="1595"/>
      </w:tblGrid>
      <w:tr w:rsidR="00A0252D" w:rsidRPr="009F59E1" w14:paraId="3E6A21AB" w14:textId="77777777" w:rsidTr="002C59D3">
        <w:trPr>
          <w:ins w:id="1510" w:author="วันวิสา ประดิษฐอุกฤษฎ์" w:date="2021-10-11T19:31:00Z"/>
        </w:trPr>
        <w:tc>
          <w:tcPr>
            <w:tcW w:w="832" w:type="pct"/>
            <w:shd w:val="clear" w:color="auto" w:fill="D0CECE" w:themeFill="background2" w:themeFillShade="E6"/>
            <w:vAlign w:val="center"/>
          </w:tcPr>
          <w:p w14:paraId="31EAF9E9" w14:textId="77777777" w:rsidR="00A0252D" w:rsidRPr="009F59E1" w:rsidRDefault="00A0252D" w:rsidP="002C59D3">
            <w:pPr>
              <w:spacing w:after="160" w:line="259" w:lineRule="auto"/>
              <w:rPr>
                <w:ins w:id="151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942" w:type="pct"/>
            <w:shd w:val="clear" w:color="auto" w:fill="D0CECE" w:themeFill="background2" w:themeFillShade="E6"/>
            <w:vAlign w:val="center"/>
          </w:tcPr>
          <w:p w14:paraId="1E821DC3" w14:textId="77777777" w:rsidR="00A0252D" w:rsidRPr="009F59E1" w:rsidRDefault="00A0252D" w:rsidP="002C59D3">
            <w:pPr>
              <w:spacing w:after="160" w:line="259" w:lineRule="auto"/>
              <w:rPr>
                <w:ins w:id="151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00BC8B93" w14:textId="77777777" w:rsidR="00A0252D" w:rsidRPr="009F59E1" w:rsidRDefault="00A0252D" w:rsidP="002C59D3">
            <w:pPr>
              <w:spacing w:after="160" w:line="259" w:lineRule="auto"/>
              <w:rPr>
                <w:ins w:id="151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48" w:type="pct"/>
            <w:shd w:val="clear" w:color="auto" w:fill="D0CECE" w:themeFill="background2" w:themeFillShade="E6"/>
            <w:vAlign w:val="center"/>
          </w:tcPr>
          <w:p w14:paraId="5C432FB0" w14:textId="36E33B77" w:rsidR="00A0252D" w:rsidRPr="009F59E1" w:rsidRDefault="00A0252D" w:rsidP="002C59D3">
            <w:pPr>
              <w:spacing w:after="160" w:line="259" w:lineRule="auto"/>
              <w:rPr>
                <w:ins w:id="151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728" w:type="pct"/>
            <w:shd w:val="clear" w:color="auto" w:fill="D0CECE" w:themeFill="background2" w:themeFillShade="E6"/>
            <w:vAlign w:val="center"/>
          </w:tcPr>
          <w:p w14:paraId="18895001" w14:textId="77777777" w:rsidR="00A0252D" w:rsidRPr="009F59E1" w:rsidRDefault="00A0252D" w:rsidP="002C59D3">
            <w:pPr>
              <w:spacing w:after="160" w:line="259" w:lineRule="auto"/>
              <w:rPr>
                <w:ins w:id="151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787" w:type="pct"/>
            <w:shd w:val="clear" w:color="auto" w:fill="D0CECE" w:themeFill="background2" w:themeFillShade="E6"/>
            <w:vAlign w:val="center"/>
          </w:tcPr>
          <w:p w14:paraId="66CEE5DE" w14:textId="77777777" w:rsidR="00A0252D" w:rsidRPr="009F59E1" w:rsidRDefault="00A0252D" w:rsidP="002C59D3">
            <w:pPr>
              <w:spacing w:after="160" w:line="259" w:lineRule="auto"/>
              <w:rPr>
                <w:ins w:id="152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2A5555A2" w14:textId="77777777" w:rsidR="00A0252D" w:rsidRPr="009F59E1" w:rsidRDefault="00A0252D" w:rsidP="002C59D3">
            <w:pPr>
              <w:spacing w:after="160" w:line="259" w:lineRule="auto"/>
              <w:rPr>
                <w:ins w:id="152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864" w:type="pct"/>
            <w:shd w:val="clear" w:color="auto" w:fill="D0CECE" w:themeFill="background2" w:themeFillShade="E6"/>
            <w:vAlign w:val="center"/>
          </w:tcPr>
          <w:p w14:paraId="26C2F57B" w14:textId="77777777" w:rsidR="00A0252D" w:rsidRPr="009F59E1" w:rsidRDefault="00A0252D" w:rsidP="002C59D3">
            <w:pPr>
              <w:spacing w:after="160" w:line="259" w:lineRule="auto"/>
              <w:rPr>
                <w:ins w:id="152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20502A0E" w14:textId="77777777" w:rsidR="00A0252D" w:rsidRPr="009F59E1" w:rsidRDefault="00A0252D" w:rsidP="002C59D3">
            <w:pPr>
              <w:spacing w:after="160" w:line="259" w:lineRule="auto"/>
              <w:rPr>
                <w:ins w:id="152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A0252D" w:rsidRPr="009F59E1" w14:paraId="2C4EC243" w14:textId="77777777" w:rsidTr="002C59D3">
        <w:trPr>
          <w:ins w:id="1529" w:author="วันวิสา ประดิษฐอุกฤษฎ์" w:date="2021-10-11T19:31:00Z"/>
        </w:trPr>
        <w:tc>
          <w:tcPr>
            <w:tcW w:w="832" w:type="pct"/>
            <w:vAlign w:val="center"/>
          </w:tcPr>
          <w:p w14:paraId="089A7B03" w14:textId="77777777" w:rsidR="00A0252D" w:rsidRPr="009F59E1" w:rsidRDefault="00A0252D" w:rsidP="002C59D3">
            <w:pPr>
              <w:spacing w:after="160" w:line="259" w:lineRule="auto"/>
              <w:rPr>
                <w:ins w:id="153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942" w:type="pct"/>
            <w:vAlign w:val="center"/>
          </w:tcPr>
          <w:p w14:paraId="296DC60F" w14:textId="3FD20C53" w:rsidR="00A0252D" w:rsidRPr="009F59E1" w:rsidRDefault="00A0252D" w:rsidP="002C59D3">
            <w:pPr>
              <w:spacing w:after="160" w:line="259" w:lineRule="auto"/>
              <w:rPr>
                <w:ins w:id="153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5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942A96">
              <w:rPr>
                <w:rFonts w:ascii="TH SarabunPSK" w:hAnsi="TH SarabunPSK" w:cs="TH SarabunPSK"/>
              </w:rPr>
              <w:t>64</w:t>
            </w:r>
            <w:ins w:id="15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5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ประกอบด้วยตัวอักษรภาษาไทย และภาษาอังกฤษ เท่านั้น</w:t>
            </w:r>
          </w:p>
        </w:tc>
        <w:tc>
          <w:tcPr>
            <w:tcW w:w="848" w:type="pct"/>
            <w:vAlign w:val="center"/>
          </w:tcPr>
          <w:p w14:paraId="7353E81E" w14:textId="55B821B0" w:rsidR="00A0252D" w:rsidRPr="009F59E1" w:rsidRDefault="00A0252D" w:rsidP="002C59D3">
            <w:pPr>
              <w:spacing w:after="160" w:line="259" w:lineRule="auto"/>
              <w:rPr>
                <w:ins w:id="153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IVEc6</w:t>
            </w:r>
            <w:r w:rsidR="00942A96">
              <w:rPr>
                <w:rFonts w:ascii="TH SarabunPSK" w:hAnsi="TH SarabunPSK" w:cs="TH SarabunPSK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728" w:type="pct"/>
            <w:vAlign w:val="center"/>
          </w:tcPr>
          <w:p w14:paraId="74FCA95A" w14:textId="77777777" w:rsidR="00A0252D" w:rsidRPr="009F59E1" w:rsidRDefault="00A0252D" w:rsidP="002C59D3">
            <w:pPr>
              <w:spacing w:after="160" w:line="259" w:lineRule="auto"/>
              <w:rPr>
                <w:ins w:id="1536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1BF9D59D" w14:textId="77777777" w:rsidR="00A0252D" w:rsidRPr="009F59E1" w:rsidRDefault="00A0252D" w:rsidP="002C59D3">
            <w:pPr>
              <w:spacing w:after="160" w:line="259" w:lineRule="auto"/>
              <w:rPr>
                <w:ins w:id="1537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864" w:type="pct"/>
            <w:vAlign w:val="center"/>
          </w:tcPr>
          <w:p w14:paraId="5A849B82" w14:textId="77777777" w:rsidR="00A0252D" w:rsidRPr="009F59E1" w:rsidRDefault="00A0252D" w:rsidP="002C59D3">
            <w:pPr>
              <w:spacing w:after="160" w:line="259" w:lineRule="auto"/>
              <w:rPr>
                <w:ins w:id="1538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A0252D" w:rsidRPr="009F59E1" w14:paraId="2C3230E4" w14:textId="77777777" w:rsidTr="002C59D3">
        <w:tc>
          <w:tcPr>
            <w:tcW w:w="832" w:type="pct"/>
            <w:vAlign w:val="center"/>
          </w:tcPr>
          <w:p w14:paraId="647F5DBA" w14:textId="77777777" w:rsidR="00A0252D" w:rsidRPr="009F59E1" w:rsidRDefault="00A0252D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942" w:type="pct"/>
            <w:vAlign w:val="center"/>
          </w:tcPr>
          <w:p w14:paraId="053B9D2A" w14:textId="29283273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  <w:ins w:id="15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6</w:t>
            </w:r>
            <w:r w:rsidR="00942A96">
              <w:rPr>
                <w:rFonts w:ascii="TH SarabunPSK" w:hAnsi="TH SarabunPSK" w:cs="TH SarabunPSK"/>
              </w:rPr>
              <w:t>5</w:t>
            </w:r>
            <w:ins w:id="154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54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มีช่องว่างระหว่างตัวอักษร</w:t>
            </w:r>
          </w:p>
        </w:tc>
        <w:tc>
          <w:tcPr>
            <w:tcW w:w="848" w:type="pct"/>
            <w:vAlign w:val="center"/>
          </w:tcPr>
          <w:p w14:paraId="5B08F9A5" w14:textId="77777777" w:rsidR="00A0252D" w:rsidRPr="009F59E1" w:rsidRDefault="00A0252D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728" w:type="pct"/>
            <w:vAlign w:val="center"/>
          </w:tcPr>
          <w:p w14:paraId="025E2149" w14:textId="77777777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702FA809" w14:textId="77777777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864" w:type="pct"/>
            <w:vAlign w:val="center"/>
          </w:tcPr>
          <w:p w14:paraId="6F4E5C27" w14:textId="77777777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</w:p>
        </w:tc>
      </w:tr>
      <w:tr w:rsidR="00A0252D" w:rsidRPr="009F59E1" w14:paraId="0944E9C2" w14:textId="77777777" w:rsidTr="002C59D3">
        <w:tc>
          <w:tcPr>
            <w:tcW w:w="832" w:type="pct"/>
            <w:vAlign w:val="center"/>
          </w:tcPr>
          <w:p w14:paraId="1C8A63E3" w14:textId="77777777" w:rsidR="00A0252D" w:rsidRPr="009F59E1" w:rsidRDefault="00A0252D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942" w:type="pct"/>
            <w:vAlign w:val="center"/>
          </w:tcPr>
          <w:p w14:paraId="0426B2C4" w14:textId="37D9B54D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VEc6</w:t>
            </w:r>
            <w:r w:rsidR="00942A96">
              <w:rPr>
                <w:rFonts w:ascii="TH SarabunPSK" w:hAnsi="TH SarabunPSK" w:cs="TH SarabunPSK"/>
              </w:rPr>
              <w:t>6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ต้องมีความยาวตั้งแต่ 3และไม่เกิน 40 ตัวอักษร</w:t>
            </w:r>
          </w:p>
        </w:tc>
        <w:tc>
          <w:tcPr>
            <w:tcW w:w="848" w:type="pct"/>
            <w:vAlign w:val="center"/>
          </w:tcPr>
          <w:p w14:paraId="5BA4BEA0" w14:textId="2E02B700" w:rsidR="00A0252D" w:rsidRPr="009F59E1" w:rsidRDefault="00A0252D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IVEc6</w:t>
            </w:r>
            <w:r w:rsidR="00942A96">
              <w:rPr>
                <w:rFonts w:ascii="TH SarabunPSK" w:hAnsi="TH SarabunPSK" w:cs="TH SarabunPSK"/>
              </w:rPr>
              <w:t>6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มีความยาวน้อยกว่า 3 ตัวอักษร</w:t>
            </w:r>
          </w:p>
        </w:tc>
        <w:tc>
          <w:tcPr>
            <w:tcW w:w="728" w:type="pct"/>
            <w:vAlign w:val="center"/>
          </w:tcPr>
          <w:p w14:paraId="5A31ED85" w14:textId="7D95F874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IVEc6</w:t>
            </w:r>
            <w:r w:rsidR="00942A96">
              <w:rPr>
                <w:rFonts w:ascii="TH SarabunPSK" w:hAnsi="TH SarabunPSK" w:cs="TH SarabunPSK"/>
              </w:rPr>
              <w:t>6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มีความยาวมากกว่า 40 ตัวอักษร</w:t>
            </w:r>
          </w:p>
        </w:tc>
        <w:tc>
          <w:tcPr>
            <w:tcW w:w="787" w:type="pct"/>
            <w:vAlign w:val="center"/>
          </w:tcPr>
          <w:p w14:paraId="4871E8A6" w14:textId="1ABC9170" w:rsidR="00A0252D" w:rsidRDefault="00A0252D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942A96">
              <w:rPr>
                <w:rFonts w:ascii="TH SarabunPSK" w:hAnsi="TH SarabunPSK" w:cs="TH SarabunPSK"/>
              </w:rPr>
              <w:t>46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048CBAFF" w14:textId="4F24342D" w:rsidR="00942A96" w:rsidRPr="009F59E1" w:rsidRDefault="00942A9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</w:rPr>
              <w:t>47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4ตัวอักษร</w:t>
            </w:r>
          </w:p>
          <w:p w14:paraId="4628A354" w14:textId="77777777" w:rsidR="00A0252D" w:rsidRDefault="00A0252D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942A96">
              <w:rPr>
                <w:rFonts w:ascii="TH SarabunPSK" w:hAnsi="TH SarabunPSK" w:cs="TH SarabunPSK"/>
              </w:rPr>
              <w:t>48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54F70045" w14:textId="2FC3ACC8" w:rsidR="00942A96" w:rsidRPr="009F59E1" w:rsidRDefault="00942A9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/>
              </w:rPr>
              <w:t>49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864" w:type="pct"/>
            <w:vAlign w:val="center"/>
          </w:tcPr>
          <w:p w14:paraId="22D23A59" w14:textId="08CA9495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942A96">
              <w:rPr>
                <w:rFonts w:ascii="TH SarabunPSK" w:hAnsi="TH SarabunPSK" w:cs="TH SarabunPSK"/>
              </w:rPr>
              <w:t>27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761535A8" w14:textId="6928C0C5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942A96">
              <w:rPr>
                <w:rFonts w:ascii="TH SarabunPSK" w:hAnsi="TH SarabunPSK" w:cs="TH SarabunPSK"/>
              </w:rPr>
              <w:t>28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41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26B85941" w14:textId="77777777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</w:p>
        </w:tc>
      </w:tr>
      <w:tr w:rsidR="00A0252D" w:rsidRPr="009F59E1" w14:paraId="215B0DB1" w14:textId="77777777" w:rsidTr="002C59D3">
        <w:tc>
          <w:tcPr>
            <w:tcW w:w="832" w:type="pct"/>
            <w:vAlign w:val="center"/>
          </w:tcPr>
          <w:p w14:paraId="33C87478" w14:textId="648BDA2C" w:rsidR="00A0252D" w:rsidRPr="009F59E1" w:rsidRDefault="00A0252D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942" w:type="pct"/>
            <w:vAlign w:val="center"/>
          </w:tcPr>
          <w:p w14:paraId="2C28F3E4" w14:textId="22869005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VEc6</w:t>
            </w:r>
            <w:r w:rsidR="009F67EF">
              <w:rPr>
                <w:rFonts w:ascii="TH SarabunPSK" w:hAnsi="TH SarabunPSK" w:cs="TH SarabunPSK"/>
              </w:rPr>
              <w:t>7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848" w:type="pct"/>
            <w:vAlign w:val="center"/>
          </w:tcPr>
          <w:p w14:paraId="3A213291" w14:textId="571FCB13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IVEc6</w:t>
            </w:r>
            <w:r w:rsidR="00E766B3">
              <w:rPr>
                <w:rFonts w:ascii="TH SarabunPSK" w:hAnsi="TH SarabunPSK" w:cs="TH SarabunPSK"/>
              </w:rPr>
              <w:t>7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728" w:type="pct"/>
            <w:vAlign w:val="center"/>
          </w:tcPr>
          <w:p w14:paraId="269DBC1E" w14:textId="77777777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0C46A3C4" w14:textId="77777777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864" w:type="pct"/>
            <w:vAlign w:val="center"/>
          </w:tcPr>
          <w:p w14:paraId="0D055A04" w14:textId="77777777" w:rsidR="00A0252D" w:rsidRPr="009F59E1" w:rsidRDefault="00A0252D" w:rsidP="002C59D3">
            <w:pPr>
              <w:rPr>
                <w:rFonts w:ascii="TH SarabunPSK" w:hAnsi="TH SarabunPSK" w:cs="TH SarabunPSK"/>
              </w:rPr>
            </w:pPr>
          </w:p>
        </w:tc>
      </w:tr>
    </w:tbl>
    <w:p w14:paraId="5E444CDA" w14:textId="2A005FA0" w:rsidR="008A6009" w:rsidRPr="009F59E1" w:rsidRDefault="008A6009" w:rsidP="003A2610">
      <w:pPr>
        <w:rPr>
          <w:rFonts w:ascii="TH SarabunPSK" w:hAnsi="TH SarabunPSK" w:cs="TH SarabunPSK"/>
          <w:b/>
          <w:bCs/>
        </w:rPr>
      </w:pPr>
    </w:p>
    <w:p w14:paraId="33AE0062" w14:textId="77777777" w:rsidR="004B30C9" w:rsidRPr="009F59E1" w:rsidRDefault="004B30C9" w:rsidP="003A2610">
      <w:pPr>
        <w:rPr>
          <w:rFonts w:ascii="TH SarabunPSK" w:hAnsi="TH SarabunPSK" w:cs="TH SarabunPSK"/>
          <w:b/>
          <w:bCs/>
        </w:rPr>
      </w:pPr>
    </w:p>
    <w:p w14:paraId="7D453B1B" w14:textId="3DA77C77" w:rsidR="008A6009" w:rsidRPr="009F59E1" w:rsidRDefault="008A6009" w:rsidP="008A6009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3A2610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3A2610" w:rsidRPr="009F59E1">
        <w:rPr>
          <w:rFonts w:ascii="TH SarabunPSK" w:hAnsi="TH SarabunPSK" w:cs="TH SarabunPSK" w:hint="cs"/>
          <w:b/>
          <w:bCs/>
          <w:cs/>
          <w:lang w:bidi="th-TH"/>
        </w:rPr>
        <w:t>สายพันธุ์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สุนัข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3A2610" w:rsidRPr="009F59E1" w14:paraId="18DBB3AC" w14:textId="77777777" w:rsidTr="002C59D3">
        <w:trPr>
          <w:jc w:val="center"/>
        </w:trPr>
        <w:tc>
          <w:tcPr>
            <w:tcW w:w="403" w:type="pct"/>
            <w:shd w:val="clear" w:color="auto" w:fill="D0CECE" w:themeFill="background2" w:themeFillShade="E6"/>
            <w:vAlign w:val="center"/>
          </w:tcPr>
          <w:p w14:paraId="5FAEC9BB" w14:textId="77777777" w:rsidR="003A2610" w:rsidRPr="009F59E1" w:rsidRDefault="003A2610" w:rsidP="002C59D3">
            <w:pPr>
              <w:spacing w:after="160" w:line="259" w:lineRule="auto"/>
              <w:rPr>
                <w:ins w:id="154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  <w:vAlign w:val="center"/>
          </w:tcPr>
          <w:p w14:paraId="4F7DE4D9" w14:textId="77777777" w:rsidR="003A2610" w:rsidRPr="009F59E1" w:rsidRDefault="003A2610" w:rsidP="002C59D3">
            <w:pPr>
              <w:spacing w:after="160" w:line="259" w:lineRule="auto"/>
              <w:rPr>
                <w:ins w:id="154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4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  <w:vAlign w:val="center"/>
          </w:tcPr>
          <w:p w14:paraId="2BC13179" w14:textId="77777777" w:rsidR="003A2610" w:rsidRPr="009F59E1" w:rsidRDefault="003A2610" w:rsidP="002C59D3">
            <w:pPr>
              <w:spacing w:after="160" w:line="259" w:lineRule="auto"/>
              <w:rPr>
                <w:ins w:id="154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  <w:vAlign w:val="center"/>
          </w:tcPr>
          <w:p w14:paraId="2D93C43A" w14:textId="77777777" w:rsidR="003A2610" w:rsidRPr="009F59E1" w:rsidRDefault="003A2610" w:rsidP="002C59D3">
            <w:pPr>
              <w:spacing w:after="160" w:line="259" w:lineRule="auto"/>
              <w:rPr>
                <w:ins w:id="154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3A2610" w:rsidRPr="009F59E1" w14:paraId="40775A7D" w14:textId="77777777" w:rsidTr="002C59D3">
        <w:trPr>
          <w:jc w:val="center"/>
        </w:trPr>
        <w:tc>
          <w:tcPr>
            <w:tcW w:w="403" w:type="pct"/>
            <w:vAlign w:val="center"/>
          </w:tcPr>
          <w:p w14:paraId="3F8895B7" w14:textId="3C74C198" w:rsidR="003A2610" w:rsidRPr="009F59E1" w:rsidRDefault="00E766B3" w:rsidP="002C59D3">
            <w:pPr>
              <w:spacing w:after="160" w:line="259" w:lineRule="auto"/>
              <w:rPr>
                <w:ins w:id="1550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151</w:t>
            </w:r>
          </w:p>
        </w:tc>
        <w:tc>
          <w:tcPr>
            <w:tcW w:w="1531" w:type="pct"/>
            <w:vAlign w:val="center"/>
          </w:tcPr>
          <w:p w14:paraId="75E46B36" w14:textId="6F3235B0" w:rsidR="003A2610" w:rsidRPr="009F59E1" w:rsidRDefault="003A2610" w:rsidP="002C59D3">
            <w:pPr>
              <w:spacing w:after="160" w:line="259" w:lineRule="auto"/>
              <w:rPr>
                <w:ins w:id="155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471780">
              <w:rPr>
                <w:rFonts w:ascii="TH SarabunPSK" w:hAnsi="TH SarabunPSK" w:cs="TH SarabunPSK"/>
                <w:lang w:bidi="th-TH"/>
              </w:rPr>
              <w:t>64</w:t>
            </w:r>
            <w:r w:rsidRPr="009F59E1">
              <w:rPr>
                <w:rFonts w:ascii="TH SarabunPSK" w:hAnsi="TH SarabunPSK" w:cs="TH SarabunPSK" w:hint="cs"/>
              </w:rPr>
              <w:t xml:space="preserve">– 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ประกอบด้วยตัวอักษรภาษาไทย และภาษาอังกฤษ เท่านั้น</w:t>
            </w:r>
          </w:p>
        </w:tc>
        <w:tc>
          <w:tcPr>
            <w:tcW w:w="1918" w:type="pct"/>
            <w:vAlign w:val="center"/>
          </w:tcPr>
          <w:p w14:paraId="56F1FFBC" w14:textId="096CD7BD" w:rsidR="003A2610" w:rsidRPr="009F59E1" w:rsidRDefault="00471780" w:rsidP="002C59D3">
            <w:pPr>
              <w:spacing w:after="160" w:line="259" w:lineRule="auto"/>
              <w:rPr>
                <w:ins w:id="1552" w:author="วันวิสา ประดิษฐอุกฤษฎ์" w:date="2021-10-11T19:31:00Z"/>
                <w:rFonts w:ascii="TH SarabunPSK" w:hAnsi="TH SarabunPSK" w:cs="TH SarabunPSK" w:hint="cs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ไซบีเรียน ฮัสกี้</w:t>
            </w:r>
          </w:p>
        </w:tc>
        <w:tc>
          <w:tcPr>
            <w:tcW w:w="1148" w:type="pct"/>
            <w:vAlign w:val="center"/>
          </w:tcPr>
          <w:p w14:paraId="1CECB8B9" w14:textId="77777777" w:rsidR="003A2610" w:rsidRPr="009F59E1" w:rsidRDefault="003A2610" w:rsidP="002C59D3">
            <w:pPr>
              <w:spacing w:after="160" w:line="259" w:lineRule="auto"/>
              <w:rPr>
                <w:ins w:id="155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A2610" w:rsidRPr="009F59E1" w14:paraId="0C671CCB" w14:textId="77777777" w:rsidTr="002C59D3">
        <w:trPr>
          <w:jc w:val="center"/>
        </w:trPr>
        <w:tc>
          <w:tcPr>
            <w:tcW w:w="403" w:type="pct"/>
            <w:vAlign w:val="center"/>
          </w:tcPr>
          <w:p w14:paraId="3DD7399D" w14:textId="724C014B" w:rsidR="003A2610" w:rsidRPr="009F59E1" w:rsidRDefault="00E766B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152</w:t>
            </w:r>
          </w:p>
        </w:tc>
        <w:tc>
          <w:tcPr>
            <w:tcW w:w="1531" w:type="pct"/>
            <w:vAlign w:val="center"/>
          </w:tcPr>
          <w:p w14:paraId="04CA0B77" w14:textId="07EDE0DE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ins w:id="15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471780">
              <w:rPr>
                <w:rFonts w:ascii="TH SarabunPSK" w:hAnsi="TH SarabunPSK" w:cs="TH SarabunPSK"/>
                <w:lang w:bidi="th-TH"/>
              </w:rPr>
              <w:t>64</w:t>
            </w:r>
            <w:ins w:id="15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55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ประกอบด้วยตัวอักษรภาษาไทย และภาษาอังกฤษ เท่านั้น</w:t>
            </w:r>
          </w:p>
        </w:tc>
        <w:tc>
          <w:tcPr>
            <w:tcW w:w="1918" w:type="pct"/>
            <w:vAlign w:val="center"/>
          </w:tcPr>
          <w:p w14:paraId="56267606" w14:textId="77777777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Chiba</w:t>
            </w:r>
          </w:p>
        </w:tc>
        <w:tc>
          <w:tcPr>
            <w:tcW w:w="1148" w:type="pct"/>
            <w:vAlign w:val="center"/>
          </w:tcPr>
          <w:p w14:paraId="1C8A9AF3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A2610" w:rsidRPr="009F59E1" w14:paraId="624D2A4A" w14:textId="77777777" w:rsidTr="002C59D3">
        <w:trPr>
          <w:jc w:val="center"/>
        </w:trPr>
        <w:tc>
          <w:tcPr>
            <w:tcW w:w="403" w:type="pct"/>
            <w:vAlign w:val="center"/>
          </w:tcPr>
          <w:p w14:paraId="6AC85A48" w14:textId="45D47922" w:rsidR="003A2610" w:rsidRPr="009F59E1" w:rsidRDefault="00E766B3" w:rsidP="002C59D3">
            <w:pPr>
              <w:spacing w:after="160" w:line="259" w:lineRule="auto"/>
              <w:rPr>
                <w:ins w:id="1557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153</w:t>
            </w:r>
          </w:p>
        </w:tc>
        <w:tc>
          <w:tcPr>
            <w:tcW w:w="1531" w:type="pct"/>
            <w:vAlign w:val="center"/>
          </w:tcPr>
          <w:p w14:paraId="233C6163" w14:textId="46ADEA4E" w:rsidR="003A2610" w:rsidRPr="009F59E1" w:rsidRDefault="003A2610" w:rsidP="002C59D3">
            <w:pPr>
              <w:spacing w:after="160" w:line="259" w:lineRule="auto"/>
              <w:rPr>
                <w:ins w:id="155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="00471780">
              <w:rPr>
                <w:rFonts w:ascii="TH SarabunPSK" w:hAnsi="TH SarabunPSK" w:cs="TH SarabunPSK"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1918" w:type="pct"/>
            <w:vAlign w:val="center"/>
          </w:tcPr>
          <w:p w14:paraId="5E70D5B9" w14:textId="77777777" w:rsidR="003A2610" w:rsidRPr="009F59E1" w:rsidRDefault="003A2610" w:rsidP="002C59D3">
            <w:pPr>
              <w:spacing w:after="160" w:line="259" w:lineRule="auto"/>
              <w:rPr>
                <w:ins w:id="155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Chiba555</w:t>
            </w:r>
          </w:p>
        </w:tc>
        <w:tc>
          <w:tcPr>
            <w:tcW w:w="1148" w:type="pct"/>
            <w:vAlign w:val="center"/>
          </w:tcPr>
          <w:p w14:paraId="29C41458" w14:textId="77777777" w:rsidR="003A2610" w:rsidRPr="009F59E1" w:rsidRDefault="003A2610" w:rsidP="002C59D3">
            <w:pPr>
              <w:spacing w:after="160" w:line="259" w:lineRule="auto"/>
              <w:rPr>
                <w:ins w:id="156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กรุณากรอกสายพันธุ์สุนัขอีกครั้ง</w:t>
            </w:r>
          </w:p>
        </w:tc>
      </w:tr>
      <w:tr w:rsidR="003A2610" w:rsidRPr="009F59E1" w14:paraId="086B2B75" w14:textId="77777777" w:rsidTr="002C59D3">
        <w:trPr>
          <w:jc w:val="center"/>
        </w:trPr>
        <w:tc>
          <w:tcPr>
            <w:tcW w:w="403" w:type="pct"/>
            <w:vAlign w:val="center"/>
          </w:tcPr>
          <w:p w14:paraId="455C4D2C" w14:textId="481E0082" w:rsidR="003A2610" w:rsidRPr="009F59E1" w:rsidRDefault="00E766B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154</w:t>
            </w:r>
          </w:p>
        </w:tc>
        <w:tc>
          <w:tcPr>
            <w:tcW w:w="1531" w:type="pct"/>
            <w:vAlign w:val="center"/>
          </w:tcPr>
          <w:p w14:paraId="0109673B" w14:textId="10F69577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="00471780">
              <w:rPr>
                <w:rFonts w:ascii="TH SarabunPSK" w:hAnsi="TH SarabunPSK" w:cs="TH SarabunPSK"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1918" w:type="pct"/>
            <w:vAlign w:val="center"/>
          </w:tcPr>
          <w:p w14:paraId="60C9F888" w14:textId="77777777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บาง</w:t>
            </w:r>
            <w:r w:rsidRPr="009F59E1">
              <w:rPr>
                <w:rFonts w:ascii="TH SarabunPSK" w:hAnsi="TH SarabunPSK" w:cs="TH SarabunPSK" w:hint="cs"/>
              </w:rPr>
              <w:t>@</w:t>
            </w:r>
            <w:r w:rsidRPr="009F59E1">
              <w:rPr>
                <w:rFonts w:ascii="TH SarabunPSK" w:hAnsi="TH SarabunPSK" w:cs="TH SarabunPSK" w:hint="cs"/>
                <w:cs/>
              </w:rPr>
              <w:t>แก้ว</w:t>
            </w:r>
          </w:p>
        </w:tc>
        <w:tc>
          <w:tcPr>
            <w:tcW w:w="1148" w:type="pct"/>
            <w:vAlign w:val="center"/>
          </w:tcPr>
          <w:p w14:paraId="3F5058CB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กรุณากรอกสายพันธุ์สุนัขอีกครั้ง</w:t>
            </w:r>
          </w:p>
        </w:tc>
      </w:tr>
      <w:tr w:rsidR="003A2610" w:rsidRPr="009F59E1" w14:paraId="6B26E196" w14:textId="77777777" w:rsidTr="002C59D3">
        <w:trPr>
          <w:jc w:val="center"/>
        </w:trPr>
        <w:tc>
          <w:tcPr>
            <w:tcW w:w="403" w:type="pct"/>
            <w:vAlign w:val="center"/>
          </w:tcPr>
          <w:p w14:paraId="126ED477" w14:textId="1306C15F" w:rsidR="003A2610" w:rsidRPr="009F59E1" w:rsidRDefault="00E766B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155</w:t>
            </w:r>
          </w:p>
        </w:tc>
        <w:tc>
          <w:tcPr>
            <w:tcW w:w="1531" w:type="pct"/>
            <w:vAlign w:val="center"/>
          </w:tcPr>
          <w:p w14:paraId="40D98C1B" w14:textId="051141AE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="00471780">
              <w:rPr>
                <w:rFonts w:ascii="TH SarabunPSK" w:hAnsi="TH SarabunPSK" w:cs="TH SarabunPSK"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1918" w:type="pct"/>
            <w:vAlign w:val="center"/>
          </w:tcPr>
          <w:p w14:paraId="74E0CE75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eastAsia="MS Gothic" w:hAnsi="TH SarabunPSK" w:cs="TH SarabunPSK" w:hint="cs"/>
                <w:sz w:val="24"/>
                <w:szCs w:val="24"/>
              </w:rPr>
              <w:t>千葉</w:t>
            </w:r>
          </w:p>
        </w:tc>
        <w:tc>
          <w:tcPr>
            <w:tcW w:w="1148" w:type="pct"/>
            <w:vAlign w:val="center"/>
          </w:tcPr>
          <w:p w14:paraId="6F5D58DC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กรุณากรอกสายพันธุ์สุนัขอีกครั้ง</w:t>
            </w:r>
          </w:p>
        </w:tc>
      </w:tr>
      <w:tr w:rsidR="003A2610" w:rsidRPr="009F59E1" w14:paraId="3FD9670B" w14:textId="77777777" w:rsidTr="002C59D3">
        <w:trPr>
          <w:jc w:val="center"/>
        </w:trPr>
        <w:tc>
          <w:tcPr>
            <w:tcW w:w="403" w:type="pct"/>
            <w:vAlign w:val="center"/>
          </w:tcPr>
          <w:p w14:paraId="0FA7F7AF" w14:textId="3C37D46D" w:rsidR="003A2610" w:rsidRPr="009F59E1" w:rsidRDefault="00E766B3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  <w:r w:rsidR="00471780"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  <w:tc>
          <w:tcPr>
            <w:tcW w:w="1531" w:type="pct"/>
            <w:vAlign w:val="center"/>
          </w:tcPr>
          <w:p w14:paraId="39D5B803" w14:textId="4DB97E2F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>24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570110D9" w14:textId="77777777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Pug</w:t>
            </w:r>
          </w:p>
        </w:tc>
        <w:tc>
          <w:tcPr>
            <w:tcW w:w="1148" w:type="pct"/>
            <w:vAlign w:val="center"/>
          </w:tcPr>
          <w:p w14:paraId="5EF032CA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A2610" w:rsidRPr="009F59E1" w14:paraId="58049F9D" w14:textId="77777777" w:rsidTr="002C59D3">
        <w:trPr>
          <w:jc w:val="center"/>
        </w:trPr>
        <w:tc>
          <w:tcPr>
            <w:tcW w:w="403" w:type="pct"/>
            <w:vAlign w:val="center"/>
          </w:tcPr>
          <w:p w14:paraId="1252EDE9" w14:textId="7683B06A" w:rsidR="003A2610" w:rsidRPr="009F59E1" w:rsidRDefault="00E766B3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  <w:r w:rsidR="00471780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  <w:tc>
          <w:tcPr>
            <w:tcW w:w="1531" w:type="pct"/>
            <w:vAlign w:val="center"/>
          </w:tcPr>
          <w:p w14:paraId="127DC01D" w14:textId="6751F1E3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>24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4</w:t>
            </w:r>
            <w:r w:rsidR="00F061CA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7D3FE269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Lacy</w:t>
            </w:r>
          </w:p>
        </w:tc>
        <w:tc>
          <w:tcPr>
            <w:tcW w:w="1148" w:type="pct"/>
            <w:vAlign w:val="center"/>
          </w:tcPr>
          <w:p w14:paraId="16DDDA19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A2610" w:rsidRPr="009F59E1" w14:paraId="40562892" w14:textId="77777777" w:rsidTr="002C59D3">
        <w:trPr>
          <w:jc w:val="center"/>
        </w:trPr>
        <w:tc>
          <w:tcPr>
            <w:tcW w:w="403" w:type="pct"/>
            <w:vAlign w:val="center"/>
          </w:tcPr>
          <w:p w14:paraId="446C1C28" w14:textId="540BC759" w:rsidR="003A2610" w:rsidRPr="009F59E1" w:rsidRDefault="00E766B3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  <w:r w:rsidR="00471780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  <w:tc>
          <w:tcPr>
            <w:tcW w:w="1531" w:type="pct"/>
            <w:vAlign w:val="center"/>
          </w:tcPr>
          <w:p w14:paraId="0281075F" w14:textId="4BC76195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25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2B047D03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American Cocker Spaniel American Cocker Spanie</w:t>
            </w:r>
          </w:p>
        </w:tc>
        <w:tc>
          <w:tcPr>
            <w:tcW w:w="1148" w:type="pct"/>
            <w:vAlign w:val="center"/>
          </w:tcPr>
          <w:p w14:paraId="663CAA17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A2610" w:rsidRPr="009F59E1" w14:paraId="040BD05D" w14:textId="77777777" w:rsidTr="002C59D3">
        <w:trPr>
          <w:jc w:val="center"/>
        </w:trPr>
        <w:tc>
          <w:tcPr>
            <w:tcW w:w="403" w:type="pct"/>
            <w:vAlign w:val="center"/>
          </w:tcPr>
          <w:p w14:paraId="445F3850" w14:textId="53FA7285" w:rsidR="003A2610" w:rsidRPr="009F59E1" w:rsidRDefault="00E766B3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471780">
              <w:rPr>
                <w:rFonts w:ascii="TH SarabunPSK" w:hAnsi="TH SarabunPSK" w:cs="TH SarabunPSK" w:hint="cs"/>
                <w:cs/>
                <w:lang w:bidi="th-TH"/>
              </w:rPr>
              <w:t>59</w:t>
            </w:r>
          </w:p>
        </w:tc>
        <w:tc>
          <w:tcPr>
            <w:tcW w:w="1531" w:type="pct"/>
            <w:vAlign w:val="center"/>
          </w:tcPr>
          <w:p w14:paraId="140035A6" w14:textId="3AF76965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>25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40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6716D9F3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American Cocker Spaniel American Cocker Spaniel</w:t>
            </w:r>
          </w:p>
        </w:tc>
        <w:tc>
          <w:tcPr>
            <w:tcW w:w="1148" w:type="pct"/>
            <w:vAlign w:val="center"/>
          </w:tcPr>
          <w:p w14:paraId="72B42567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A2610" w:rsidRPr="009F59E1" w14:paraId="0EF7841E" w14:textId="77777777" w:rsidTr="002C59D3">
        <w:trPr>
          <w:jc w:val="center"/>
        </w:trPr>
        <w:tc>
          <w:tcPr>
            <w:tcW w:w="403" w:type="pct"/>
            <w:vAlign w:val="center"/>
          </w:tcPr>
          <w:p w14:paraId="544541A5" w14:textId="3B670CF1" w:rsidR="003A2610" w:rsidRPr="009F59E1" w:rsidRDefault="00E766B3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  <w:r w:rsidR="00471780">
              <w:rPr>
                <w:rFonts w:ascii="TH SarabunPSK" w:hAnsi="TH SarabunPSK" w:cs="TH SarabunPSK" w:hint="cs"/>
                <w:cs/>
                <w:lang w:bidi="th-TH"/>
              </w:rPr>
              <w:t>0</w:t>
            </w:r>
          </w:p>
        </w:tc>
        <w:tc>
          <w:tcPr>
            <w:tcW w:w="1531" w:type="pct"/>
            <w:vAlign w:val="center"/>
          </w:tcPr>
          <w:p w14:paraId="7FF44A2D" w14:textId="2BB1D772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>24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59CEAE7C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Pu</w:t>
            </w:r>
          </w:p>
        </w:tc>
        <w:tc>
          <w:tcPr>
            <w:tcW w:w="1148" w:type="pct"/>
            <w:vAlign w:val="center"/>
          </w:tcPr>
          <w:p w14:paraId="6908BAEA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กรุณากรอกสายพันธุ์สุนัขอีกครั้ง</w:t>
            </w:r>
          </w:p>
        </w:tc>
      </w:tr>
      <w:tr w:rsidR="003A2610" w:rsidRPr="009F59E1" w14:paraId="5B6A1FB1" w14:textId="77777777" w:rsidTr="002C59D3">
        <w:trPr>
          <w:jc w:val="center"/>
        </w:trPr>
        <w:tc>
          <w:tcPr>
            <w:tcW w:w="403" w:type="pct"/>
            <w:vAlign w:val="center"/>
          </w:tcPr>
          <w:p w14:paraId="489435F6" w14:textId="68D31D59" w:rsidR="003A2610" w:rsidRPr="009F59E1" w:rsidRDefault="00E766B3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  <w:r w:rsidR="00471780"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  <w:tc>
          <w:tcPr>
            <w:tcW w:w="1531" w:type="pct"/>
            <w:vAlign w:val="center"/>
          </w:tcPr>
          <w:p w14:paraId="78E6E7A5" w14:textId="327D9A73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>25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41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4D519782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American Cocker Spaniel American Cocker Spaniels</w:t>
            </w:r>
          </w:p>
        </w:tc>
        <w:tc>
          <w:tcPr>
            <w:tcW w:w="1148" w:type="pct"/>
            <w:vAlign w:val="center"/>
          </w:tcPr>
          <w:p w14:paraId="4E2E25BA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กรุณากรอกสายพันธุ์สุนัขอีกครั้ง</w:t>
            </w:r>
          </w:p>
        </w:tc>
      </w:tr>
      <w:tr w:rsidR="003A2610" w:rsidRPr="009F59E1" w14:paraId="0108F498" w14:textId="77777777" w:rsidTr="002C59D3">
        <w:trPr>
          <w:jc w:val="center"/>
        </w:trPr>
        <w:tc>
          <w:tcPr>
            <w:tcW w:w="403" w:type="pct"/>
            <w:vAlign w:val="center"/>
          </w:tcPr>
          <w:p w14:paraId="114EC250" w14:textId="26CCFD09" w:rsidR="003A2610" w:rsidRPr="009F59E1" w:rsidRDefault="00E766B3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  <w:r w:rsidR="00471780"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1531" w:type="pct"/>
            <w:vAlign w:val="center"/>
          </w:tcPr>
          <w:p w14:paraId="158137F4" w14:textId="5C517242" w:rsidR="003A2610" w:rsidRPr="009F59E1" w:rsidRDefault="003A261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4F748F" w:rsidRPr="009F59E1">
              <w:rPr>
                <w:rFonts w:ascii="TH SarabunPSK" w:hAnsi="TH SarabunPSK" w:cs="TH SarabunPSK" w:hint="cs"/>
                <w:cs/>
                <w:lang w:bidi="th-TH"/>
              </w:rPr>
              <w:t>63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918" w:type="pct"/>
            <w:vAlign w:val="center"/>
          </w:tcPr>
          <w:p w14:paraId="194C4AA8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148" w:type="pct"/>
            <w:vAlign w:val="center"/>
          </w:tcPr>
          <w:p w14:paraId="1ED8DFA8" w14:textId="77777777" w:rsidR="003A2610" w:rsidRPr="009F59E1" w:rsidRDefault="003A261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กรุณากรอกสายพันธุ์สุนัข</w:t>
            </w:r>
          </w:p>
        </w:tc>
      </w:tr>
    </w:tbl>
    <w:p w14:paraId="6EA80F14" w14:textId="376A522B" w:rsidR="008A6009" w:rsidRPr="009F59E1" w:rsidRDefault="008A6009" w:rsidP="008A6009">
      <w:pPr>
        <w:rPr>
          <w:rFonts w:ascii="TH SarabunPSK" w:hAnsi="TH SarabunPSK" w:cs="TH SarabunPSK"/>
          <w:lang w:bidi="th-TH"/>
        </w:rPr>
      </w:pPr>
      <w:ins w:id="156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u w:val="single"/>
            <w:cs/>
          </w:rPr>
          <w:t>หมายเหตุ</w:t>
        </w:r>
        <w:r w:rsidRPr="009F59E1">
          <w:rPr>
            <w:rFonts w:ascii="TH SarabunPSK" w:hAnsi="TH SarabunPSK" w:cs="TH SarabunPSK" w:hint="cs"/>
            <w:b/>
            <w:bCs/>
            <w:cs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สำหรับ </w:t>
        </w:r>
        <w:r w:rsidRPr="009F59E1">
          <w:rPr>
            <w:rFonts w:ascii="TH SarabunPSK" w:hAnsi="TH SarabunPSK" w:cs="TH SarabunPSK" w:hint="cs"/>
          </w:rPr>
          <w:t>VEc</w:t>
        </w:r>
      </w:ins>
      <w:r w:rsidR="004F748F" w:rsidRPr="009F59E1">
        <w:rPr>
          <w:rFonts w:ascii="TH SarabunPSK" w:hAnsi="TH SarabunPSK" w:cs="TH SarabunPSK" w:hint="cs"/>
          <w:cs/>
          <w:lang w:bidi="th-TH"/>
        </w:rPr>
        <w:t>6</w:t>
      </w:r>
      <w:r w:rsidR="00471780">
        <w:rPr>
          <w:rFonts w:ascii="TH SarabunPSK" w:hAnsi="TH SarabunPSK" w:cs="TH SarabunPSK" w:hint="cs"/>
          <w:cs/>
          <w:lang w:bidi="th-TH"/>
        </w:rPr>
        <w:t>5</w:t>
      </w:r>
      <w:ins w:id="156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</w:t>
        </w:r>
        <w:r w:rsidRPr="009F59E1">
          <w:rPr>
            <w:rFonts w:ascii="TH SarabunPSK" w:hAnsi="TH SarabunPSK" w:cs="TH SarabunPSK" w:hint="cs"/>
          </w:rPr>
          <w:t>VEc</w:t>
        </w:r>
      </w:ins>
      <w:r w:rsidR="004F748F" w:rsidRPr="009F59E1">
        <w:rPr>
          <w:rFonts w:ascii="TH SarabunPSK" w:hAnsi="TH SarabunPSK" w:cs="TH SarabunPSK" w:hint="cs"/>
          <w:cs/>
          <w:lang w:bidi="th-TH"/>
        </w:rPr>
        <w:t>6</w:t>
      </w:r>
      <w:r w:rsidR="00471780">
        <w:rPr>
          <w:rFonts w:ascii="TH SarabunPSK" w:hAnsi="TH SarabunPSK" w:cs="TH SarabunPSK" w:hint="cs"/>
          <w:cs/>
          <w:lang w:bidi="th-TH"/>
        </w:rPr>
        <w:t>6</w:t>
      </w:r>
      <w:ins w:id="1563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VEc</w:t>
        </w:r>
      </w:ins>
      <w:r w:rsidR="004F748F" w:rsidRPr="009F59E1">
        <w:rPr>
          <w:rFonts w:ascii="TH SarabunPSK" w:hAnsi="TH SarabunPSK" w:cs="TH SarabunPSK" w:hint="cs"/>
          <w:cs/>
          <w:lang w:bidi="th-TH"/>
        </w:rPr>
        <w:t>6</w:t>
      </w:r>
      <w:r w:rsidR="00471780">
        <w:rPr>
          <w:rFonts w:ascii="TH SarabunPSK" w:hAnsi="TH SarabunPSK" w:cs="TH SarabunPSK" w:hint="cs"/>
          <w:cs/>
          <w:lang w:bidi="th-TH"/>
        </w:rPr>
        <w:t>7</w:t>
      </w:r>
      <w:ins w:id="1564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4F748F" w:rsidRPr="009F59E1">
        <w:rPr>
          <w:rFonts w:ascii="TH SarabunPSK" w:hAnsi="TH SarabunPSK" w:cs="TH SarabunPSK" w:hint="cs"/>
          <w:cs/>
          <w:lang w:bidi="th-TH"/>
        </w:rPr>
        <w:t>15</w:t>
      </w:r>
      <w:r w:rsidR="00471780">
        <w:rPr>
          <w:rFonts w:ascii="TH SarabunPSK" w:hAnsi="TH SarabunPSK" w:cs="TH SarabunPSK" w:hint="cs"/>
          <w:cs/>
          <w:lang w:bidi="th-TH"/>
        </w:rPr>
        <w:t>1</w:t>
      </w:r>
      <w:r w:rsidR="004F748F" w:rsidRPr="009F59E1">
        <w:rPr>
          <w:rFonts w:ascii="TH SarabunPSK" w:hAnsi="TH SarabunPSK" w:cs="TH SarabunPSK" w:hint="cs"/>
          <w:cs/>
          <w:lang w:bidi="th-TH"/>
        </w:rPr>
        <w:t xml:space="preserve"> และ 15</w:t>
      </w:r>
      <w:r w:rsidR="00471780">
        <w:rPr>
          <w:rFonts w:ascii="TH SarabunPSK" w:hAnsi="TH SarabunPSK" w:cs="TH SarabunPSK" w:hint="cs"/>
          <w:cs/>
          <w:lang w:bidi="th-TH"/>
        </w:rPr>
        <w:t>2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ins w:id="156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สำหรับ</w:t>
        </w:r>
        <w:r w:rsidRPr="009F59E1">
          <w:rPr>
            <w:rFonts w:ascii="TH SarabunPSK" w:hAnsi="TH SarabunPSK" w:cs="TH SarabunPSK" w:hint="cs"/>
          </w:rPr>
          <w:t xml:space="preserve"> IVEc</w:t>
        </w:r>
      </w:ins>
      <w:r w:rsidR="004F748F" w:rsidRPr="009F59E1">
        <w:rPr>
          <w:rFonts w:ascii="TH SarabunPSK" w:hAnsi="TH SarabunPSK" w:cs="TH SarabunPSK" w:hint="cs"/>
          <w:cs/>
          <w:lang w:bidi="th-TH"/>
        </w:rPr>
        <w:t>6</w:t>
      </w:r>
      <w:r w:rsidR="00471780">
        <w:rPr>
          <w:rFonts w:ascii="TH SarabunPSK" w:hAnsi="TH SarabunPSK" w:cs="TH SarabunPSK" w:hint="cs"/>
          <w:cs/>
          <w:lang w:bidi="th-TH"/>
        </w:rPr>
        <w:t>6</w:t>
      </w:r>
      <w:r w:rsidR="004F748F" w:rsidRPr="009F59E1">
        <w:rPr>
          <w:rFonts w:ascii="TH SarabunPSK" w:hAnsi="TH SarabunPSK" w:cs="TH SarabunPSK" w:hint="cs"/>
          <w:cs/>
          <w:lang w:bidi="th-TH"/>
        </w:rPr>
        <w:t>.1</w:t>
      </w:r>
      <w:r w:rsidRPr="009F59E1">
        <w:rPr>
          <w:rFonts w:ascii="TH SarabunPSK" w:hAnsi="TH SarabunPSK" w:cs="TH SarabunPSK" w:hint="cs"/>
        </w:rPr>
        <w:t xml:space="preserve"> </w:t>
      </w:r>
      <w:ins w:id="156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>1</w:t>
      </w:r>
      <w:r w:rsidR="004F748F" w:rsidRPr="009F59E1">
        <w:rPr>
          <w:rFonts w:ascii="TH SarabunPSK" w:hAnsi="TH SarabunPSK" w:cs="TH SarabunPSK" w:hint="cs"/>
          <w:cs/>
          <w:lang w:bidi="th-TH"/>
        </w:rPr>
        <w:t>6</w:t>
      </w:r>
      <w:r w:rsidR="00471780">
        <w:rPr>
          <w:rFonts w:ascii="TH SarabunPSK" w:hAnsi="TH SarabunPSK" w:cs="TH SarabunPSK" w:hint="cs"/>
          <w:cs/>
          <w:lang w:bidi="th-TH"/>
        </w:rPr>
        <w:t>0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และสำหรับ</w:t>
      </w:r>
      <w:r w:rsidRPr="009F59E1">
        <w:rPr>
          <w:rFonts w:ascii="TH SarabunPSK" w:hAnsi="TH SarabunPSK" w:cs="TH SarabunPSK" w:hint="cs"/>
        </w:rPr>
        <w:t xml:space="preserve"> </w:t>
      </w:r>
      <w:ins w:id="1567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IVEc</w:t>
        </w:r>
      </w:ins>
      <w:r w:rsidR="004F748F" w:rsidRPr="009F59E1">
        <w:rPr>
          <w:rFonts w:ascii="TH SarabunPSK" w:hAnsi="TH SarabunPSK" w:cs="TH SarabunPSK" w:hint="cs"/>
          <w:cs/>
          <w:lang w:bidi="th-TH"/>
        </w:rPr>
        <w:t>6</w:t>
      </w:r>
      <w:r w:rsidR="00471780">
        <w:rPr>
          <w:rFonts w:ascii="TH SarabunPSK" w:hAnsi="TH SarabunPSK" w:cs="TH SarabunPSK" w:hint="cs"/>
          <w:cs/>
          <w:lang w:bidi="th-TH"/>
        </w:rPr>
        <w:t>6</w:t>
      </w:r>
      <w:ins w:id="1568" w:author="วันวิสา ประดิษฐอุกฤษฎ์" w:date="2021-10-11T19:31:00Z">
        <w:r w:rsidRPr="009F59E1">
          <w:rPr>
            <w:rFonts w:ascii="TH SarabunPSK" w:hAnsi="TH SarabunPSK" w:cs="TH SarabunPSK" w:hint="cs"/>
          </w:rPr>
          <w:t>.</w:t>
        </w:r>
      </w:ins>
      <w:r w:rsidRPr="009F59E1">
        <w:rPr>
          <w:rFonts w:ascii="TH SarabunPSK" w:hAnsi="TH SarabunPSK" w:cs="TH SarabunPSK" w:hint="cs"/>
          <w:cs/>
        </w:rPr>
        <w:t>2</w:t>
      </w:r>
      <w:r w:rsidRPr="009F59E1">
        <w:rPr>
          <w:rFonts w:ascii="TH SarabunPSK" w:hAnsi="TH SarabunPSK" w:cs="TH SarabunPSK" w:hint="cs"/>
        </w:rPr>
        <w:t xml:space="preserve"> </w:t>
      </w:r>
      <w:ins w:id="156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>1</w:t>
      </w:r>
      <w:r w:rsidR="00813BCF" w:rsidRPr="009F59E1">
        <w:rPr>
          <w:rFonts w:ascii="TH SarabunPSK" w:hAnsi="TH SarabunPSK" w:cs="TH SarabunPSK" w:hint="cs"/>
          <w:cs/>
          <w:lang w:bidi="th-TH"/>
        </w:rPr>
        <w:t>6</w:t>
      </w:r>
      <w:r w:rsidR="00471780">
        <w:rPr>
          <w:rFonts w:ascii="TH SarabunPSK" w:hAnsi="TH SarabunPSK" w:cs="TH SarabunPSK" w:hint="cs"/>
          <w:cs/>
          <w:lang w:bidi="th-TH"/>
        </w:rPr>
        <w:t>1</w:t>
      </w:r>
    </w:p>
    <w:p w14:paraId="2B903810" w14:textId="77777777" w:rsidR="00A7662E" w:rsidRPr="009F59E1" w:rsidRDefault="00A7662E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331BC43F" w14:textId="02A7EDC5" w:rsidR="00593316" w:rsidRPr="009F59E1" w:rsidRDefault="00593316" w:rsidP="00593316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เพศสุนัข (</w:t>
      </w:r>
      <w:r w:rsidRPr="009F59E1">
        <w:rPr>
          <w:rFonts w:ascii="TH SarabunPSK" w:hAnsi="TH SarabunPSK" w:cs="TH SarabunPSK" w:hint="cs"/>
          <w:b/>
          <w:bCs/>
          <w:lang w:bidi="th-TH"/>
        </w:rPr>
        <w:t>Gender) : Picker</w:t>
      </w:r>
    </w:p>
    <w:p w14:paraId="6363E464" w14:textId="77777777" w:rsidR="00593316" w:rsidRPr="009F59E1" w:rsidRDefault="00593316" w:rsidP="00A7662E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ความต้องการของระบบในส่วนของเพศสุนัข มีคุณลักษณะดังนี้</w:t>
      </w:r>
    </w:p>
    <w:p w14:paraId="7EA13828" w14:textId="27BBEF50" w:rsidR="00593316" w:rsidRPr="009F59E1" w:rsidRDefault="00593316" w:rsidP="00593316">
      <w:pPr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เลือกเพศจากตัวเลือกที่กำหนดไว้</w:t>
      </w:r>
    </w:p>
    <w:p w14:paraId="6FD8A567" w14:textId="38EA8942" w:rsidR="00593316" w:rsidRPr="009F59E1" w:rsidRDefault="00593316" w:rsidP="00593316">
      <w:pPr>
        <w:ind w:left="720"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2. ค่าเริ่มต้น เป็น</w:t>
      </w:r>
      <w:r w:rsidRPr="009F59E1">
        <w:rPr>
          <w:rFonts w:ascii="TH SarabunPSK" w:hAnsi="TH SarabunPSK" w:cs="TH SarabunPSK" w:hint="cs"/>
          <w:lang w:bidi="th-TH"/>
        </w:rPr>
        <w:t xml:space="preserve"> Male</w:t>
      </w:r>
    </w:p>
    <w:p w14:paraId="411E5D79" w14:textId="77777777" w:rsidR="00593316" w:rsidRPr="009F59E1" w:rsidRDefault="00593316" w:rsidP="00593316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44F4C58C" w14:textId="77777777" w:rsidR="00593316" w:rsidRPr="009F59E1" w:rsidRDefault="00593316" w:rsidP="00593316">
      <w:pPr>
        <w:ind w:left="720" w:firstLine="360"/>
        <w:rPr>
          <w:rFonts w:ascii="TH SarabunPSK" w:hAnsi="TH SarabunPSK" w:cs="TH SarabunPSK"/>
          <w:lang w:bidi="th-TH"/>
        </w:rPr>
      </w:pPr>
    </w:p>
    <w:p w14:paraId="7D4B567C" w14:textId="49F74F7D" w:rsidR="00593316" w:rsidRPr="009F59E1" w:rsidRDefault="00593316" w:rsidP="00593316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 xml:space="preserve">-EC03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เพศสุนัข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34"/>
        <w:gridCol w:w="4908"/>
      </w:tblGrid>
      <w:tr w:rsidR="00593316" w:rsidRPr="009F59E1" w14:paraId="7098A9BD" w14:textId="77777777" w:rsidTr="002C59D3">
        <w:trPr>
          <w:ins w:id="1570" w:author="วันวิสา ประดิษฐอุกฤษฎ์" w:date="2021-10-11T19:31:00Z"/>
        </w:trPr>
        <w:tc>
          <w:tcPr>
            <w:tcW w:w="2345" w:type="pct"/>
            <w:shd w:val="clear" w:color="auto" w:fill="D0CECE" w:themeFill="background2" w:themeFillShade="E6"/>
            <w:vAlign w:val="center"/>
          </w:tcPr>
          <w:p w14:paraId="64D15D50" w14:textId="77777777" w:rsidR="00593316" w:rsidRPr="009F59E1" w:rsidRDefault="00593316" w:rsidP="002C59D3">
            <w:pPr>
              <w:spacing w:after="160" w:line="259" w:lineRule="auto"/>
              <w:rPr>
                <w:ins w:id="157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2655" w:type="pct"/>
            <w:shd w:val="clear" w:color="auto" w:fill="D0CECE" w:themeFill="background2" w:themeFillShade="E6"/>
            <w:vAlign w:val="center"/>
          </w:tcPr>
          <w:p w14:paraId="40D8E905" w14:textId="38E77D43" w:rsidR="00593316" w:rsidRPr="009F59E1" w:rsidRDefault="00593316" w:rsidP="002C59D3">
            <w:pPr>
              <w:spacing w:after="160" w:line="259" w:lineRule="auto"/>
              <w:rPr>
                <w:ins w:id="157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ValidPartitions</w:t>
              </w:r>
            </w:ins>
          </w:p>
        </w:tc>
      </w:tr>
      <w:tr w:rsidR="00593316" w:rsidRPr="009F59E1" w14:paraId="097733BB" w14:textId="77777777" w:rsidTr="002C59D3">
        <w:trPr>
          <w:ins w:id="1575" w:author="วันวิสา ประดิษฐอุกฤษฎ์" w:date="2021-10-11T19:31:00Z"/>
        </w:trPr>
        <w:tc>
          <w:tcPr>
            <w:tcW w:w="2345" w:type="pct"/>
            <w:vAlign w:val="center"/>
          </w:tcPr>
          <w:p w14:paraId="2BB4ABA7" w14:textId="77777777" w:rsidR="00593316" w:rsidRPr="009F59E1" w:rsidRDefault="00593316" w:rsidP="002C59D3">
            <w:pPr>
              <w:spacing w:after="160" w:line="259" w:lineRule="auto"/>
              <w:rPr>
                <w:ins w:id="157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เลือกตัวเลือก</w:t>
            </w:r>
          </w:p>
        </w:tc>
        <w:tc>
          <w:tcPr>
            <w:tcW w:w="2655" w:type="pct"/>
            <w:vAlign w:val="center"/>
          </w:tcPr>
          <w:p w14:paraId="4D29E009" w14:textId="3B93DF89" w:rsidR="00593316" w:rsidRPr="009F59E1" w:rsidRDefault="00593316" w:rsidP="002C59D3">
            <w:pPr>
              <w:spacing w:after="160" w:line="259" w:lineRule="auto"/>
              <w:rPr>
                <w:ins w:id="157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5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036B59">
              <w:rPr>
                <w:rFonts w:ascii="TH SarabunPSK" w:hAnsi="TH SarabunPSK" w:cs="TH SarabunPSK" w:hint="cs"/>
                <w:cs/>
                <w:lang w:bidi="th-TH"/>
              </w:rPr>
              <w:t>68</w:t>
            </w:r>
            <w:ins w:id="15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5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เลือกเพศจากตัวเลือกที่กำหนดไว้</w:t>
            </w:r>
          </w:p>
        </w:tc>
      </w:tr>
      <w:tr w:rsidR="00593316" w:rsidRPr="009F59E1" w14:paraId="11F1E763" w14:textId="77777777" w:rsidTr="002C59D3">
        <w:tc>
          <w:tcPr>
            <w:tcW w:w="2345" w:type="pct"/>
            <w:vAlign w:val="center"/>
          </w:tcPr>
          <w:p w14:paraId="266E6D3B" w14:textId="61922635" w:rsidR="00593316" w:rsidRPr="009F59E1" w:rsidRDefault="00593316" w:rsidP="002C59D3">
            <w:pPr>
              <w:spacing w:after="160" w:line="259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ค่าเริ่มต้น</w:t>
            </w:r>
          </w:p>
        </w:tc>
        <w:tc>
          <w:tcPr>
            <w:tcW w:w="2655" w:type="pct"/>
            <w:vAlign w:val="center"/>
          </w:tcPr>
          <w:p w14:paraId="75614028" w14:textId="3F9B1882" w:rsidR="00593316" w:rsidRPr="009F59E1" w:rsidRDefault="00593316" w:rsidP="002C59D3">
            <w:pPr>
              <w:spacing w:after="160" w:line="259" w:lineRule="auto"/>
              <w:rPr>
                <w:rFonts w:ascii="TH SarabunPSK" w:hAnsi="TH SarabunPSK" w:cs="TH SarabunPSK"/>
                <w:lang w:bidi="th-TH"/>
              </w:rPr>
            </w:pPr>
            <w:ins w:id="158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6</w:t>
            </w:r>
            <w:r w:rsidR="00036B59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ins w:id="15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5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แสดงเพศ </w:t>
            </w:r>
            <w:r w:rsidRPr="009F59E1">
              <w:rPr>
                <w:rFonts w:ascii="TH SarabunPSK" w:hAnsi="TH SarabunPSK" w:cs="TH SarabunPSK" w:hint="cs"/>
                <w:lang w:bidi="th-TH"/>
              </w:rPr>
              <w:t>Male</w:t>
            </w:r>
          </w:p>
        </w:tc>
      </w:tr>
    </w:tbl>
    <w:p w14:paraId="42E70419" w14:textId="77777777" w:rsidR="00593316" w:rsidRPr="009F59E1" w:rsidRDefault="00593316" w:rsidP="00593316">
      <w:pPr>
        <w:rPr>
          <w:rFonts w:ascii="TH SarabunPSK" w:hAnsi="TH SarabunPSK" w:cs="TH SarabunPSK"/>
          <w:b/>
          <w:bCs/>
        </w:rPr>
      </w:pPr>
    </w:p>
    <w:p w14:paraId="339511A5" w14:textId="389F9D41" w:rsidR="00593316" w:rsidRPr="009F59E1" w:rsidRDefault="00593316" w:rsidP="00593316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แสดงข้อมูลของการทดสอบสายพันธุ์สุนัข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725"/>
        <w:gridCol w:w="2755"/>
        <w:gridCol w:w="3450"/>
        <w:gridCol w:w="2065"/>
      </w:tblGrid>
      <w:tr w:rsidR="00A7662E" w:rsidRPr="009F59E1" w14:paraId="07FB1D14" w14:textId="77777777" w:rsidTr="002C59D3">
        <w:trPr>
          <w:jc w:val="center"/>
          <w:ins w:id="1584" w:author="วันวิสา ประดิษฐอุกฤษฎ์" w:date="2021-10-11T19:31:00Z"/>
        </w:trPr>
        <w:tc>
          <w:tcPr>
            <w:tcW w:w="725" w:type="dxa"/>
            <w:shd w:val="clear" w:color="auto" w:fill="D0CECE" w:themeFill="background2" w:themeFillShade="E6"/>
            <w:vAlign w:val="center"/>
          </w:tcPr>
          <w:p w14:paraId="425AE3B1" w14:textId="77777777" w:rsidR="00A7662E" w:rsidRPr="009F59E1" w:rsidRDefault="00A7662E" w:rsidP="002C59D3">
            <w:pPr>
              <w:spacing w:after="160" w:line="259" w:lineRule="auto"/>
              <w:rPr>
                <w:ins w:id="158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8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2755" w:type="dxa"/>
            <w:shd w:val="clear" w:color="auto" w:fill="D0CECE" w:themeFill="background2" w:themeFillShade="E6"/>
            <w:vAlign w:val="center"/>
          </w:tcPr>
          <w:p w14:paraId="33DDD651" w14:textId="77777777" w:rsidR="00A7662E" w:rsidRPr="009F59E1" w:rsidRDefault="00A7662E" w:rsidP="002C59D3">
            <w:pPr>
              <w:spacing w:after="160" w:line="259" w:lineRule="auto"/>
              <w:rPr>
                <w:ins w:id="158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3450" w:type="dxa"/>
            <w:shd w:val="clear" w:color="auto" w:fill="D0CECE" w:themeFill="background2" w:themeFillShade="E6"/>
            <w:vAlign w:val="center"/>
          </w:tcPr>
          <w:p w14:paraId="6073B32C" w14:textId="77777777" w:rsidR="00A7662E" w:rsidRPr="009F59E1" w:rsidRDefault="00A7662E" w:rsidP="002C59D3">
            <w:pPr>
              <w:spacing w:after="160" w:line="259" w:lineRule="auto"/>
              <w:rPr>
                <w:ins w:id="158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2065" w:type="dxa"/>
            <w:shd w:val="clear" w:color="auto" w:fill="D0CECE" w:themeFill="background2" w:themeFillShade="E6"/>
            <w:vAlign w:val="center"/>
          </w:tcPr>
          <w:p w14:paraId="51AD7F57" w14:textId="77777777" w:rsidR="00A7662E" w:rsidRPr="009F59E1" w:rsidRDefault="00A7662E" w:rsidP="002C59D3">
            <w:pPr>
              <w:spacing w:after="160" w:line="259" w:lineRule="auto"/>
              <w:rPr>
                <w:ins w:id="159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59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A7662E" w:rsidRPr="009F59E1" w14:paraId="559B924A" w14:textId="77777777" w:rsidTr="002C59D3">
        <w:trPr>
          <w:jc w:val="center"/>
          <w:ins w:id="1593" w:author="วันวิสา ประดิษฐอุกฤษฎ์" w:date="2021-10-11T19:31:00Z"/>
        </w:trPr>
        <w:tc>
          <w:tcPr>
            <w:tcW w:w="725" w:type="dxa"/>
            <w:vAlign w:val="center"/>
          </w:tcPr>
          <w:p w14:paraId="47972E08" w14:textId="0758A06B" w:rsidR="00A7662E" w:rsidRPr="009F59E1" w:rsidRDefault="00036B59" w:rsidP="002C59D3">
            <w:pPr>
              <w:spacing w:after="160" w:line="259" w:lineRule="auto"/>
              <w:rPr>
                <w:ins w:id="1594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163</w:t>
            </w:r>
          </w:p>
        </w:tc>
        <w:tc>
          <w:tcPr>
            <w:tcW w:w="2755" w:type="dxa"/>
            <w:vAlign w:val="center"/>
          </w:tcPr>
          <w:p w14:paraId="0DCDB15E" w14:textId="6C5031C0" w:rsidR="00A7662E" w:rsidRPr="009F59E1" w:rsidRDefault="00A7662E" w:rsidP="002C59D3">
            <w:pPr>
              <w:spacing w:after="160" w:line="259" w:lineRule="auto"/>
              <w:rPr>
                <w:ins w:id="1595" w:author="วันวิสา ประดิษฐอุกฤษฎ์" w:date="2021-10-11T19:31:00Z"/>
                <w:rFonts w:ascii="TH SarabunPSK" w:hAnsi="TH SarabunPSK" w:cs="TH SarabunPSK"/>
              </w:rPr>
            </w:pPr>
            <w:ins w:id="15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6</w:t>
            </w:r>
            <w:r w:rsidR="00036B59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ins w:id="15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5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เลือกเพศจากตัวเลือกที่กำหนดไว้</w:t>
            </w:r>
          </w:p>
        </w:tc>
        <w:tc>
          <w:tcPr>
            <w:tcW w:w="3450" w:type="dxa"/>
            <w:vAlign w:val="center"/>
          </w:tcPr>
          <w:p w14:paraId="271A0910" w14:textId="77777777" w:rsidR="00A7662E" w:rsidRPr="009F59E1" w:rsidRDefault="00A7662E" w:rsidP="002C59D3">
            <w:pPr>
              <w:spacing w:after="160" w:line="259" w:lineRule="auto"/>
              <w:rPr>
                <w:ins w:id="159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Male</w:t>
            </w:r>
          </w:p>
        </w:tc>
        <w:tc>
          <w:tcPr>
            <w:tcW w:w="2065" w:type="dxa"/>
            <w:vAlign w:val="center"/>
          </w:tcPr>
          <w:p w14:paraId="2CDA8135" w14:textId="77777777" w:rsidR="00A7662E" w:rsidRPr="009F59E1" w:rsidRDefault="00A7662E" w:rsidP="002C59D3">
            <w:pPr>
              <w:spacing w:after="160" w:line="259" w:lineRule="auto"/>
              <w:rPr>
                <w:ins w:id="160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7662E" w:rsidRPr="009F59E1" w14:paraId="79FA3348" w14:textId="77777777" w:rsidTr="002C59D3">
        <w:trPr>
          <w:jc w:val="center"/>
        </w:trPr>
        <w:tc>
          <w:tcPr>
            <w:tcW w:w="725" w:type="dxa"/>
            <w:vAlign w:val="center"/>
          </w:tcPr>
          <w:p w14:paraId="4C47F806" w14:textId="1691DBEC" w:rsidR="00A7662E" w:rsidRPr="009F59E1" w:rsidRDefault="00A7662E" w:rsidP="002C59D3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1</w:t>
            </w:r>
            <w:r w:rsidR="00036B59">
              <w:rPr>
                <w:rFonts w:ascii="TH SarabunPSK" w:hAnsi="TH SarabunPSK" w:cs="TH SarabunPSK" w:hint="cs"/>
                <w:cs/>
                <w:lang w:bidi="th-TH"/>
              </w:rPr>
              <w:t>64</w:t>
            </w:r>
          </w:p>
        </w:tc>
        <w:tc>
          <w:tcPr>
            <w:tcW w:w="2755" w:type="dxa"/>
            <w:vAlign w:val="center"/>
          </w:tcPr>
          <w:p w14:paraId="0002E18A" w14:textId="225BEA03" w:rsidR="00A7662E" w:rsidRPr="009F59E1" w:rsidRDefault="00A7662E" w:rsidP="002C59D3">
            <w:pPr>
              <w:rPr>
                <w:rFonts w:ascii="TH SarabunPSK" w:hAnsi="TH SarabunPSK" w:cs="TH SarabunPSK"/>
              </w:rPr>
            </w:pPr>
            <w:ins w:id="16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6</w:t>
            </w:r>
            <w:r w:rsidR="00036B59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ins w:id="16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6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เลือกเพศจากตัวเลือกที่กำหนดไว้</w:t>
            </w:r>
          </w:p>
        </w:tc>
        <w:tc>
          <w:tcPr>
            <w:tcW w:w="3450" w:type="dxa"/>
            <w:vAlign w:val="center"/>
          </w:tcPr>
          <w:p w14:paraId="09931911" w14:textId="77777777" w:rsidR="00A7662E" w:rsidRPr="009F59E1" w:rsidRDefault="00A7662E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Female</w:t>
            </w:r>
          </w:p>
        </w:tc>
        <w:tc>
          <w:tcPr>
            <w:tcW w:w="2065" w:type="dxa"/>
            <w:vAlign w:val="center"/>
          </w:tcPr>
          <w:p w14:paraId="6B3561EA" w14:textId="77777777" w:rsidR="00A7662E" w:rsidRPr="009F59E1" w:rsidRDefault="00A7662E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</w:tbl>
    <w:p w14:paraId="1CA889D0" w14:textId="6EC3BCD6" w:rsidR="00A7662E" w:rsidRPr="009F59E1" w:rsidRDefault="00593316" w:rsidP="00036B59">
      <w:pPr>
        <w:rPr>
          <w:rFonts w:ascii="TH SarabunPSK" w:hAnsi="TH SarabunPSK" w:cs="TH SarabunPSK" w:hint="cs"/>
          <w:lang w:bidi="th-TH"/>
        </w:rPr>
      </w:pPr>
      <w:ins w:id="160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u w:val="single"/>
            <w:cs/>
          </w:rPr>
          <w:t>หมายเหตุ</w:t>
        </w:r>
        <w:r w:rsidRPr="009F59E1">
          <w:rPr>
            <w:rFonts w:ascii="TH SarabunPSK" w:hAnsi="TH SarabunPSK" w:cs="TH SarabunPSK" w:hint="cs"/>
            <w:b/>
            <w:bCs/>
            <w:cs/>
          </w:rPr>
          <w:t xml:space="preserve"> </w:t>
        </w:r>
        <w:r w:rsidRPr="009F59E1">
          <w:rPr>
            <w:rFonts w:ascii="TH SarabunPSK" w:hAnsi="TH SarabunPSK" w:cs="TH SarabunPSK" w:hint="cs"/>
            <w:cs/>
          </w:rPr>
          <w:t xml:space="preserve">สำหรับ </w:t>
        </w:r>
        <w:r w:rsidR="00A7662E" w:rsidRPr="009F59E1">
          <w:rPr>
            <w:rFonts w:ascii="TH SarabunPSK" w:hAnsi="TH SarabunPSK" w:cs="TH SarabunPSK" w:hint="cs"/>
          </w:rPr>
          <w:t>VEc</w:t>
        </w:r>
      </w:ins>
      <w:r w:rsidR="00A7662E" w:rsidRPr="009F59E1">
        <w:rPr>
          <w:rFonts w:ascii="TH SarabunPSK" w:hAnsi="TH SarabunPSK" w:cs="TH SarabunPSK" w:hint="cs"/>
        </w:rPr>
        <w:t>65</w:t>
      </w:r>
      <w:ins w:id="160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 ไม่จำเป็นต้องทดสอบ เนื่องจากถูกครอบคลุมอยู่ใน </w:t>
        </w:r>
        <w:r w:rsidRPr="009F59E1">
          <w:rPr>
            <w:rFonts w:ascii="TH SarabunPSK" w:hAnsi="TH SarabunPSK" w:cs="TH SarabunPSK" w:hint="cs"/>
          </w:rPr>
          <w:t xml:space="preserve">Test Case </w:t>
        </w:r>
        <w:r w:rsidRPr="009F59E1">
          <w:rPr>
            <w:rFonts w:ascii="TH SarabunPSK" w:hAnsi="TH SarabunPSK" w:cs="TH SarabunPSK" w:hint="cs"/>
            <w:cs/>
          </w:rPr>
          <w:t>ที่</w:t>
        </w:r>
      </w:ins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036B59">
        <w:rPr>
          <w:rFonts w:ascii="TH SarabunPSK" w:hAnsi="TH SarabunPSK" w:cs="TH SarabunPSK" w:hint="cs"/>
          <w:cs/>
          <w:lang w:bidi="th-TH"/>
        </w:rPr>
        <w:t>163</w:t>
      </w:r>
    </w:p>
    <w:p w14:paraId="757E3AA4" w14:textId="5041C2E0" w:rsidR="00A7662E" w:rsidRPr="009F59E1" w:rsidRDefault="00A7662E" w:rsidP="00A7662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.5.4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วันเกิดสุนัข (</w:t>
      </w:r>
      <w:r w:rsidRPr="009F59E1">
        <w:rPr>
          <w:rFonts w:ascii="TH SarabunPSK" w:hAnsi="TH SarabunPSK" w:cs="TH SarabunPSK" w:hint="cs"/>
          <w:b/>
          <w:bCs/>
          <w:lang w:bidi="th-TH"/>
        </w:rPr>
        <w:t>Birthday) : DateTimePicker</w:t>
      </w:r>
    </w:p>
    <w:p w14:paraId="423C5F3E" w14:textId="0945BC00" w:rsidR="00A7662E" w:rsidRDefault="00A7662E" w:rsidP="00A7662E">
      <w:pPr>
        <w:ind w:firstLine="720"/>
        <w:rPr>
          <w:rFonts w:ascii="TH SarabunPSK" w:hAnsi="TH SarabunPSK" w:cs="TH SarabunPSK"/>
          <w:b/>
          <w:bCs/>
        </w:rPr>
      </w:pPr>
      <w:ins w:id="160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 xml:space="preserve">วันเกิดสุนัข </w:t>
      </w:r>
      <w:ins w:id="160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มีคุณลักษณะดังนี้</w:t>
        </w:r>
      </w:ins>
    </w:p>
    <w:p w14:paraId="65B6EFD1" w14:textId="77777777" w:rsidR="006520BB" w:rsidRPr="009F59E1" w:rsidRDefault="006520BB" w:rsidP="006520BB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ต้องเป็น วัน/เดือน/ปี ในอดีต</w:t>
      </w:r>
    </w:p>
    <w:p w14:paraId="361B1FBC" w14:textId="3463E8AF" w:rsidR="006520BB" w:rsidRDefault="006520BB" w:rsidP="006520BB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2.</w:t>
      </w:r>
      <w:r w:rsidRPr="009F59E1">
        <w:rPr>
          <w:rFonts w:ascii="TH SarabunPSK" w:hAnsi="TH SarabunPSK" w:cs="TH SarabunPSK" w:hint="cs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จำกัดอายุตั้งแต่</w:t>
      </w:r>
      <w:r w:rsidRPr="009F59E1">
        <w:rPr>
          <w:rFonts w:ascii="TH SarabunPSK" w:hAnsi="TH SarabunPSK" w:cs="TH SarabunPSK" w:hint="cs"/>
          <w:cs/>
        </w:rPr>
        <w:t xml:space="preserve"> 1</w:t>
      </w:r>
      <w:r>
        <w:rPr>
          <w:rFonts w:ascii="TH SarabunPSK" w:hAnsi="TH SarabunPSK" w:cs="TH SarabunPSK" w:hint="cs"/>
          <w:cs/>
          <w:lang w:bidi="th-TH"/>
        </w:rPr>
        <w:t>-10</w:t>
      </w:r>
      <w:r w:rsidRPr="009F59E1">
        <w:rPr>
          <w:rFonts w:ascii="TH SarabunPSK" w:hAnsi="TH SarabunPSK" w:cs="TH SarabunPSK" w:hint="cs"/>
          <w:cs/>
        </w:rPr>
        <w:t xml:space="preserve"> ปี</w:t>
      </w:r>
    </w:p>
    <w:p w14:paraId="052AFFDB" w14:textId="16D2E9E6" w:rsidR="006520BB" w:rsidRPr="009F59E1" w:rsidRDefault="006520BB" w:rsidP="006520BB">
      <w:pPr>
        <w:ind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3</w:t>
      </w:r>
      <w:r w:rsidRPr="009F59E1">
        <w:rPr>
          <w:rFonts w:ascii="TH SarabunPSK" w:hAnsi="TH SarabunPSK" w:cs="TH SarabunPSK" w:hint="cs"/>
          <w:cs/>
        </w:rPr>
        <w:t>.</w:t>
      </w:r>
      <w:r w:rsidRPr="009F59E1">
        <w:rPr>
          <w:rFonts w:ascii="TH SarabunPSK" w:hAnsi="TH SarabunPSK" w:cs="TH SarabunPSK" w:hint="cs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ค่าเริ่มต้นเป็น</w:t>
      </w:r>
      <w:r w:rsidRPr="009F59E1">
        <w:rPr>
          <w:rFonts w:ascii="TH SarabunPSK" w:hAnsi="TH SarabunPSK" w:cs="TH SarabunPSK" w:hint="cs"/>
          <w:cs/>
        </w:rPr>
        <w:t xml:space="preserve"> 1</w:t>
      </w:r>
      <w:r w:rsidR="00F02511"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ปี</w:t>
      </w:r>
    </w:p>
    <w:p w14:paraId="534A0F96" w14:textId="58F7E542" w:rsidR="006520BB" w:rsidRPr="006520BB" w:rsidRDefault="006520BB" w:rsidP="006520BB">
      <w:pPr>
        <w:ind w:firstLine="720"/>
        <w:rPr>
          <w:ins w:id="1608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3.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ต้องไม่เป็นค่าว่าง</w:t>
      </w:r>
    </w:p>
    <w:p w14:paraId="7EC875CC" w14:textId="77777777" w:rsidR="00A7662E" w:rsidRPr="009F59E1" w:rsidRDefault="00A7662E" w:rsidP="00A7662E">
      <w:pPr>
        <w:ind w:firstLine="720"/>
        <w:rPr>
          <w:ins w:id="1609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161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วันเกิดสุนัข</w:t>
      </w:r>
    </w:p>
    <w:p w14:paraId="6B5C1DE0" w14:textId="77777777" w:rsidR="00A7662E" w:rsidRPr="009F59E1" w:rsidRDefault="00A7662E" w:rsidP="00A7662E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ในกรณีที่ไม่กรอกวันเกิดสุนัข ระบบจะแสดงข้อความ “กรุณากรอกวันเกิดสุนัข”  </w:t>
      </w:r>
    </w:p>
    <w:p w14:paraId="145AE9CF" w14:textId="4E6955EB" w:rsidR="00A7662E" w:rsidRPr="009F59E1" w:rsidRDefault="00A7662E" w:rsidP="00A7662E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  <w:cs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ในกรณีที่กรอกวันเกิดสุนัขไม่ตรงตามรูปแบบ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กรุณากรอกวันเกิดสุนัขอีกครั้ง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31ECB3FA" w14:textId="77777777" w:rsidR="00A7662E" w:rsidRPr="009F59E1" w:rsidRDefault="00A7662E" w:rsidP="00A7662E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60C14141" w14:textId="77777777" w:rsidR="00A7662E" w:rsidRPr="009F59E1" w:rsidRDefault="00A7662E" w:rsidP="00A7662E">
      <w:pPr>
        <w:ind w:left="720" w:firstLine="360"/>
        <w:rPr>
          <w:rFonts w:ascii="TH SarabunPSK" w:hAnsi="TH SarabunPSK" w:cs="TH SarabunPSK"/>
          <w:lang w:bidi="th-TH"/>
        </w:rPr>
      </w:pPr>
    </w:p>
    <w:p w14:paraId="70F146BB" w14:textId="41520C53" w:rsidR="00A7662E" w:rsidRPr="009F59E1" w:rsidRDefault="00A7662E" w:rsidP="00A7662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 xml:space="preserve">-EC04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วันเกิดสุนัข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00"/>
        <w:gridCol w:w="3286"/>
        <w:gridCol w:w="2956"/>
      </w:tblGrid>
      <w:tr w:rsidR="006520BB" w:rsidRPr="009F59E1" w14:paraId="0ED5ABBE" w14:textId="77777777" w:rsidTr="00F5461B">
        <w:trPr>
          <w:ins w:id="1611" w:author="วันวิสา ประดิษฐอุกฤษฎ์" w:date="2021-10-11T19:31:00Z"/>
        </w:trPr>
        <w:tc>
          <w:tcPr>
            <w:tcW w:w="1623" w:type="pct"/>
            <w:shd w:val="clear" w:color="auto" w:fill="D0CECE" w:themeFill="background2" w:themeFillShade="E6"/>
            <w:vAlign w:val="center"/>
          </w:tcPr>
          <w:p w14:paraId="3F318181" w14:textId="77777777" w:rsidR="006520BB" w:rsidRPr="009F59E1" w:rsidRDefault="006520BB" w:rsidP="00F5461B">
            <w:pPr>
              <w:spacing w:after="160" w:line="259" w:lineRule="auto"/>
              <w:jc w:val="center"/>
              <w:rPr>
                <w:ins w:id="161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778" w:type="pct"/>
            <w:shd w:val="clear" w:color="auto" w:fill="D0CECE" w:themeFill="background2" w:themeFillShade="E6"/>
            <w:vAlign w:val="center"/>
          </w:tcPr>
          <w:p w14:paraId="6941F825" w14:textId="77777777" w:rsidR="006520BB" w:rsidRPr="009F59E1" w:rsidRDefault="006520BB" w:rsidP="00F5461B">
            <w:pPr>
              <w:spacing w:after="160" w:line="259" w:lineRule="auto"/>
              <w:jc w:val="center"/>
              <w:rPr>
                <w:ins w:id="161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ins w:id="16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599" w:type="pct"/>
            <w:shd w:val="clear" w:color="auto" w:fill="D0CECE" w:themeFill="background2" w:themeFillShade="E6"/>
            <w:vAlign w:val="center"/>
          </w:tcPr>
          <w:p w14:paraId="22D98BD2" w14:textId="77777777" w:rsidR="006520BB" w:rsidRPr="009F59E1" w:rsidRDefault="006520BB" w:rsidP="00F5461B">
            <w:pPr>
              <w:spacing w:after="160" w:line="259" w:lineRule="auto"/>
              <w:jc w:val="center"/>
              <w:rPr>
                <w:ins w:id="161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</w:tr>
      <w:tr w:rsidR="006520BB" w:rsidRPr="009F59E1" w14:paraId="25248483" w14:textId="77777777" w:rsidTr="00F5461B">
        <w:tc>
          <w:tcPr>
            <w:tcW w:w="1623" w:type="pct"/>
            <w:shd w:val="clear" w:color="auto" w:fill="auto"/>
            <w:vAlign w:val="center"/>
          </w:tcPr>
          <w:p w14:paraId="362A5132" w14:textId="77777777" w:rsidR="006520BB" w:rsidRPr="009E3046" w:rsidRDefault="006520BB" w:rsidP="00F5461B">
            <w:pPr>
              <w:spacing w:after="160" w:line="259" w:lineRule="auto"/>
              <w:rPr>
                <w:rFonts w:ascii="TH SarabunPSK" w:hAnsi="TH SarabunPSK" w:cs="TH SarabunPSK"/>
                <w:lang w:bidi="th-TH"/>
              </w:rPr>
            </w:pPr>
            <w:r w:rsidRPr="009E3046">
              <w:rPr>
                <w:rFonts w:ascii="TH SarabunPSK" w:hAnsi="TH SarabunPSK" w:cs="TH SarabunPSK" w:hint="cs"/>
                <w:cs/>
                <w:lang w:bidi="th-TH"/>
              </w:rPr>
              <w:t>ค่าเริ่มต้น</w:t>
            </w:r>
          </w:p>
        </w:tc>
        <w:tc>
          <w:tcPr>
            <w:tcW w:w="1778" w:type="pct"/>
            <w:shd w:val="clear" w:color="auto" w:fill="auto"/>
            <w:vAlign w:val="center"/>
          </w:tcPr>
          <w:p w14:paraId="1079B559" w14:textId="35A9AB14" w:rsidR="006520BB" w:rsidRPr="00507B8D" w:rsidRDefault="006520BB" w:rsidP="00F5461B">
            <w:pPr>
              <w:spacing w:after="160" w:line="259" w:lineRule="auto"/>
              <w:rPr>
                <w:rFonts w:ascii="TH SarabunPSK" w:hAnsi="TH SarabunPSK" w:cs="TH SarabunPSK"/>
                <w:lang w:bidi="th-TH"/>
              </w:rPr>
            </w:pPr>
            <w:ins w:id="16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F02511">
              <w:rPr>
                <w:rFonts w:ascii="TH SarabunPSK" w:hAnsi="TH SarabunPSK" w:cs="TH SarabunPSK" w:hint="cs"/>
                <w:cs/>
                <w:lang w:bidi="th-TH"/>
              </w:rPr>
              <w:t>70</w:t>
            </w:r>
            <w:ins w:id="16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6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507B8D">
              <w:rPr>
                <w:rFonts w:ascii="TH SarabunPSK" w:hAnsi="TH SarabunPSK" w:cs="TH SarabunPSK" w:hint="cs"/>
                <w:cs/>
                <w:lang w:bidi="th-TH"/>
              </w:rPr>
              <w:t>ค่าเริ่มต้น ต้องเป็นปีปัจจุบัน ที่ลบก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ับ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F0251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507B8D">
              <w:rPr>
                <w:rFonts w:ascii="TH SarabunPSK" w:hAnsi="TH SarabunPSK" w:cs="TH SarabunPSK"/>
                <w:lang w:bidi="th-TH"/>
              </w:rPr>
              <w:t>(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ปัจจุบันคือป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ีค.ศ. 2022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ลบ </w:t>
            </w:r>
            <w:r w:rsidR="00F0251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จะได้ป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ีค.ศ. </w:t>
            </w:r>
            <w:r w:rsidR="00F02511">
              <w:rPr>
                <w:rFonts w:ascii="TH SarabunPSK" w:hAnsi="TH SarabunPSK" w:cs="TH SarabunPSK" w:hint="cs"/>
                <w:cs/>
                <w:lang w:bidi="th-TH"/>
              </w:rPr>
              <w:t>2021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เป็นค่าเริ่มต้น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507B8D">
              <w:rPr>
                <w:rFonts w:ascii="TH SarabunPSK" w:hAnsi="TH SarabunPSK" w:cs="TH SarabunPSK"/>
                <w:lang w:bidi="th-TH"/>
              </w:rPr>
              <w:t>)</w:t>
            </w:r>
          </w:p>
        </w:tc>
        <w:tc>
          <w:tcPr>
            <w:tcW w:w="1599" w:type="pct"/>
            <w:shd w:val="clear" w:color="auto" w:fill="auto"/>
            <w:vAlign w:val="center"/>
          </w:tcPr>
          <w:p w14:paraId="282EC411" w14:textId="77777777" w:rsidR="006520BB" w:rsidRPr="009F59E1" w:rsidRDefault="006520BB" w:rsidP="00F5461B">
            <w:pPr>
              <w:spacing w:after="160" w:line="259" w:lineRule="auto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F02511" w:rsidRPr="009F59E1" w14:paraId="615C350F" w14:textId="77777777" w:rsidTr="00F5461B">
        <w:trPr>
          <w:ins w:id="1622" w:author="วันวิสา ประดิษฐอุกฤษฎ์" w:date="2021-10-11T19:31:00Z"/>
        </w:trPr>
        <w:tc>
          <w:tcPr>
            <w:tcW w:w="1623" w:type="pct"/>
            <w:vAlign w:val="center"/>
          </w:tcPr>
          <w:p w14:paraId="04FC623F" w14:textId="77777777" w:rsidR="00F02511" w:rsidRPr="009F59E1" w:rsidRDefault="00F02511" w:rsidP="00F02511">
            <w:pPr>
              <w:spacing w:after="160" w:line="259" w:lineRule="auto"/>
              <w:rPr>
                <w:ins w:id="1623" w:author="วันวิสา ประดิษฐอุกฤษฎ์" w:date="2021-10-11T19:31:00Z"/>
                <w:rFonts w:ascii="TH SarabunPSK" w:hAnsi="TH SarabunPSK" w:cs="TH SarabunPSK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รูปแบบ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ปี</w:t>
            </w:r>
          </w:p>
        </w:tc>
        <w:tc>
          <w:tcPr>
            <w:tcW w:w="1778" w:type="pct"/>
            <w:vAlign w:val="center"/>
          </w:tcPr>
          <w:p w14:paraId="6151B764" w14:textId="36543C4E" w:rsidR="00F02511" w:rsidRPr="009F59E1" w:rsidRDefault="00F02511" w:rsidP="00F02511">
            <w:pPr>
              <w:spacing w:after="160" w:line="259" w:lineRule="auto"/>
              <w:rPr>
                <w:ins w:id="1624" w:author="วันวิสา ประดิษฐอุกฤษฎ์" w:date="2021-10-11T19:31:00Z"/>
                <w:rFonts w:ascii="TH SarabunPSK" w:hAnsi="TH SarabunPSK" w:cs="TH SarabunPSK"/>
                <w:cs/>
                <w:lang w:bidi="th-TH"/>
              </w:rPr>
            </w:pPr>
            <w:ins w:id="16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71</w:t>
            </w:r>
            <w:ins w:id="16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6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ต้องเป็นปีค.ศ.2021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จนถึงปีค.ศ.</w:t>
            </w:r>
            <w:r>
              <w:rPr>
                <w:rFonts w:ascii="TH SarabunPSK" w:hAnsi="TH SarabunPSK" w:cs="TH SarabunPSK"/>
                <w:lang w:bidi="th-TH"/>
              </w:rPr>
              <w:t>2012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ลงมา (อายุตั้งแต่ 1-10 ปี)</w:t>
            </w:r>
          </w:p>
        </w:tc>
        <w:tc>
          <w:tcPr>
            <w:tcW w:w="1599" w:type="pct"/>
            <w:vAlign w:val="center"/>
          </w:tcPr>
          <w:p w14:paraId="0EB6ED8A" w14:textId="180BF7DF" w:rsidR="00F02511" w:rsidRDefault="00F02511" w:rsidP="00F02511">
            <w:pPr>
              <w:spacing w:after="160" w:line="259" w:lineRule="auto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71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เป็นปีค.ศ.2021 ขึ้นไป (อายุน้อยกว่า 1 ปี)</w:t>
            </w:r>
          </w:p>
          <w:p w14:paraId="16F5737D" w14:textId="2E7750DD" w:rsidR="00F02511" w:rsidRPr="009F59E1" w:rsidRDefault="00F02511" w:rsidP="00F02511">
            <w:pPr>
              <w:spacing w:after="160" w:line="259" w:lineRule="auto"/>
              <w:rPr>
                <w:ins w:id="1628" w:author="วันวิสา ประดิษฐอุกฤษฎ์" w:date="2021-10-11T19:31:00Z"/>
                <w:rFonts w:ascii="TH SarabunPSK" w:hAnsi="TH SarabunPSK" w:cs="TH SarabunPSK" w:hint="cs"/>
                <w:cs/>
              </w:rPr>
            </w:pPr>
            <w:r w:rsidRPr="00F02511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72</w:t>
            </w:r>
            <w:r w:rsidRPr="00F02511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F02511">
              <w:rPr>
                <w:rFonts w:ascii="TH SarabunPSK" w:hAnsi="TH SarabunPSK" w:cs="TH SarabunPSK"/>
              </w:rPr>
              <w:t xml:space="preserve"> – </w:t>
            </w:r>
            <w:r w:rsidRPr="00F02511">
              <w:rPr>
                <w:rFonts w:ascii="TH SarabunPSK" w:hAnsi="TH SarabunPSK" w:cs="TH SarabunPSK"/>
                <w:cs/>
                <w:lang w:bidi="th-TH"/>
              </w:rPr>
              <w:t>เป็นปีค.ศ.</w:t>
            </w:r>
            <w:r w:rsidRPr="00F02511">
              <w:rPr>
                <w:rFonts w:ascii="TH SarabunPSK" w:hAnsi="TH SarabunPSK" w:cs="TH SarabunPSK"/>
              </w:rPr>
              <w:t>20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r w:rsidRPr="00F02511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ลงมา</w:t>
            </w:r>
            <w:r w:rsidRPr="00F02511">
              <w:rPr>
                <w:rFonts w:ascii="TH SarabunPSK" w:hAnsi="TH SarabunPSK" w:cs="TH SarabunPSK"/>
                <w:cs/>
                <w:lang w:bidi="th-TH"/>
              </w:rPr>
              <w:t xml:space="preserve"> (อายุ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มาก</w:t>
            </w:r>
            <w:r w:rsidRPr="00F02511">
              <w:rPr>
                <w:rFonts w:ascii="TH SarabunPSK" w:hAnsi="TH SarabunPSK" w:cs="TH SarabunPSK"/>
                <w:cs/>
                <w:lang w:bidi="th-TH"/>
              </w:rPr>
              <w:t xml:space="preserve">กว่า </w:t>
            </w:r>
            <w:r w:rsidRPr="00F02511">
              <w:rPr>
                <w:rFonts w:ascii="TH SarabunPSK" w:hAnsi="TH SarabunPSK" w:cs="TH SarabunPSK"/>
              </w:rPr>
              <w:t>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Pr="00F02511">
              <w:rPr>
                <w:rFonts w:ascii="TH SarabunPSK" w:hAnsi="TH SarabunPSK" w:cs="TH SarabunPSK"/>
              </w:rPr>
              <w:t xml:space="preserve"> </w:t>
            </w:r>
            <w:r w:rsidRPr="00F02511">
              <w:rPr>
                <w:rFonts w:ascii="TH SarabunPSK" w:hAnsi="TH SarabunPSK" w:cs="TH SarabunPSK"/>
                <w:cs/>
                <w:lang w:bidi="th-TH"/>
              </w:rPr>
              <w:t>ปี)</w:t>
            </w:r>
          </w:p>
        </w:tc>
      </w:tr>
      <w:tr w:rsidR="00F02511" w:rsidRPr="009F59E1" w14:paraId="634160F6" w14:textId="77777777" w:rsidTr="00F5461B">
        <w:tc>
          <w:tcPr>
            <w:tcW w:w="1623" w:type="pct"/>
            <w:vAlign w:val="center"/>
          </w:tcPr>
          <w:p w14:paraId="296C7890" w14:textId="77777777" w:rsidR="00F02511" w:rsidRPr="009F59E1" w:rsidRDefault="00F02511" w:rsidP="00F02511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778" w:type="pct"/>
            <w:vAlign w:val="center"/>
          </w:tcPr>
          <w:p w14:paraId="4159E64F" w14:textId="30FDDA53" w:rsidR="00F02511" w:rsidRPr="009F59E1" w:rsidRDefault="00F02511" w:rsidP="00F02511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72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1599" w:type="pct"/>
            <w:vAlign w:val="center"/>
          </w:tcPr>
          <w:p w14:paraId="30E52ECE" w14:textId="7F71082B" w:rsidR="00F02511" w:rsidRPr="009F59E1" w:rsidRDefault="00F02511" w:rsidP="00F02511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72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</w:tr>
    </w:tbl>
    <w:p w14:paraId="5E31AC2F" w14:textId="77777777" w:rsidR="006520BB" w:rsidRDefault="006520BB" w:rsidP="006520BB">
      <w:pPr>
        <w:rPr>
          <w:rFonts w:ascii="TH SarabunPSK" w:hAnsi="TH SarabunPSK" w:cs="TH SarabunPSK"/>
        </w:rPr>
      </w:pPr>
    </w:p>
    <w:p w14:paraId="32A779B7" w14:textId="550EE2C8" w:rsidR="006520BB" w:rsidRDefault="006520BB" w:rsidP="006520BB">
      <w:pPr>
        <w:rPr>
          <w:rFonts w:ascii="TH SarabunPSK" w:hAnsi="TH SarabunPSK" w:cs="TH SarabunPSK"/>
        </w:rPr>
      </w:pPr>
    </w:p>
    <w:p w14:paraId="5CFD017D" w14:textId="77777777" w:rsidR="006520BB" w:rsidRPr="009F59E1" w:rsidRDefault="006520BB" w:rsidP="006520BB">
      <w:pPr>
        <w:rPr>
          <w:rFonts w:ascii="TH SarabunPSK" w:hAnsi="TH SarabunPSK" w:cs="TH SarabunPSK"/>
        </w:rPr>
      </w:pPr>
    </w:p>
    <w:p w14:paraId="5DF537DF" w14:textId="19BA1EA3" w:rsidR="006520BB" w:rsidRPr="009F59E1" w:rsidRDefault="006520BB" w:rsidP="006520BB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แสดงข้อมูลของการทดสอบวันเกิด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02]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6520BB" w:rsidRPr="009F59E1" w14:paraId="1250123A" w14:textId="77777777" w:rsidTr="00F5461B">
        <w:trPr>
          <w:jc w:val="center"/>
          <w:ins w:id="1629" w:author="วันวิสา ประดิษฐอุกฤษฎ์" w:date="2021-10-11T19:31:00Z"/>
        </w:trPr>
        <w:tc>
          <w:tcPr>
            <w:tcW w:w="403" w:type="pct"/>
            <w:shd w:val="clear" w:color="auto" w:fill="D0CECE" w:themeFill="background2" w:themeFillShade="E6"/>
            <w:vAlign w:val="center"/>
          </w:tcPr>
          <w:p w14:paraId="236D5069" w14:textId="77777777" w:rsidR="006520BB" w:rsidRPr="009F59E1" w:rsidRDefault="006520BB" w:rsidP="00F5461B">
            <w:pPr>
              <w:spacing w:after="160" w:line="259" w:lineRule="auto"/>
              <w:rPr>
                <w:ins w:id="163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  <w:vAlign w:val="center"/>
          </w:tcPr>
          <w:p w14:paraId="33B2A34A" w14:textId="77777777" w:rsidR="006520BB" w:rsidRPr="009F59E1" w:rsidRDefault="006520BB" w:rsidP="00F5461B">
            <w:pPr>
              <w:spacing w:after="160" w:line="259" w:lineRule="auto"/>
              <w:rPr>
                <w:ins w:id="163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  <w:vAlign w:val="center"/>
          </w:tcPr>
          <w:p w14:paraId="672F0ADF" w14:textId="77777777" w:rsidR="006520BB" w:rsidRPr="009F59E1" w:rsidRDefault="006520BB" w:rsidP="00F5461B">
            <w:pPr>
              <w:spacing w:after="160" w:line="259" w:lineRule="auto"/>
              <w:rPr>
                <w:ins w:id="163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3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  <w:vAlign w:val="center"/>
          </w:tcPr>
          <w:p w14:paraId="12C107AC" w14:textId="77777777" w:rsidR="006520BB" w:rsidRPr="009F59E1" w:rsidRDefault="006520BB" w:rsidP="00F5461B">
            <w:pPr>
              <w:spacing w:after="160" w:line="259" w:lineRule="auto"/>
              <w:rPr>
                <w:ins w:id="163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6520BB" w:rsidRPr="009F59E1" w14:paraId="78FD772F" w14:textId="77777777" w:rsidTr="00F5461B">
        <w:trPr>
          <w:jc w:val="center"/>
          <w:ins w:id="1638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24D7EC26" w14:textId="5B2CCCD8" w:rsidR="006520BB" w:rsidRPr="009F59E1" w:rsidRDefault="00242403" w:rsidP="00F5461B">
            <w:pPr>
              <w:spacing w:after="160" w:line="259" w:lineRule="auto"/>
              <w:rPr>
                <w:ins w:id="1639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165</w:t>
            </w:r>
          </w:p>
        </w:tc>
        <w:tc>
          <w:tcPr>
            <w:tcW w:w="1531" w:type="pct"/>
            <w:vAlign w:val="center"/>
          </w:tcPr>
          <w:p w14:paraId="0A8B46AC" w14:textId="6F41AC9D" w:rsidR="006520BB" w:rsidRPr="009F59E1" w:rsidRDefault="00F02511" w:rsidP="00F5461B">
            <w:pPr>
              <w:spacing w:after="160" w:line="259" w:lineRule="auto"/>
              <w:rPr>
                <w:ins w:id="1640" w:author="วันวิสา ประดิษฐอุกฤษฎ์" w:date="2021-10-11T19:31:00Z"/>
                <w:rFonts w:ascii="TH SarabunPSK" w:hAnsi="TH SarabunPSK" w:cs="TH SarabunPSK"/>
              </w:rPr>
            </w:pPr>
            <w:ins w:id="164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70</w:t>
            </w:r>
            <w:ins w:id="16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6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507B8D">
              <w:rPr>
                <w:rFonts w:ascii="TH SarabunPSK" w:hAnsi="TH SarabunPSK" w:cs="TH SarabunPSK" w:hint="cs"/>
                <w:cs/>
                <w:lang w:bidi="th-TH"/>
              </w:rPr>
              <w:t>ค่าเริ่มต้น ต้องเป็นปีปัจจุบัน ที่ลบก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ับ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507B8D">
              <w:rPr>
                <w:rFonts w:ascii="TH SarabunPSK" w:hAnsi="TH SarabunPSK" w:cs="TH SarabunPSK"/>
                <w:lang w:bidi="th-TH"/>
              </w:rPr>
              <w:t>(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>ปัจจุบันคือป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ีค.ศ. 2022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ลบ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จะได้ป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ีค.ศ. 2021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เป็นค่าเริ่มต้น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507B8D">
              <w:rPr>
                <w:rFonts w:ascii="TH SarabunPSK" w:hAnsi="TH SarabunPSK" w:cs="TH SarabunPSK"/>
                <w:lang w:bidi="th-TH"/>
              </w:rPr>
              <w:t>)</w:t>
            </w:r>
          </w:p>
        </w:tc>
        <w:tc>
          <w:tcPr>
            <w:tcW w:w="1918" w:type="pct"/>
            <w:vAlign w:val="center"/>
          </w:tcPr>
          <w:p w14:paraId="1C22F84C" w14:textId="3753C27D" w:rsidR="006520BB" w:rsidRPr="009F59E1" w:rsidRDefault="006520BB" w:rsidP="00F5461B">
            <w:pPr>
              <w:spacing w:after="160" w:line="259" w:lineRule="auto"/>
              <w:rPr>
                <w:ins w:id="1644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13/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04</w:t>
            </w:r>
            <w:r w:rsidRPr="009F59E1">
              <w:rPr>
                <w:rFonts w:ascii="TH SarabunPSK" w:hAnsi="TH SarabunPSK" w:cs="TH SarabunPSK" w:hint="cs"/>
              </w:rPr>
              <w:t>/</w:t>
            </w:r>
            <w:r w:rsidR="00F02511">
              <w:rPr>
                <w:rFonts w:ascii="TH SarabunPSK" w:hAnsi="TH SarabunPSK" w:cs="TH SarabunPSK" w:hint="cs"/>
                <w:cs/>
                <w:lang w:bidi="th-TH"/>
              </w:rPr>
              <w:t>2021</w:t>
            </w:r>
          </w:p>
        </w:tc>
        <w:tc>
          <w:tcPr>
            <w:tcW w:w="1148" w:type="pct"/>
            <w:vAlign w:val="center"/>
          </w:tcPr>
          <w:p w14:paraId="049C3DDA" w14:textId="3C5F3C4C" w:rsidR="006520BB" w:rsidRPr="009F59E1" w:rsidRDefault="00F02511" w:rsidP="00F5461B">
            <w:pPr>
              <w:spacing w:after="160" w:line="259" w:lineRule="auto"/>
              <w:rPr>
                <w:ins w:id="164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6520BB" w:rsidRPr="009F59E1" w14:paraId="4154003A" w14:textId="77777777" w:rsidTr="00F5461B">
        <w:trPr>
          <w:jc w:val="center"/>
        </w:trPr>
        <w:tc>
          <w:tcPr>
            <w:tcW w:w="403" w:type="pct"/>
            <w:vAlign w:val="center"/>
          </w:tcPr>
          <w:p w14:paraId="2ED23F9C" w14:textId="389E405B" w:rsidR="006520BB" w:rsidRPr="009F59E1" w:rsidRDefault="0024240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166</w:t>
            </w:r>
          </w:p>
        </w:tc>
        <w:tc>
          <w:tcPr>
            <w:tcW w:w="1531" w:type="pct"/>
            <w:vAlign w:val="center"/>
          </w:tcPr>
          <w:p w14:paraId="52DF0F20" w14:textId="36868DF9" w:rsidR="006520BB" w:rsidRPr="009F59E1" w:rsidRDefault="00242403" w:rsidP="00F5461B">
            <w:pPr>
              <w:rPr>
                <w:rFonts w:ascii="TH SarabunPSK" w:hAnsi="TH SarabunPSK" w:cs="TH SarabunPSK"/>
              </w:rPr>
            </w:pPr>
            <w:ins w:id="164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71</w:t>
            </w:r>
            <w:ins w:id="16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64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ต้องเป็นปีค.ศ.2021</w:t>
            </w:r>
            <w:r w:rsidRPr="00507B8D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จนถึงปีค.ศ.</w:t>
            </w:r>
            <w:r>
              <w:rPr>
                <w:rFonts w:ascii="TH SarabunPSK" w:hAnsi="TH SarabunPSK" w:cs="TH SarabunPSK"/>
                <w:lang w:bidi="th-TH"/>
              </w:rPr>
              <w:t>2012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ลงมา (อายุตั้งแต่ 1-10 ปี)</w:t>
            </w:r>
          </w:p>
        </w:tc>
        <w:tc>
          <w:tcPr>
            <w:tcW w:w="1918" w:type="pct"/>
            <w:vAlign w:val="center"/>
          </w:tcPr>
          <w:p w14:paraId="52541517" w14:textId="54EFBF64" w:rsidR="006520BB" w:rsidRPr="009F59E1" w:rsidRDefault="006520BB" w:rsidP="00F5461B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13/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05</w:t>
            </w:r>
            <w:r w:rsidRPr="009F59E1">
              <w:rPr>
                <w:rFonts w:ascii="TH SarabunPSK" w:hAnsi="TH SarabunPSK" w:cs="TH SarabunPSK" w:hint="cs"/>
              </w:rPr>
              <w:t>/</w:t>
            </w:r>
            <w:r w:rsidR="00242403">
              <w:rPr>
                <w:rFonts w:ascii="TH SarabunPSK" w:hAnsi="TH SarabunPSK" w:cs="TH SarabunPSK" w:hint="cs"/>
                <w:cs/>
                <w:lang w:bidi="th-TH"/>
              </w:rPr>
              <w:t>2012</w:t>
            </w:r>
          </w:p>
        </w:tc>
        <w:tc>
          <w:tcPr>
            <w:tcW w:w="1148" w:type="pct"/>
            <w:vAlign w:val="center"/>
          </w:tcPr>
          <w:p w14:paraId="7EBA04B8" w14:textId="02B978BC" w:rsidR="006520BB" w:rsidRPr="009F59E1" w:rsidRDefault="00F02511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6520BB" w:rsidRPr="009F59E1" w14:paraId="27246293" w14:textId="77777777" w:rsidTr="00F5461B">
        <w:trPr>
          <w:jc w:val="center"/>
          <w:ins w:id="1649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4E9994CD" w14:textId="51305697" w:rsidR="006520BB" w:rsidRPr="009F59E1" w:rsidRDefault="00242403" w:rsidP="00F5461B">
            <w:pPr>
              <w:spacing w:after="160" w:line="259" w:lineRule="auto"/>
              <w:rPr>
                <w:ins w:id="1650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167</w:t>
            </w:r>
          </w:p>
        </w:tc>
        <w:tc>
          <w:tcPr>
            <w:tcW w:w="1531" w:type="pct"/>
            <w:vAlign w:val="center"/>
          </w:tcPr>
          <w:p w14:paraId="74EE4D3E" w14:textId="19DB3AC1" w:rsidR="006520BB" w:rsidRPr="009F59E1" w:rsidRDefault="00242403" w:rsidP="00F5461B">
            <w:pPr>
              <w:spacing w:after="160" w:line="259" w:lineRule="auto"/>
              <w:rPr>
                <w:ins w:id="1651" w:author="วันวิสา ประดิษฐอุกฤษฎ์" w:date="2021-10-11T19:31:00Z"/>
                <w:rFonts w:ascii="TH SarabunPSK" w:hAnsi="TH SarabunPSK" w:cs="TH SarabunPSK" w:hint="cs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71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เป็นปีค.ศ.2021 ขึ้นไป (อายุน้อยกว่า 1 ปี)</w:t>
            </w:r>
          </w:p>
        </w:tc>
        <w:tc>
          <w:tcPr>
            <w:tcW w:w="1918" w:type="pct"/>
            <w:vAlign w:val="center"/>
          </w:tcPr>
          <w:p w14:paraId="75163C61" w14:textId="159DAB41" w:rsidR="006520BB" w:rsidRPr="009F59E1" w:rsidRDefault="006520BB" w:rsidP="00F5461B">
            <w:pPr>
              <w:spacing w:after="160" w:line="259" w:lineRule="auto"/>
              <w:rPr>
                <w:ins w:id="1652" w:author="วันวิสา ประดิษฐอุกฤษฎ์" w:date="2021-10-11T19:31:00Z"/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2/</w:t>
            </w: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05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/</w:t>
            </w:r>
            <w:r w:rsidR="00242403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2022</w:t>
            </w:r>
          </w:p>
        </w:tc>
        <w:tc>
          <w:tcPr>
            <w:tcW w:w="1148" w:type="pct"/>
            <w:vAlign w:val="center"/>
          </w:tcPr>
          <w:p w14:paraId="711754FD" w14:textId="0A0FA465" w:rsidR="006520BB" w:rsidRPr="009F59E1" w:rsidRDefault="006520BB" w:rsidP="00F5461B">
            <w:pPr>
              <w:spacing w:after="160" w:line="259" w:lineRule="auto"/>
              <w:rPr>
                <w:ins w:id="165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กรุณากรอกวันเกิด</w:t>
            </w:r>
            <w:r w:rsidR="00242403">
              <w:rPr>
                <w:rFonts w:ascii="TH SarabunPSK" w:hAnsi="TH SarabunPSK" w:cs="TH SarabunPSK" w:hint="cs"/>
                <w:cs/>
                <w:lang w:bidi="th-TH"/>
              </w:rPr>
              <w:t>สุนัข</w:t>
            </w:r>
            <w:r w:rsidRPr="009F59E1">
              <w:rPr>
                <w:rFonts w:ascii="TH SarabunPSK" w:hAnsi="TH SarabunPSK" w:cs="TH SarabunPSK" w:hint="cs"/>
                <w:cs/>
              </w:rPr>
              <w:t>อีกครั้ง</w:t>
            </w:r>
          </w:p>
        </w:tc>
      </w:tr>
      <w:tr w:rsidR="00F02511" w:rsidRPr="009F59E1" w14:paraId="032BD99C" w14:textId="77777777" w:rsidTr="00F5461B">
        <w:trPr>
          <w:jc w:val="center"/>
        </w:trPr>
        <w:tc>
          <w:tcPr>
            <w:tcW w:w="403" w:type="pct"/>
            <w:vAlign w:val="center"/>
          </w:tcPr>
          <w:p w14:paraId="59A43330" w14:textId="5D598D48" w:rsidR="00F02511" w:rsidRDefault="00242403" w:rsidP="00F5461B">
            <w:pPr>
              <w:spacing w:after="160" w:line="259" w:lineRule="auto"/>
              <w:rPr>
                <w:rFonts w:ascii="TH SarabunPSK" w:hAnsi="TH SarabunPSK" w:cs="TH SarabunPSK" w:hint="cs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168</w:t>
            </w:r>
          </w:p>
        </w:tc>
        <w:tc>
          <w:tcPr>
            <w:tcW w:w="1531" w:type="pct"/>
            <w:vAlign w:val="center"/>
          </w:tcPr>
          <w:p w14:paraId="0B4CADDB" w14:textId="34FB5836" w:rsidR="00F02511" w:rsidRPr="009F59E1" w:rsidRDefault="00242403" w:rsidP="00F5461B">
            <w:pPr>
              <w:spacing w:after="160" w:line="259" w:lineRule="auto"/>
              <w:rPr>
                <w:rFonts w:ascii="TH SarabunPSK" w:hAnsi="TH SarabunPSK" w:cs="TH SarabunPSK" w:hint="cs"/>
              </w:rPr>
            </w:pPr>
            <w:r w:rsidRPr="00F02511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71</w:t>
            </w:r>
            <w:r w:rsidRPr="00F02511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F02511">
              <w:rPr>
                <w:rFonts w:ascii="TH SarabunPSK" w:hAnsi="TH SarabunPSK" w:cs="TH SarabunPSK"/>
              </w:rPr>
              <w:t xml:space="preserve"> – </w:t>
            </w:r>
            <w:r w:rsidRPr="00F02511">
              <w:rPr>
                <w:rFonts w:ascii="TH SarabunPSK" w:hAnsi="TH SarabunPSK" w:cs="TH SarabunPSK"/>
                <w:cs/>
                <w:lang w:bidi="th-TH"/>
              </w:rPr>
              <w:t>เป็นปีค.ศ.</w:t>
            </w:r>
            <w:r w:rsidRPr="00F02511">
              <w:rPr>
                <w:rFonts w:ascii="TH SarabunPSK" w:hAnsi="TH SarabunPSK" w:cs="TH SarabunPSK"/>
              </w:rPr>
              <w:t>20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r w:rsidRPr="00F02511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ลงมา</w:t>
            </w:r>
            <w:r w:rsidRPr="00F02511">
              <w:rPr>
                <w:rFonts w:ascii="TH SarabunPSK" w:hAnsi="TH SarabunPSK" w:cs="TH SarabunPSK"/>
                <w:cs/>
                <w:lang w:bidi="th-TH"/>
              </w:rPr>
              <w:t xml:space="preserve"> (อายุ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มาก</w:t>
            </w:r>
            <w:r w:rsidRPr="00F02511">
              <w:rPr>
                <w:rFonts w:ascii="TH SarabunPSK" w:hAnsi="TH SarabunPSK" w:cs="TH SarabunPSK"/>
                <w:cs/>
                <w:lang w:bidi="th-TH"/>
              </w:rPr>
              <w:t xml:space="preserve">กว่า </w:t>
            </w:r>
            <w:r w:rsidRPr="00F02511">
              <w:rPr>
                <w:rFonts w:ascii="TH SarabunPSK" w:hAnsi="TH SarabunPSK" w:cs="TH SarabunPSK"/>
              </w:rPr>
              <w:t>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Pr="00F02511">
              <w:rPr>
                <w:rFonts w:ascii="TH SarabunPSK" w:hAnsi="TH SarabunPSK" w:cs="TH SarabunPSK"/>
              </w:rPr>
              <w:t xml:space="preserve"> </w:t>
            </w:r>
            <w:r w:rsidRPr="00F02511">
              <w:rPr>
                <w:rFonts w:ascii="TH SarabunPSK" w:hAnsi="TH SarabunPSK" w:cs="TH SarabunPSK"/>
                <w:cs/>
                <w:lang w:bidi="th-TH"/>
              </w:rPr>
              <w:t>ปี)</w:t>
            </w:r>
          </w:p>
        </w:tc>
        <w:tc>
          <w:tcPr>
            <w:tcW w:w="1918" w:type="pct"/>
            <w:vAlign w:val="center"/>
          </w:tcPr>
          <w:p w14:paraId="17B64FE0" w14:textId="29A0208D" w:rsidR="00F02511" w:rsidRPr="009F59E1" w:rsidRDefault="00242403" w:rsidP="00F5461B">
            <w:pPr>
              <w:spacing w:after="160" w:line="259" w:lineRule="auto"/>
              <w:rPr>
                <w:rFonts w:ascii="TH SarabunPSK" w:hAnsi="TH SarabunPSK" w:cs="TH SarabunPSK" w:hint="cs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2/</w:t>
            </w: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05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/</w:t>
            </w: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2011</w:t>
            </w:r>
          </w:p>
        </w:tc>
        <w:tc>
          <w:tcPr>
            <w:tcW w:w="1148" w:type="pct"/>
            <w:vAlign w:val="center"/>
          </w:tcPr>
          <w:p w14:paraId="48230962" w14:textId="63640FE5" w:rsidR="00F02511" w:rsidRPr="009F59E1" w:rsidRDefault="00242403" w:rsidP="00F5461B">
            <w:pPr>
              <w:spacing w:after="160" w:line="259" w:lineRule="auto"/>
              <w:rPr>
                <w:rFonts w:ascii="TH SarabunPSK" w:hAnsi="TH SarabunPSK" w:cs="TH SarabunPSK" w:hint="cs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กรุณากรอกวันเกิด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สุนัข</w:t>
            </w:r>
            <w:r w:rsidRPr="009F59E1">
              <w:rPr>
                <w:rFonts w:ascii="TH SarabunPSK" w:hAnsi="TH SarabunPSK" w:cs="TH SarabunPSK" w:hint="cs"/>
                <w:cs/>
              </w:rPr>
              <w:t>อีกครั้ง</w:t>
            </w:r>
          </w:p>
        </w:tc>
      </w:tr>
      <w:tr w:rsidR="006520BB" w:rsidRPr="009F59E1" w14:paraId="08C5C9A2" w14:textId="77777777" w:rsidTr="00F5461B">
        <w:trPr>
          <w:jc w:val="center"/>
        </w:trPr>
        <w:tc>
          <w:tcPr>
            <w:tcW w:w="403" w:type="pct"/>
            <w:vAlign w:val="center"/>
          </w:tcPr>
          <w:p w14:paraId="39E67433" w14:textId="1E5CA455" w:rsidR="006520BB" w:rsidRPr="009F59E1" w:rsidRDefault="0024240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169</w:t>
            </w:r>
          </w:p>
        </w:tc>
        <w:tc>
          <w:tcPr>
            <w:tcW w:w="1531" w:type="pct"/>
            <w:vAlign w:val="center"/>
          </w:tcPr>
          <w:p w14:paraId="5904975A" w14:textId="323DEFC3" w:rsidR="006520BB" w:rsidRPr="009F59E1" w:rsidRDefault="006520BB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242403">
              <w:rPr>
                <w:rFonts w:ascii="TH SarabunPSK" w:hAnsi="TH SarabunPSK" w:cs="TH SarabunPSK" w:hint="cs"/>
                <w:cs/>
                <w:lang w:bidi="th-TH"/>
              </w:rPr>
              <w:t>72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918" w:type="pct"/>
            <w:shd w:val="clear" w:color="auto" w:fill="FFFF00"/>
            <w:vAlign w:val="center"/>
          </w:tcPr>
          <w:p w14:paraId="202F34D5" w14:textId="77777777" w:rsidR="006520BB" w:rsidRPr="009F59E1" w:rsidRDefault="006520BB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148" w:type="pct"/>
            <w:vAlign w:val="center"/>
          </w:tcPr>
          <w:p w14:paraId="4E0AA0C0" w14:textId="77777777" w:rsidR="006520BB" w:rsidRPr="009F59E1" w:rsidRDefault="006520BB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กรุณากรอกวันเกิด</w:t>
            </w:r>
          </w:p>
        </w:tc>
      </w:tr>
    </w:tbl>
    <w:p w14:paraId="26D50433" w14:textId="1DDA7F2D" w:rsidR="006520BB" w:rsidRPr="009F59E1" w:rsidRDefault="006520BB" w:rsidP="006520BB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242403">
        <w:rPr>
          <w:rFonts w:ascii="TH SarabunPSK" w:hAnsi="TH SarabunPSK" w:cs="TH SarabunPSK" w:hint="cs"/>
          <w:cs/>
          <w:lang w:bidi="th-TH"/>
        </w:rPr>
        <w:t>72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242403">
        <w:rPr>
          <w:rFonts w:ascii="TH SarabunPSK" w:hAnsi="TH SarabunPSK" w:cs="TH SarabunPSK" w:hint="cs"/>
          <w:cs/>
          <w:lang w:bidi="th-TH"/>
        </w:rPr>
        <w:t>165 และ 166</w:t>
      </w:r>
    </w:p>
    <w:p w14:paraId="25457AA1" w14:textId="36475342" w:rsidR="00A7662E" w:rsidRPr="009F59E1" w:rsidRDefault="00A7662E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1CF70A11" w14:textId="2973E676" w:rsidR="008F1299" w:rsidRDefault="008F129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5E5D0459" w14:textId="317CAF1D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1756AAC7" w14:textId="72E25374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6FA88E10" w14:textId="305EDEA5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429029E5" w14:textId="2FA41ABF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45A2E216" w14:textId="14C83186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5F2098C0" w14:textId="0090EB00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52940C08" w14:textId="149E6F1E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1D199988" w14:textId="7A23C2C1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48F369D6" w14:textId="3D301D2B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79DBE012" w14:textId="0330107F" w:rsidR="00242403" w:rsidRDefault="00242403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65F598A6" w14:textId="77777777" w:rsidR="00242403" w:rsidRPr="009F59E1" w:rsidRDefault="00242403" w:rsidP="00970A9F">
      <w:pPr>
        <w:jc w:val="thaiDistribute"/>
        <w:rPr>
          <w:rFonts w:ascii="TH SarabunPSK" w:hAnsi="TH SarabunPSK" w:cs="TH SarabunPSK" w:hint="cs"/>
          <w:lang w:bidi="th-TH"/>
        </w:rPr>
      </w:pPr>
    </w:p>
    <w:p w14:paraId="32C225BB" w14:textId="77B86318" w:rsidR="008F1299" w:rsidRPr="009F59E1" w:rsidRDefault="008F1299" w:rsidP="008F129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.5.5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สีขนสุนัข (</w:t>
      </w:r>
      <w:r w:rsidRPr="009F59E1">
        <w:rPr>
          <w:rFonts w:ascii="TH SarabunPSK" w:hAnsi="TH SarabunPSK" w:cs="TH SarabunPSK" w:hint="cs"/>
          <w:b/>
          <w:bCs/>
          <w:lang w:bidi="th-TH"/>
        </w:rPr>
        <w:t>Fur Color) : TextInput</w:t>
      </w:r>
    </w:p>
    <w:p w14:paraId="6FCCACD3" w14:textId="77777777" w:rsidR="008F1299" w:rsidRPr="009F59E1" w:rsidRDefault="008F1299" w:rsidP="008F1299">
      <w:pPr>
        <w:ind w:firstLine="720"/>
        <w:rPr>
          <w:ins w:id="1654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165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สีขนสุนัข</w:t>
      </w:r>
      <w:ins w:id="165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 xml:space="preserve"> มีคุณลักษณะดังนี้</w:t>
        </w:r>
      </w:ins>
    </w:p>
    <w:p w14:paraId="1A0F019B" w14:textId="77777777" w:rsidR="008F1299" w:rsidRPr="009F59E1" w:rsidRDefault="008F1299" w:rsidP="008F1299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</w:rPr>
        <w:tab/>
        <w:t>ต้องเป็นตัวอักษรไทยหรือภาษาอังกฤษเท่านั้น</w:t>
      </w:r>
    </w:p>
    <w:p w14:paraId="4CBD60F6" w14:textId="77777777" w:rsidR="008F1299" w:rsidRPr="009F59E1" w:rsidRDefault="008F1299" w:rsidP="008F1299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2.</w:t>
      </w:r>
      <w:r w:rsidRPr="009F59E1">
        <w:rPr>
          <w:rFonts w:ascii="TH SarabunPSK" w:hAnsi="TH SarabunPSK" w:cs="TH SarabunPSK" w:hint="cs"/>
          <w:cs/>
        </w:rPr>
        <w:tab/>
        <w:t>มีจำนวนตัวอักษรเป็นจำนวนไม่น้อยกว่า 2 ตัวอักษรและไม่เกิน 40 ตัวอักษร</w:t>
      </w:r>
    </w:p>
    <w:p w14:paraId="183DAC6A" w14:textId="77777777" w:rsidR="008F1299" w:rsidRPr="009F59E1" w:rsidRDefault="008F1299" w:rsidP="008F1299">
      <w:pPr>
        <w:ind w:left="1800"/>
        <w:rPr>
          <w:rFonts w:ascii="TH SarabunPSK" w:hAnsi="TH SarabunPSK" w:cs="TH SarabunPSK"/>
          <w:cs/>
        </w:rPr>
      </w:pPr>
      <w:r w:rsidRPr="009F59E1">
        <w:rPr>
          <w:rFonts w:ascii="TH SarabunPSK" w:hAnsi="TH SarabunPSK" w:cs="TH SarabunPSK" w:hint="cs"/>
          <w:cs/>
        </w:rPr>
        <w:t>3.</w:t>
      </w:r>
      <w:r w:rsidRPr="009F59E1">
        <w:rPr>
          <w:rFonts w:ascii="TH SarabunPSK" w:hAnsi="TH SarabunPSK" w:cs="TH SarabunPSK" w:hint="cs"/>
          <w:cs/>
        </w:rPr>
        <w:tab/>
        <w:t>ต้องไม่เป็นค่าว่าง</w:t>
      </w:r>
    </w:p>
    <w:p w14:paraId="6F2B4834" w14:textId="77777777" w:rsidR="008F1299" w:rsidRPr="009F59E1" w:rsidRDefault="008F1299" w:rsidP="008F1299">
      <w:pPr>
        <w:ind w:firstLine="720"/>
        <w:rPr>
          <w:ins w:id="1657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165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สีขนสุนัข</w:t>
      </w:r>
    </w:p>
    <w:p w14:paraId="6A7DF8DC" w14:textId="77777777" w:rsidR="008F1299" w:rsidRPr="009F59E1" w:rsidRDefault="008F1299" w:rsidP="008F1299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ในกรณีที่ไม่กรอกสีขนสุนัขระบบจะแสดงข้อความ “กรุณากรอกสีขนสุนัข”  </w:t>
      </w:r>
    </w:p>
    <w:p w14:paraId="7DC1076E" w14:textId="77777777" w:rsidR="008F1299" w:rsidRPr="009F59E1" w:rsidRDefault="008F1299" w:rsidP="008F1299">
      <w:pPr>
        <w:numPr>
          <w:ilvl w:val="0"/>
          <w:numId w:val="10"/>
        </w:numPr>
        <w:spacing w:after="160" w:line="259" w:lineRule="auto"/>
        <w:rPr>
          <w:ins w:id="1659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ในกรณีที่กรอกสีขนสุนัขไม่ตรงตามรูปแบบ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กรุณากรอกสีขนสุนัขอีกครั้ง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1D1CEC93" w14:textId="77777777" w:rsidR="008F1299" w:rsidRPr="009F59E1" w:rsidRDefault="008F1299" w:rsidP="008F1299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79AC88DC" w14:textId="77777777" w:rsidR="008F1299" w:rsidRPr="009F59E1" w:rsidRDefault="008F1299" w:rsidP="008F1299">
      <w:pPr>
        <w:ind w:left="720" w:firstLine="360"/>
        <w:rPr>
          <w:rFonts w:ascii="TH SarabunPSK" w:hAnsi="TH SarabunPSK" w:cs="TH SarabunPSK"/>
          <w:lang w:bidi="th-TH"/>
        </w:rPr>
      </w:pPr>
    </w:p>
    <w:p w14:paraId="6B0B485F" w14:textId="4212A364" w:rsidR="008F1299" w:rsidRPr="009F59E1" w:rsidRDefault="008F1299" w:rsidP="008F129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 xml:space="preserve">-EC05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สีขนสุนัข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2230"/>
        <w:gridCol w:w="1396"/>
        <w:gridCol w:w="1370"/>
        <w:gridCol w:w="1352"/>
        <w:gridCol w:w="1352"/>
      </w:tblGrid>
      <w:tr w:rsidR="008F1299" w:rsidRPr="009F59E1" w14:paraId="71232C21" w14:textId="77777777" w:rsidTr="00B07474">
        <w:trPr>
          <w:ins w:id="1660" w:author="วันวิสา ประดิษฐอุกฤษฎ์" w:date="2021-10-11T19:31:00Z"/>
        </w:trPr>
        <w:tc>
          <w:tcPr>
            <w:tcW w:w="720" w:type="pct"/>
            <w:shd w:val="clear" w:color="auto" w:fill="D0CECE" w:themeFill="background2" w:themeFillShade="E6"/>
            <w:vAlign w:val="center"/>
          </w:tcPr>
          <w:p w14:paraId="00408BF5" w14:textId="77777777" w:rsidR="008F1299" w:rsidRPr="009F59E1" w:rsidRDefault="008F1299" w:rsidP="002C59D3">
            <w:pPr>
              <w:spacing w:after="160" w:line="259" w:lineRule="auto"/>
              <w:rPr>
                <w:ins w:id="166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6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311" w:type="pct"/>
            <w:shd w:val="clear" w:color="auto" w:fill="D0CECE" w:themeFill="background2" w:themeFillShade="E6"/>
            <w:vAlign w:val="center"/>
          </w:tcPr>
          <w:p w14:paraId="4745F3F8" w14:textId="77777777" w:rsidR="008F1299" w:rsidRPr="009F59E1" w:rsidRDefault="008F1299" w:rsidP="002C59D3">
            <w:pPr>
              <w:spacing w:after="160" w:line="259" w:lineRule="auto"/>
              <w:rPr>
                <w:ins w:id="166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6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61AD5340" w14:textId="77777777" w:rsidR="008F1299" w:rsidRPr="009F59E1" w:rsidRDefault="008F1299" w:rsidP="002C59D3">
            <w:pPr>
              <w:spacing w:after="160" w:line="259" w:lineRule="auto"/>
              <w:rPr>
                <w:ins w:id="166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59" w:type="pct"/>
            <w:shd w:val="clear" w:color="auto" w:fill="D0CECE" w:themeFill="background2" w:themeFillShade="E6"/>
            <w:vAlign w:val="center"/>
          </w:tcPr>
          <w:p w14:paraId="515FA487" w14:textId="3BC7ECAB" w:rsidR="008F1299" w:rsidRPr="009F59E1" w:rsidRDefault="008F1299" w:rsidP="002C59D3">
            <w:pPr>
              <w:spacing w:after="160" w:line="259" w:lineRule="auto"/>
              <w:rPr>
                <w:ins w:id="166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6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845" w:type="pct"/>
            <w:shd w:val="clear" w:color="auto" w:fill="D0CECE" w:themeFill="background2" w:themeFillShade="E6"/>
            <w:vAlign w:val="center"/>
          </w:tcPr>
          <w:p w14:paraId="5D37A68F" w14:textId="77777777" w:rsidR="008F1299" w:rsidRPr="009F59E1" w:rsidRDefault="008F1299" w:rsidP="002C59D3">
            <w:pPr>
              <w:spacing w:after="160" w:line="259" w:lineRule="auto"/>
              <w:rPr>
                <w:ins w:id="166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7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633" w:type="pct"/>
            <w:shd w:val="clear" w:color="auto" w:fill="D0CECE" w:themeFill="background2" w:themeFillShade="E6"/>
            <w:vAlign w:val="center"/>
          </w:tcPr>
          <w:p w14:paraId="3AFD9BC8" w14:textId="77777777" w:rsidR="008F1299" w:rsidRPr="009F59E1" w:rsidRDefault="008F1299" w:rsidP="002C59D3">
            <w:pPr>
              <w:spacing w:after="160" w:line="259" w:lineRule="auto"/>
              <w:rPr>
                <w:ins w:id="167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2E4E2DB6" w14:textId="77777777" w:rsidR="008F1299" w:rsidRPr="009F59E1" w:rsidRDefault="008F1299" w:rsidP="002C59D3">
            <w:pPr>
              <w:spacing w:after="160" w:line="259" w:lineRule="auto"/>
              <w:rPr>
                <w:ins w:id="167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633" w:type="pct"/>
            <w:shd w:val="clear" w:color="auto" w:fill="D0CECE" w:themeFill="background2" w:themeFillShade="E6"/>
            <w:vAlign w:val="center"/>
          </w:tcPr>
          <w:p w14:paraId="083C61BB" w14:textId="77777777" w:rsidR="008F1299" w:rsidRPr="009F59E1" w:rsidRDefault="008F1299" w:rsidP="002C59D3">
            <w:pPr>
              <w:spacing w:after="160" w:line="259" w:lineRule="auto"/>
              <w:rPr>
                <w:ins w:id="167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0F7E08C5" w14:textId="77777777" w:rsidR="008F1299" w:rsidRPr="009F59E1" w:rsidRDefault="008F1299" w:rsidP="002C59D3">
            <w:pPr>
              <w:spacing w:after="160" w:line="259" w:lineRule="auto"/>
              <w:rPr>
                <w:ins w:id="167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8F1299" w:rsidRPr="009F59E1" w14:paraId="3E01A9A6" w14:textId="77777777" w:rsidTr="00B07474">
        <w:trPr>
          <w:ins w:id="1679" w:author="วันวิสา ประดิษฐอุกฤษฎ์" w:date="2021-10-11T19:31:00Z"/>
        </w:trPr>
        <w:tc>
          <w:tcPr>
            <w:tcW w:w="720" w:type="pct"/>
            <w:vAlign w:val="center"/>
          </w:tcPr>
          <w:p w14:paraId="6D60E186" w14:textId="77777777" w:rsidR="008F1299" w:rsidRPr="009F59E1" w:rsidRDefault="008F1299" w:rsidP="002C59D3">
            <w:pPr>
              <w:spacing w:after="160" w:line="259" w:lineRule="auto"/>
              <w:rPr>
                <w:ins w:id="168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311" w:type="pct"/>
            <w:vAlign w:val="center"/>
          </w:tcPr>
          <w:p w14:paraId="38B8D57B" w14:textId="2C25E63C" w:rsidR="008F1299" w:rsidRPr="009F59E1" w:rsidRDefault="008F1299" w:rsidP="002C59D3">
            <w:pPr>
              <w:spacing w:after="160" w:line="259" w:lineRule="auto"/>
              <w:rPr>
                <w:ins w:id="168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6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F061CA">
              <w:rPr>
                <w:rFonts w:ascii="TH SarabunPSK" w:hAnsi="TH SarabunPSK" w:cs="TH SarabunPSK" w:hint="cs"/>
                <w:cs/>
                <w:lang w:bidi="th-TH"/>
              </w:rPr>
              <w:t>73</w:t>
            </w:r>
            <w:ins w:id="16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6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ประกอบด้วยตัวอักษรภาษาไทย และภาษาอังกฤษ เท่านั้น</w:t>
            </w:r>
          </w:p>
        </w:tc>
        <w:tc>
          <w:tcPr>
            <w:tcW w:w="859" w:type="pct"/>
            <w:vAlign w:val="center"/>
          </w:tcPr>
          <w:p w14:paraId="25E296A5" w14:textId="100D0710" w:rsidR="008F1299" w:rsidRPr="009F59E1" w:rsidRDefault="008F1299" w:rsidP="002C59D3">
            <w:pPr>
              <w:spacing w:after="160" w:line="259" w:lineRule="auto"/>
              <w:rPr>
                <w:ins w:id="168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F061CA">
              <w:rPr>
                <w:rFonts w:ascii="TH SarabunPSK" w:hAnsi="TH SarabunPSK" w:cs="TH SarabunPSK" w:hint="cs"/>
                <w:cs/>
                <w:lang w:bidi="th-TH"/>
              </w:rPr>
              <w:t>73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845" w:type="pct"/>
            <w:vAlign w:val="center"/>
          </w:tcPr>
          <w:p w14:paraId="00B9EBF2" w14:textId="77777777" w:rsidR="008F1299" w:rsidRPr="009F59E1" w:rsidRDefault="008F1299" w:rsidP="002C59D3">
            <w:pPr>
              <w:spacing w:after="160" w:line="259" w:lineRule="auto"/>
              <w:rPr>
                <w:ins w:id="1686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779D58A2" w14:textId="77777777" w:rsidR="008F1299" w:rsidRPr="009F59E1" w:rsidRDefault="008F1299" w:rsidP="002C59D3">
            <w:pPr>
              <w:spacing w:after="160" w:line="259" w:lineRule="auto"/>
              <w:rPr>
                <w:ins w:id="1687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6A5E481E" w14:textId="77777777" w:rsidR="008F1299" w:rsidRPr="009F59E1" w:rsidRDefault="008F1299" w:rsidP="002C59D3">
            <w:pPr>
              <w:spacing w:after="160" w:line="259" w:lineRule="auto"/>
              <w:rPr>
                <w:ins w:id="1688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8F1299" w:rsidRPr="009F59E1" w14:paraId="1B62953C" w14:textId="77777777" w:rsidTr="00B07474">
        <w:tc>
          <w:tcPr>
            <w:tcW w:w="720" w:type="pct"/>
            <w:vAlign w:val="center"/>
          </w:tcPr>
          <w:p w14:paraId="4C73510D" w14:textId="77777777" w:rsidR="008F1299" w:rsidRPr="009F59E1" w:rsidRDefault="008F1299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1311" w:type="pct"/>
            <w:vAlign w:val="center"/>
          </w:tcPr>
          <w:p w14:paraId="7EF94446" w14:textId="37A4A98B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3B7CF6" w:rsidRPr="009F59E1">
              <w:rPr>
                <w:rFonts w:ascii="TH SarabunPSK" w:hAnsi="TH SarabunPSK" w:cs="TH SarabunPSK" w:hint="cs"/>
              </w:rPr>
              <w:t>7</w:t>
            </w:r>
            <w:r w:rsidR="00F061CA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ต้องมีความยาวตั้งแต่ 2และไม่เกิน 40 ตัวอักษร</w:t>
            </w:r>
          </w:p>
        </w:tc>
        <w:tc>
          <w:tcPr>
            <w:tcW w:w="859" w:type="pct"/>
            <w:vAlign w:val="center"/>
          </w:tcPr>
          <w:p w14:paraId="3BBD287E" w14:textId="4E62B9F9" w:rsidR="008F1299" w:rsidRPr="009F59E1" w:rsidRDefault="008F1299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3B7CF6" w:rsidRPr="009F59E1">
              <w:rPr>
                <w:rFonts w:ascii="TH SarabunPSK" w:hAnsi="TH SarabunPSK" w:cs="TH SarabunPSK" w:hint="cs"/>
              </w:rPr>
              <w:t>7</w:t>
            </w:r>
            <w:r w:rsidR="00F061CA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มีความยาวน้อยกว่า 2 ตัวอักษร</w:t>
            </w:r>
          </w:p>
        </w:tc>
        <w:tc>
          <w:tcPr>
            <w:tcW w:w="845" w:type="pct"/>
            <w:vAlign w:val="center"/>
          </w:tcPr>
          <w:p w14:paraId="62C73560" w14:textId="65D07F52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3B7CF6" w:rsidRPr="009F59E1">
              <w:rPr>
                <w:rFonts w:ascii="TH SarabunPSK" w:hAnsi="TH SarabunPSK" w:cs="TH SarabunPSK" w:hint="cs"/>
              </w:rPr>
              <w:t>7</w:t>
            </w:r>
            <w:r w:rsidR="00F061CA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มีความยาวมากกว่า 40 ตัวอักษร</w:t>
            </w:r>
          </w:p>
        </w:tc>
        <w:tc>
          <w:tcPr>
            <w:tcW w:w="633" w:type="pct"/>
            <w:vAlign w:val="center"/>
          </w:tcPr>
          <w:p w14:paraId="0F578848" w14:textId="5C6AC87D" w:rsidR="008F1299" w:rsidRDefault="008F129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061CA">
              <w:rPr>
                <w:rFonts w:ascii="TH SarabunPSK" w:hAnsi="TH SarabunPSK" w:cs="TH SarabunPSK" w:hint="cs"/>
                <w:cs/>
                <w:lang w:bidi="th-TH"/>
              </w:rPr>
              <w:t>50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7D916F4E" w14:textId="47963F19" w:rsidR="00F061CA" w:rsidRPr="009F59E1" w:rsidRDefault="00F061C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3ตัวอักษร</w:t>
            </w:r>
          </w:p>
          <w:p w14:paraId="58CFAFF6" w14:textId="63249F90" w:rsidR="008F1299" w:rsidRDefault="008F129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061CA">
              <w:rPr>
                <w:rFonts w:ascii="TH SarabunPSK" w:hAnsi="TH SarabunPSK" w:cs="TH SarabunPSK" w:hint="cs"/>
                <w:cs/>
                <w:lang w:bidi="th-TH"/>
              </w:rPr>
              <w:t>52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2C13F4EB" w14:textId="15F54C5E" w:rsidR="00F061CA" w:rsidRPr="009F59E1" w:rsidRDefault="00F061C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40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633" w:type="pct"/>
            <w:vAlign w:val="center"/>
          </w:tcPr>
          <w:p w14:paraId="14A7AF25" w14:textId="7948CD09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29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 ตัวอักษร</w:t>
            </w:r>
          </w:p>
          <w:p w14:paraId="7FF6D4C3" w14:textId="083F047D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41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3B4D3121" w14:textId="77777777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</w:p>
        </w:tc>
      </w:tr>
      <w:tr w:rsidR="008F1299" w:rsidRPr="009F59E1" w14:paraId="513FB67D" w14:textId="77777777" w:rsidTr="00B07474">
        <w:tc>
          <w:tcPr>
            <w:tcW w:w="720" w:type="pct"/>
            <w:vAlign w:val="center"/>
          </w:tcPr>
          <w:p w14:paraId="3003D4E5" w14:textId="4B616F85" w:rsidR="008F1299" w:rsidRPr="009F59E1" w:rsidRDefault="008F1299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311" w:type="pct"/>
            <w:vAlign w:val="center"/>
          </w:tcPr>
          <w:p w14:paraId="1E0B3494" w14:textId="4ACAC5F0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75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859" w:type="pct"/>
            <w:vAlign w:val="center"/>
          </w:tcPr>
          <w:p w14:paraId="2EECCE02" w14:textId="23DB3CEA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75.1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845" w:type="pct"/>
            <w:vAlign w:val="center"/>
          </w:tcPr>
          <w:p w14:paraId="4DA7FE10" w14:textId="77777777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40CA95C3" w14:textId="77777777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33" w:type="pct"/>
            <w:vAlign w:val="center"/>
          </w:tcPr>
          <w:p w14:paraId="36E02D89" w14:textId="77777777" w:rsidR="008F1299" w:rsidRPr="009F59E1" w:rsidRDefault="008F1299" w:rsidP="002C59D3">
            <w:pPr>
              <w:rPr>
                <w:rFonts w:ascii="TH SarabunPSK" w:hAnsi="TH SarabunPSK" w:cs="TH SarabunPSK"/>
              </w:rPr>
            </w:pPr>
          </w:p>
        </w:tc>
      </w:tr>
    </w:tbl>
    <w:p w14:paraId="2184D733" w14:textId="77777777" w:rsidR="008F1299" w:rsidRPr="009F59E1" w:rsidRDefault="008F1299" w:rsidP="008F1299">
      <w:pPr>
        <w:rPr>
          <w:rFonts w:ascii="TH SarabunPSK" w:hAnsi="TH SarabunPSK" w:cs="TH SarabunPSK"/>
          <w:b/>
          <w:bCs/>
          <w:lang w:bidi="th-TH"/>
        </w:rPr>
      </w:pPr>
    </w:p>
    <w:p w14:paraId="137ED56E" w14:textId="74528C1E" w:rsidR="008F1299" w:rsidRPr="009F59E1" w:rsidRDefault="008F1299" w:rsidP="008F1299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3B7CF6" w:rsidRPr="009F59E1">
        <w:rPr>
          <w:rFonts w:ascii="TH SarabunPSK" w:hAnsi="TH SarabunPSK" w:cs="TH SarabunPSK" w:hint="cs"/>
          <w:b/>
          <w:b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3B7CF6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สีขนสุนัข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A852EA"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3B7CF6" w:rsidRPr="009F59E1" w14:paraId="3A375B8A" w14:textId="77777777" w:rsidTr="002C59D3">
        <w:trPr>
          <w:jc w:val="center"/>
          <w:ins w:id="1689" w:author="วันวิสา ประดิษฐอุกฤษฎ์" w:date="2021-10-11T19:31:00Z"/>
        </w:trPr>
        <w:tc>
          <w:tcPr>
            <w:tcW w:w="403" w:type="pct"/>
            <w:shd w:val="clear" w:color="auto" w:fill="D0CECE" w:themeFill="background2" w:themeFillShade="E6"/>
            <w:vAlign w:val="center"/>
          </w:tcPr>
          <w:p w14:paraId="37DE0DD1" w14:textId="77777777" w:rsidR="003B7CF6" w:rsidRPr="009F59E1" w:rsidRDefault="003B7CF6" w:rsidP="002C59D3">
            <w:pPr>
              <w:spacing w:after="160" w:line="259" w:lineRule="auto"/>
              <w:rPr>
                <w:ins w:id="169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  <w:vAlign w:val="center"/>
          </w:tcPr>
          <w:p w14:paraId="5CC4E7C3" w14:textId="77777777" w:rsidR="003B7CF6" w:rsidRPr="009F59E1" w:rsidRDefault="003B7CF6" w:rsidP="002C59D3">
            <w:pPr>
              <w:spacing w:after="160" w:line="259" w:lineRule="auto"/>
              <w:rPr>
                <w:ins w:id="169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  <w:vAlign w:val="center"/>
          </w:tcPr>
          <w:p w14:paraId="08FBFFB5" w14:textId="77777777" w:rsidR="003B7CF6" w:rsidRPr="009F59E1" w:rsidRDefault="003B7CF6" w:rsidP="002C59D3">
            <w:pPr>
              <w:spacing w:after="160" w:line="259" w:lineRule="auto"/>
              <w:rPr>
                <w:ins w:id="169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  <w:vAlign w:val="center"/>
          </w:tcPr>
          <w:p w14:paraId="468D6A64" w14:textId="77777777" w:rsidR="003B7CF6" w:rsidRPr="009F59E1" w:rsidRDefault="003B7CF6" w:rsidP="002C59D3">
            <w:pPr>
              <w:spacing w:after="160" w:line="259" w:lineRule="auto"/>
              <w:rPr>
                <w:ins w:id="169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6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3B7CF6" w:rsidRPr="009F59E1" w14:paraId="5618BF89" w14:textId="77777777" w:rsidTr="002C59D3">
        <w:trPr>
          <w:jc w:val="center"/>
          <w:ins w:id="1698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78BF9578" w14:textId="7AD1BAED" w:rsidR="003B7CF6" w:rsidRPr="009F59E1" w:rsidRDefault="00155D8A" w:rsidP="002C59D3">
            <w:pPr>
              <w:spacing w:after="160" w:line="259" w:lineRule="auto"/>
              <w:rPr>
                <w:ins w:id="1699" w:author="วันวิสา ประดิษฐอุกฤษฎ์" w:date="2021-10-11T19:31:00Z"/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170</w:t>
            </w:r>
          </w:p>
        </w:tc>
        <w:tc>
          <w:tcPr>
            <w:tcW w:w="1531" w:type="pct"/>
            <w:vAlign w:val="center"/>
          </w:tcPr>
          <w:p w14:paraId="68D622B7" w14:textId="792947E7" w:rsidR="003B7CF6" w:rsidRPr="009F59E1" w:rsidRDefault="003B7CF6" w:rsidP="002C59D3">
            <w:pPr>
              <w:spacing w:after="160" w:line="259" w:lineRule="auto"/>
              <w:rPr>
                <w:ins w:id="170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73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ประกอบด้วยตัวอักษรภาษาไทย และภาษาอังกฤษ เท่านั้น</w:t>
            </w:r>
          </w:p>
        </w:tc>
        <w:tc>
          <w:tcPr>
            <w:tcW w:w="1918" w:type="pct"/>
            <w:vAlign w:val="center"/>
          </w:tcPr>
          <w:p w14:paraId="79FEA5B6" w14:textId="77777777" w:rsidR="003B7CF6" w:rsidRPr="009F59E1" w:rsidRDefault="003B7CF6" w:rsidP="002C59D3">
            <w:pPr>
              <w:spacing w:after="160" w:line="259" w:lineRule="auto"/>
              <w:rPr>
                <w:ins w:id="170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ขาวนวล</w:t>
            </w:r>
          </w:p>
        </w:tc>
        <w:tc>
          <w:tcPr>
            <w:tcW w:w="1148" w:type="pct"/>
            <w:vAlign w:val="center"/>
          </w:tcPr>
          <w:p w14:paraId="39283226" w14:textId="77777777" w:rsidR="003B7CF6" w:rsidRPr="009F59E1" w:rsidRDefault="003B7CF6" w:rsidP="002C59D3">
            <w:pPr>
              <w:spacing w:after="160" w:line="259" w:lineRule="auto"/>
              <w:rPr>
                <w:ins w:id="170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B7CF6" w:rsidRPr="009F59E1" w14:paraId="6781CA7B" w14:textId="77777777" w:rsidTr="002C59D3">
        <w:trPr>
          <w:jc w:val="center"/>
        </w:trPr>
        <w:tc>
          <w:tcPr>
            <w:tcW w:w="403" w:type="pct"/>
            <w:vAlign w:val="center"/>
          </w:tcPr>
          <w:p w14:paraId="0E78BB8C" w14:textId="7C050326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171</w:t>
            </w:r>
          </w:p>
        </w:tc>
        <w:tc>
          <w:tcPr>
            <w:tcW w:w="1531" w:type="pct"/>
            <w:vAlign w:val="center"/>
          </w:tcPr>
          <w:p w14:paraId="48BF95FE" w14:textId="5323348B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ins w:id="17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DD3EFC">
              <w:rPr>
                <w:rFonts w:ascii="TH SarabunPSK" w:hAnsi="TH SarabunPSK" w:cs="TH SarabunPSK" w:hint="cs"/>
                <w:cs/>
                <w:lang w:bidi="th-TH"/>
              </w:rPr>
              <w:t>73</w:t>
            </w:r>
            <w:ins w:id="17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7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ประกอบด้วยตัวอักษรภาษาไทย และภาษาอังกฤษ เท่านั้น</w:t>
            </w:r>
          </w:p>
        </w:tc>
        <w:tc>
          <w:tcPr>
            <w:tcW w:w="1918" w:type="pct"/>
            <w:vAlign w:val="center"/>
          </w:tcPr>
          <w:p w14:paraId="78EA0A96" w14:textId="77777777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White Terrier</w:t>
            </w:r>
          </w:p>
        </w:tc>
        <w:tc>
          <w:tcPr>
            <w:tcW w:w="1148" w:type="pct"/>
            <w:vAlign w:val="center"/>
          </w:tcPr>
          <w:p w14:paraId="45A50A1D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B7CF6" w:rsidRPr="009F59E1" w14:paraId="5B52DBFD" w14:textId="77777777" w:rsidTr="002C59D3">
        <w:trPr>
          <w:jc w:val="center"/>
          <w:ins w:id="1706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7941C99D" w14:textId="78B5B265" w:rsidR="003B7CF6" w:rsidRPr="009F59E1" w:rsidRDefault="00155D8A" w:rsidP="002C59D3">
            <w:pPr>
              <w:spacing w:after="160" w:line="259" w:lineRule="auto"/>
              <w:rPr>
                <w:ins w:id="1707" w:author="วันวิสา ประดิษฐอุกฤษฎ์" w:date="2021-10-11T19:31:00Z"/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172</w:t>
            </w:r>
          </w:p>
        </w:tc>
        <w:tc>
          <w:tcPr>
            <w:tcW w:w="1531" w:type="pct"/>
            <w:vAlign w:val="center"/>
          </w:tcPr>
          <w:p w14:paraId="6BE092AE" w14:textId="5AB7FBFF" w:rsidR="003B7CF6" w:rsidRPr="009F59E1" w:rsidRDefault="003B7CF6" w:rsidP="002C59D3">
            <w:pPr>
              <w:spacing w:after="160" w:line="259" w:lineRule="auto"/>
              <w:rPr>
                <w:ins w:id="170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73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1918" w:type="pct"/>
            <w:vAlign w:val="center"/>
          </w:tcPr>
          <w:p w14:paraId="216806C9" w14:textId="77777777" w:rsidR="003B7CF6" w:rsidRPr="009F59E1" w:rsidRDefault="003B7CF6" w:rsidP="002C59D3">
            <w:pPr>
              <w:spacing w:after="160" w:line="259" w:lineRule="auto"/>
              <w:rPr>
                <w:ins w:id="1709" w:author="วันวิสา ประดิษฐอุกฤษฎ์" w:date="2021-10-11T19:31:00Z"/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White Terrier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5555</w:t>
            </w:r>
          </w:p>
        </w:tc>
        <w:tc>
          <w:tcPr>
            <w:tcW w:w="1148" w:type="pct"/>
            <w:vAlign w:val="center"/>
          </w:tcPr>
          <w:p w14:paraId="2ED92450" w14:textId="77777777" w:rsidR="003B7CF6" w:rsidRPr="009F59E1" w:rsidRDefault="003B7CF6" w:rsidP="002C59D3">
            <w:pPr>
              <w:spacing w:after="160" w:line="259" w:lineRule="auto"/>
              <w:rPr>
                <w:ins w:id="171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กรุณากรอกสีขนสุนัข ใหม่อีกครั้ง</w:t>
            </w:r>
          </w:p>
        </w:tc>
      </w:tr>
      <w:tr w:rsidR="003B7CF6" w:rsidRPr="009F59E1" w14:paraId="56250E7A" w14:textId="77777777" w:rsidTr="002C59D3">
        <w:trPr>
          <w:jc w:val="center"/>
        </w:trPr>
        <w:tc>
          <w:tcPr>
            <w:tcW w:w="403" w:type="pct"/>
            <w:vAlign w:val="center"/>
          </w:tcPr>
          <w:p w14:paraId="14CE6B54" w14:textId="320FB60F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173</w:t>
            </w:r>
          </w:p>
        </w:tc>
        <w:tc>
          <w:tcPr>
            <w:tcW w:w="1531" w:type="pct"/>
            <w:vAlign w:val="center"/>
          </w:tcPr>
          <w:p w14:paraId="4DF83701" w14:textId="34A0CA97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73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1918" w:type="pct"/>
            <w:vAlign w:val="center"/>
          </w:tcPr>
          <w:p w14:paraId="4662F1C3" w14:textId="77777777" w:rsidR="003B7CF6" w:rsidRPr="009F59E1" w:rsidRDefault="003B7CF6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White Terrier@@</w:t>
            </w:r>
          </w:p>
        </w:tc>
        <w:tc>
          <w:tcPr>
            <w:tcW w:w="1148" w:type="pct"/>
            <w:vAlign w:val="center"/>
          </w:tcPr>
          <w:p w14:paraId="5CE19BDB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กรุณากรอกสีขนสุนัข ใหม่อีกครั้ง</w:t>
            </w:r>
          </w:p>
        </w:tc>
      </w:tr>
      <w:tr w:rsidR="003B7CF6" w:rsidRPr="009F59E1" w14:paraId="27DCB85D" w14:textId="77777777" w:rsidTr="002C59D3">
        <w:trPr>
          <w:jc w:val="center"/>
        </w:trPr>
        <w:tc>
          <w:tcPr>
            <w:tcW w:w="403" w:type="pct"/>
            <w:vAlign w:val="center"/>
          </w:tcPr>
          <w:p w14:paraId="66A94A11" w14:textId="4960ECF4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174</w:t>
            </w:r>
          </w:p>
        </w:tc>
        <w:tc>
          <w:tcPr>
            <w:tcW w:w="1531" w:type="pct"/>
            <w:vAlign w:val="center"/>
          </w:tcPr>
          <w:p w14:paraId="078B4FA9" w14:textId="70B7022F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73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ประกอบด้วยตัวเลข อักขระพิเศษ หรือ ภาษาอื่นๆ</w:t>
            </w:r>
          </w:p>
        </w:tc>
        <w:tc>
          <w:tcPr>
            <w:tcW w:w="1918" w:type="pct"/>
            <w:vAlign w:val="center"/>
          </w:tcPr>
          <w:p w14:paraId="067BC5F0" w14:textId="77777777" w:rsidR="003B7CF6" w:rsidRPr="009F59E1" w:rsidRDefault="003B7CF6" w:rsidP="002C59D3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eastAsia="MS Gothic" w:hAnsi="TH SarabunPSK" w:cs="TH SarabunPSK" w:hint="cs"/>
                <w:color w:val="FF0000"/>
                <w:sz w:val="24"/>
                <w:szCs w:val="24"/>
              </w:rPr>
              <w:t>ジャスミン</w:t>
            </w:r>
          </w:p>
        </w:tc>
        <w:tc>
          <w:tcPr>
            <w:tcW w:w="1148" w:type="pct"/>
            <w:vAlign w:val="center"/>
          </w:tcPr>
          <w:p w14:paraId="55653CDC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กรุณากรอกสีขนสุนัข ใหม่อีกครั้ง</w:t>
            </w:r>
          </w:p>
        </w:tc>
      </w:tr>
      <w:tr w:rsidR="003B7CF6" w:rsidRPr="009F59E1" w14:paraId="6BD0DE30" w14:textId="77777777" w:rsidTr="002C59D3">
        <w:trPr>
          <w:jc w:val="center"/>
        </w:trPr>
        <w:tc>
          <w:tcPr>
            <w:tcW w:w="403" w:type="pct"/>
            <w:vAlign w:val="center"/>
          </w:tcPr>
          <w:p w14:paraId="5999859A" w14:textId="71E3AE54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175</w:t>
            </w:r>
          </w:p>
        </w:tc>
        <w:tc>
          <w:tcPr>
            <w:tcW w:w="1531" w:type="pct"/>
            <w:vAlign w:val="center"/>
          </w:tcPr>
          <w:p w14:paraId="71A73929" w14:textId="7520C8CC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50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3748E064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ดำ</w:t>
            </w:r>
          </w:p>
        </w:tc>
        <w:tc>
          <w:tcPr>
            <w:tcW w:w="1148" w:type="pct"/>
            <w:vAlign w:val="center"/>
          </w:tcPr>
          <w:p w14:paraId="01D537F8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B7CF6" w:rsidRPr="009F59E1" w14:paraId="7C757479" w14:textId="77777777" w:rsidTr="002C59D3">
        <w:trPr>
          <w:jc w:val="center"/>
        </w:trPr>
        <w:tc>
          <w:tcPr>
            <w:tcW w:w="403" w:type="pct"/>
            <w:vAlign w:val="center"/>
          </w:tcPr>
          <w:p w14:paraId="46E8C104" w14:textId="7E9EFFA8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176</w:t>
            </w:r>
          </w:p>
        </w:tc>
        <w:tc>
          <w:tcPr>
            <w:tcW w:w="1531" w:type="pct"/>
            <w:vAlign w:val="center"/>
          </w:tcPr>
          <w:p w14:paraId="6A417E4F" w14:textId="00F8F021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 xml:space="preserve">51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6D977DF4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ขาว</w:t>
            </w:r>
          </w:p>
        </w:tc>
        <w:tc>
          <w:tcPr>
            <w:tcW w:w="1148" w:type="pct"/>
            <w:vAlign w:val="center"/>
          </w:tcPr>
          <w:p w14:paraId="67C7F100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B7CF6" w:rsidRPr="009F59E1" w14:paraId="43679F05" w14:textId="77777777" w:rsidTr="002C59D3">
        <w:trPr>
          <w:jc w:val="center"/>
        </w:trPr>
        <w:tc>
          <w:tcPr>
            <w:tcW w:w="403" w:type="pct"/>
            <w:vAlign w:val="center"/>
          </w:tcPr>
          <w:p w14:paraId="4102403E" w14:textId="2AF4CA74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177</w:t>
            </w:r>
          </w:p>
        </w:tc>
        <w:tc>
          <w:tcPr>
            <w:tcW w:w="1531" w:type="pct"/>
            <w:vAlign w:val="center"/>
          </w:tcPr>
          <w:p w14:paraId="0E674EC9" w14:textId="6FADFE12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52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39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2C463AB4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Isabella WhiteIsabella WhiteIsabella Wh</w:t>
            </w:r>
          </w:p>
        </w:tc>
        <w:tc>
          <w:tcPr>
            <w:tcW w:w="1148" w:type="pct"/>
            <w:vAlign w:val="center"/>
          </w:tcPr>
          <w:p w14:paraId="1D46E263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B7CF6" w:rsidRPr="009F59E1" w14:paraId="551EBFEC" w14:textId="77777777" w:rsidTr="002C59D3">
        <w:trPr>
          <w:jc w:val="center"/>
        </w:trPr>
        <w:tc>
          <w:tcPr>
            <w:tcW w:w="403" w:type="pct"/>
            <w:vAlign w:val="center"/>
          </w:tcPr>
          <w:p w14:paraId="794C5F5A" w14:textId="64661DDF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178</w:t>
            </w:r>
          </w:p>
        </w:tc>
        <w:tc>
          <w:tcPr>
            <w:tcW w:w="1531" w:type="pct"/>
            <w:vAlign w:val="center"/>
          </w:tcPr>
          <w:p w14:paraId="01F2E60D" w14:textId="65E2E097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53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40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5E7038FE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Isabella WhiteIsabella WhiteIsabella Whi</w:t>
            </w:r>
          </w:p>
        </w:tc>
        <w:tc>
          <w:tcPr>
            <w:tcW w:w="1148" w:type="pct"/>
            <w:vAlign w:val="center"/>
          </w:tcPr>
          <w:p w14:paraId="124751EE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B7CF6" w:rsidRPr="009F59E1" w14:paraId="144DA9F3" w14:textId="77777777" w:rsidTr="002C59D3">
        <w:trPr>
          <w:jc w:val="center"/>
        </w:trPr>
        <w:tc>
          <w:tcPr>
            <w:tcW w:w="403" w:type="pct"/>
            <w:vAlign w:val="center"/>
          </w:tcPr>
          <w:p w14:paraId="17B59DDF" w14:textId="1F6339B3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179</w:t>
            </w:r>
          </w:p>
        </w:tc>
        <w:tc>
          <w:tcPr>
            <w:tcW w:w="1531" w:type="pct"/>
            <w:vAlign w:val="center"/>
          </w:tcPr>
          <w:p w14:paraId="2D764563" w14:textId="4E35404A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29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2D50A47C" w14:textId="77777777" w:rsidR="003B7CF6" w:rsidRPr="009F59E1" w:rsidRDefault="003B7CF6" w:rsidP="002C59D3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W</w:t>
            </w:r>
          </w:p>
        </w:tc>
        <w:tc>
          <w:tcPr>
            <w:tcW w:w="1148" w:type="pct"/>
            <w:vAlign w:val="center"/>
          </w:tcPr>
          <w:p w14:paraId="09C2E166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กรุณากรอกสีขนสุนัข ใหม่อีกครั้ง</w:t>
            </w:r>
          </w:p>
        </w:tc>
      </w:tr>
      <w:tr w:rsidR="003B7CF6" w:rsidRPr="009F59E1" w14:paraId="105CB3AC" w14:textId="77777777" w:rsidTr="002C59D3">
        <w:trPr>
          <w:jc w:val="center"/>
        </w:trPr>
        <w:tc>
          <w:tcPr>
            <w:tcW w:w="403" w:type="pct"/>
            <w:vAlign w:val="center"/>
          </w:tcPr>
          <w:p w14:paraId="027D82FB" w14:textId="736DCA50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180</w:t>
            </w:r>
          </w:p>
        </w:tc>
        <w:tc>
          <w:tcPr>
            <w:tcW w:w="1531" w:type="pct"/>
            <w:vAlign w:val="center"/>
          </w:tcPr>
          <w:p w14:paraId="24169766" w14:textId="59FB084B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DD3EFC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มีความยาว </w:t>
            </w:r>
            <w:r w:rsidRPr="009F59E1">
              <w:rPr>
                <w:rFonts w:ascii="TH SarabunPSK" w:hAnsi="TH SarabunPSK" w:cs="TH SarabunPSK" w:hint="cs"/>
              </w:rPr>
              <w:t xml:space="preserve">41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11BAF116" w14:textId="77777777" w:rsidR="003B7CF6" w:rsidRPr="009F59E1" w:rsidRDefault="003B7CF6" w:rsidP="002C59D3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Isabella WhiteIsabella WhiteIsabella Whit</w:t>
            </w:r>
          </w:p>
        </w:tc>
        <w:tc>
          <w:tcPr>
            <w:tcW w:w="1148" w:type="pct"/>
            <w:vAlign w:val="center"/>
          </w:tcPr>
          <w:p w14:paraId="4BBF98FB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กรุณากรอกสีขนสุนัข ใหม่อีกครั้ง</w:t>
            </w:r>
          </w:p>
        </w:tc>
      </w:tr>
      <w:tr w:rsidR="003B7CF6" w:rsidRPr="009F59E1" w14:paraId="188A99C3" w14:textId="77777777" w:rsidTr="002C59D3">
        <w:trPr>
          <w:jc w:val="center"/>
        </w:trPr>
        <w:tc>
          <w:tcPr>
            <w:tcW w:w="403" w:type="pct"/>
            <w:vAlign w:val="center"/>
          </w:tcPr>
          <w:p w14:paraId="4F6582D5" w14:textId="414098BA" w:rsidR="003B7CF6" w:rsidRPr="009F59E1" w:rsidRDefault="00155D8A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181</w:t>
            </w:r>
          </w:p>
        </w:tc>
        <w:tc>
          <w:tcPr>
            <w:tcW w:w="1531" w:type="pct"/>
            <w:vAlign w:val="center"/>
          </w:tcPr>
          <w:p w14:paraId="04590BCF" w14:textId="1E4343C7" w:rsidR="003B7CF6" w:rsidRPr="009F59E1" w:rsidRDefault="003B7CF6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IVEc7</w:t>
            </w:r>
            <w:r w:rsidR="00155D8A">
              <w:rPr>
                <w:rFonts w:ascii="TH SarabunPSK" w:hAnsi="TH SarabunPSK" w:cs="TH SarabunPSK" w:hint="cs"/>
                <w:cs/>
                <w:lang w:bidi="th-TH"/>
              </w:rPr>
              <w:t>5.1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918" w:type="pct"/>
            <w:shd w:val="clear" w:color="auto" w:fill="FFFF00"/>
            <w:vAlign w:val="center"/>
          </w:tcPr>
          <w:p w14:paraId="6726C349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148" w:type="pct"/>
            <w:vAlign w:val="center"/>
          </w:tcPr>
          <w:p w14:paraId="551EC579" w14:textId="77777777" w:rsidR="003B7CF6" w:rsidRPr="009F59E1" w:rsidRDefault="003B7CF6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กรุณากรอกสีขนสุนัข</w:t>
            </w:r>
          </w:p>
        </w:tc>
      </w:tr>
    </w:tbl>
    <w:p w14:paraId="16A79734" w14:textId="3DFD6987" w:rsidR="003B7CF6" w:rsidRPr="009F59E1" w:rsidRDefault="003B7CF6" w:rsidP="003B7CF6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155D8A">
        <w:rPr>
          <w:rFonts w:ascii="TH SarabunPSK" w:hAnsi="TH SarabunPSK" w:cs="TH SarabunPSK" w:hint="cs"/>
          <w:cs/>
          <w:lang w:bidi="th-TH"/>
        </w:rPr>
        <w:t>74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VEc7</w:t>
      </w:r>
      <w:r w:rsidR="00155D8A">
        <w:rPr>
          <w:rFonts w:ascii="TH SarabunPSK" w:hAnsi="TH SarabunPSK" w:cs="TH SarabunPSK" w:hint="cs"/>
          <w:cs/>
          <w:lang w:bidi="th-TH"/>
        </w:rPr>
        <w:t>5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155D8A">
        <w:rPr>
          <w:rFonts w:ascii="TH SarabunPSK" w:hAnsi="TH SarabunPSK" w:cs="TH SarabunPSK" w:hint="cs"/>
          <w:cs/>
          <w:lang w:bidi="th-TH"/>
        </w:rPr>
        <w:t xml:space="preserve">170 </w:t>
      </w:r>
      <w:r w:rsidRPr="009F59E1">
        <w:rPr>
          <w:rFonts w:ascii="TH SarabunPSK" w:hAnsi="TH SarabunPSK" w:cs="TH SarabunPSK" w:hint="cs"/>
        </w:rPr>
        <w:t>IVEc</w:t>
      </w:r>
      <w:r w:rsidR="00AB5E35" w:rsidRPr="009F59E1">
        <w:rPr>
          <w:rFonts w:ascii="TH SarabunPSK" w:hAnsi="TH SarabunPSK" w:cs="TH SarabunPSK" w:hint="cs"/>
        </w:rPr>
        <w:t>7</w:t>
      </w:r>
      <w:r w:rsidR="00155D8A">
        <w:rPr>
          <w:rFonts w:ascii="TH SarabunPSK" w:hAnsi="TH SarabunPSK" w:cs="TH SarabunPSK" w:hint="cs"/>
          <w:cs/>
          <w:lang w:bidi="th-TH"/>
        </w:rPr>
        <w:t>4</w:t>
      </w:r>
      <w:r w:rsidRPr="009F59E1">
        <w:rPr>
          <w:rFonts w:ascii="TH SarabunPSK" w:hAnsi="TH SarabunPSK" w:cs="TH SarabunPSK" w:hint="cs"/>
        </w:rPr>
        <w:t>.1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AB5E35" w:rsidRPr="009F59E1">
        <w:rPr>
          <w:rFonts w:ascii="TH SarabunPSK" w:hAnsi="TH SarabunPSK" w:cs="TH SarabunPSK" w:hint="cs"/>
        </w:rPr>
        <w:t>1</w:t>
      </w:r>
      <w:r w:rsidR="00155D8A">
        <w:rPr>
          <w:rFonts w:ascii="TH SarabunPSK" w:hAnsi="TH SarabunPSK" w:cs="TH SarabunPSK" w:hint="cs"/>
          <w:cs/>
          <w:lang w:bidi="th-TH"/>
        </w:rPr>
        <w:t>79</w:t>
      </w:r>
      <w:r w:rsidRPr="009F59E1">
        <w:rPr>
          <w:rFonts w:ascii="TH SarabunPSK" w:hAnsi="TH SarabunPSK" w:cs="TH SarabunPSK" w:hint="cs"/>
          <w:cs/>
        </w:rPr>
        <w:t xml:space="preserve"> และ </w:t>
      </w:r>
      <w:r w:rsidRPr="009F59E1">
        <w:rPr>
          <w:rFonts w:ascii="TH SarabunPSK" w:hAnsi="TH SarabunPSK" w:cs="TH SarabunPSK" w:hint="cs"/>
        </w:rPr>
        <w:t>IVEc</w:t>
      </w:r>
      <w:r w:rsidR="00AB5E35" w:rsidRPr="009F59E1">
        <w:rPr>
          <w:rFonts w:ascii="TH SarabunPSK" w:hAnsi="TH SarabunPSK" w:cs="TH SarabunPSK" w:hint="cs"/>
        </w:rPr>
        <w:t>7</w:t>
      </w:r>
      <w:r w:rsidR="00155D8A">
        <w:rPr>
          <w:rFonts w:ascii="TH SarabunPSK" w:hAnsi="TH SarabunPSK" w:cs="TH SarabunPSK" w:hint="cs"/>
          <w:cs/>
          <w:lang w:bidi="th-TH"/>
        </w:rPr>
        <w:t>4</w:t>
      </w:r>
      <w:r w:rsidRPr="009F59E1">
        <w:rPr>
          <w:rFonts w:ascii="TH SarabunPSK" w:hAnsi="TH SarabunPSK" w:cs="TH SarabunPSK" w:hint="cs"/>
        </w:rPr>
        <w:t>.</w:t>
      </w:r>
      <w:r w:rsidRPr="009F59E1">
        <w:rPr>
          <w:rFonts w:ascii="TH SarabunPSK" w:hAnsi="TH SarabunPSK" w:cs="TH SarabunPSK" w:hint="cs"/>
          <w:cs/>
        </w:rPr>
        <w:t xml:space="preserve">2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155D8A">
        <w:rPr>
          <w:rFonts w:ascii="TH SarabunPSK" w:hAnsi="TH SarabunPSK" w:cs="TH SarabunPSK" w:hint="cs"/>
          <w:cs/>
          <w:lang w:bidi="th-TH"/>
        </w:rPr>
        <w:t>180</w:t>
      </w:r>
    </w:p>
    <w:p w14:paraId="2225183A" w14:textId="041F3E1E" w:rsidR="00AB5E35" w:rsidRPr="009F59E1" w:rsidRDefault="00AB5E35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0E02A1D1" w14:textId="3EE71375" w:rsidR="00AB5E35" w:rsidRPr="009F59E1" w:rsidRDefault="00AB5E35" w:rsidP="00AB5E35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.5.6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การเลี้ยงดู (</w:t>
      </w:r>
      <w:r w:rsidRPr="009F59E1">
        <w:rPr>
          <w:rFonts w:ascii="TH SarabunPSK" w:hAnsi="TH SarabunPSK" w:cs="TH SarabunPSK" w:hint="cs"/>
          <w:b/>
          <w:bCs/>
          <w:lang w:bidi="th-TH"/>
        </w:rPr>
        <w:t>Parenting) : TextInput</w:t>
      </w:r>
    </w:p>
    <w:p w14:paraId="20C5BE9E" w14:textId="77777777" w:rsidR="00AB5E35" w:rsidRPr="009F59E1" w:rsidRDefault="00AB5E35" w:rsidP="00AB5E35">
      <w:pPr>
        <w:ind w:firstLine="720"/>
        <w:rPr>
          <w:ins w:id="1711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171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การเลี้ยงดู</w:t>
      </w:r>
      <w:ins w:id="171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 xml:space="preserve"> มีคุณลักษณะดังนี้</w:t>
        </w:r>
      </w:ins>
    </w:p>
    <w:p w14:paraId="5D2E6466" w14:textId="36DD52EC" w:rsidR="00AB5E35" w:rsidRPr="009F59E1" w:rsidRDefault="00AB5E35" w:rsidP="00AB5E35">
      <w:pPr>
        <w:ind w:left="1800"/>
        <w:rPr>
          <w:rFonts w:ascii="TH SarabunPSK" w:hAnsi="TH SarabunPSK" w:cs="TH SarabunPSK" w:hint="cs"/>
          <w:lang w:bidi="th-TH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</w:rPr>
        <w:tab/>
        <w:t>ต้องเป็นตัวอักษรไทย</w:t>
      </w:r>
      <w:r w:rsidR="00155D8A"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ภาษาอังกฤษ</w:t>
      </w:r>
      <w:r w:rsidR="00155D8A">
        <w:rPr>
          <w:rFonts w:ascii="TH SarabunPSK" w:hAnsi="TH SarabunPSK" w:cs="TH SarabunPSK" w:hint="cs"/>
          <w:cs/>
          <w:lang w:bidi="th-TH"/>
        </w:rPr>
        <w:t xml:space="preserve"> อักษรพิเศษ หรือตัวเลขได้</w:t>
      </w:r>
    </w:p>
    <w:p w14:paraId="2B430C5C" w14:textId="748F69B8" w:rsidR="00AB5E35" w:rsidRDefault="00155D8A" w:rsidP="00AB5E35">
      <w:pPr>
        <w:ind w:left="180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2</w:t>
      </w:r>
      <w:r w:rsidR="00AB5E35" w:rsidRPr="009F59E1">
        <w:rPr>
          <w:rFonts w:ascii="TH SarabunPSK" w:hAnsi="TH SarabunPSK" w:cs="TH SarabunPSK" w:hint="cs"/>
          <w:cs/>
        </w:rPr>
        <w:t>.</w:t>
      </w:r>
      <w:r w:rsidR="00AB5E35" w:rsidRPr="009F59E1">
        <w:rPr>
          <w:rFonts w:ascii="TH SarabunPSK" w:hAnsi="TH SarabunPSK" w:cs="TH SarabunPSK" w:hint="cs"/>
          <w:cs/>
        </w:rPr>
        <w:tab/>
        <w:t xml:space="preserve">มีจำนวนตัวอักษรเป็นจำนวนไม่น้อยกว่า 10 ตัวอักษรและไม่เกิน </w:t>
      </w:r>
      <w:r w:rsidR="00AB5E35" w:rsidRPr="009F59E1">
        <w:rPr>
          <w:rFonts w:ascii="TH SarabunPSK" w:hAnsi="TH SarabunPSK" w:cs="TH SarabunPSK" w:hint="cs"/>
        </w:rPr>
        <w:t>255</w:t>
      </w:r>
      <w:r w:rsidR="00AB5E35" w:rsidRPr="009F59E1">
        <w:rPr>
          <w:rFonts w:ascii="TH SarabunPSK" w:hAnsi="TH SarabunPSK" w:cs="TH SarabunPSK" w:hint="cs"/>
          <w:cs/>
        </w:rPr>
        <w:t xml:space="preserve"> ตัวอักษร</w:t>
      </w:r>
    </w:p>
    <w:p w14:paraId="793CDE0C" w14:textId="6221D124" w:rsidR="00155D8A" w:rsidRPr="009F59E1" w:rsidRDefault="00155D8A" w:rsidP="00AB5E35">
      <w:pPr>
        <w:ind w:left="1800"/>
        <w:rPr>
          <w:rFonts w:ascii="TH SarabunPSK" w:hAnsi="TH SarabunPSK" w:cs="TH SarabunPSK" w:hint="cs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 xml:space="preserve">3. </w:t>
      </w:r>
      <w:r w:rsidR="003070B0">
        <w:rPr>
          <w:rFonts w:ascii="TH SarabunPSK" w:hAnsi="TH SarabunPSK" w:cs="TH SarabunPSK"/>
          <w:cs/>
          <w:lang w:bidi="th-TH"/>
        </w:rPr>
        <w:tab/>
      </w:r>
      <w:r>
        <w:rPr>
          <w:rFonts w:ascii="TH SarabunPSK" w:hAnsi="TH SarabunPSK" w:cs="TH SarabunPSK" w:hint="cs"/>
          <w:cs/>
          <w:lang w:bidi="th-TH"/>
        </w:rPr>
        <w:t>มีช่องว่างได้</w:t>
      </w:r>
    </w:p>
    <w:p w14:paraId="463DE749" w14:textId="258BFD3F" w:rsidR="00AB5E35" w:rsidRPr="009F59E1" w:rsidRDefault="00155D8A" w:rsidP="00AB5E35">
      <w:pPr>
        <w:ind w:left="1800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  <w:lang w:bidi="th-TH"/>
        </w:rPr>
        <w:t>4</w:t>
      </w:r>
      <w:r w:rsidR="00AB5E35" w:rsidRPr="009F59E1">
        <w:rPr>
          <w:rFonts w:ascii="TH SarabunPSK" w:hAnsi="TH SarabunPSK" w:cs="TH SarabunPSK" w:hint="cs"/>
          <w:cs/>
        </w:rPr>
        <w:t>.</w:t>
      </w:r>
      <w:r w:rsidR="00AB5E35" w:rsidRPr="009F59E1">
        <w:rPr>
          <w:rFonts w:ascii="TH SarabunPSK" w:hAnsi="TH SarabunPSK" w:cs="TH SarabunPSK" w:hint="cs"/>
          <w:cs/>
        </w:rPr>
        <w:tab/>
        <w:t>ต้องไม่เป็นค่าว่าง</w:t>
      </w:r>
    </w:p>
    <w:p w14:paraId="0F263484" w14:textId="77777777" w:rsidR="00AB5E35" w:rsidRPr="009F59E1" w:rsidRDefault="00AB5E35" w:rsidP="00AB5E35">
      <w:pPr>
        <w:ind w:firstLine="720"/>
        <w:rPr>
          <w:ins w:id="1714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171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bookmarkStart w:id="1716" w:name="_Hlk97758271"/>
      <w:r w:rsidRPr="009F59E1">
        <w:rPr>
          <w:rFonts w:ascii="TH SarabunPSK" w:hAnsi="TH SarabunPSK" w:cs="TH SarabunPSK" w:hint="cs"/>
          <w:b/>
          <w:bCs/>
          <w:cs/>
        </w:rPr>
        <w:t>การเลี้ยงดู</w:t>
      </w:r>
      <w:bookmarkEnd w:id="1716"/>
    </w:p>
    <w:p w14:paraId="47B96353" w14:textId="77777777" w:rsidR="00AB5E35" w:rsidRPr="009F59E1" w:rsidRDefault="00AB5E35" w:rsidP="00AB5E35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ในกรณีที่ไม่กรอกการเลี้ยงดูระบบจะแสดงข้อความ “กรุณากรอกการเลี้ยงดู”  </w:t>
      </w:r>
    </w:p>
    <w:p w14:paraId="2E2449E9" w14:textId="77777777" w:rsidR="00AB5E35" w:rsidRPr="009F59E1" w:rsidRDefault="00AB5E35" w:rsidP="00AB5E35">
      <w:pPr>
        <w:numPr>
          <w:ilvl w:val="0"/>
          <w:numId w:val="10"/>
        </w:numPr>
        <w:spacing w:after="160" w:line="259" w:lineRule="auto"/>
        <w:rPr>
          <w:ins w:id="1717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ในกรณีที่กรอกการเลี้ยงดูไม่ตรงตามรูปแบบ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กรุณากรอกการเลี้ยงดูอีกครั้ง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367AA703" w14:textId="77777777" w:rsidR="00AB5E35" w:rsidRPr="009F59E1" w:rsidRDefault="00AB5E35" w:rsidP="00AB5E35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1A65E5B9" w14:textId="77777777" w:rsidR="00AB5E35" w:rsidRPr="009F59E1" w:rsidRDefault="00AB5E35" w:rsidP="00AB5E35">
      <w:pPr>
        <w:ind w:left="720" w:firstLine="360"/>
        <w:rPr>
          <w:rFonts w:ascii="TH SarabunPSK" w:hAnsi="TH SarabunPSK" w:cs="TH SarabunPSK"/>
          <w:lang w:bidi="th-TH"/>
        </w:rPr>
      </w:pPr>
    </w:p>
    <w:p w14:paraId="522AB68F" w14:textId="34EE01CF" w:rsidR="00AB5E35" w:rsidRPr="009F59E1" w:rsidRDefault="00AB5E35" w:rsidP="00AB5E35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 xml:space="preserve">-EC06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การเลี้ยงดู</w:t>
      </w:r>
      <w:r w:rsidR="00A852EA"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980"/>
        <w:gridCol w:w="1519"/>
        <w:gridCol w:w="1497"/>
        <w:gridCol w:w="1352"/>
        <w:gridCol w:w="1352"/>
      </w:tblGrid>
      <w:tr w:rsidR="00A852EA" w:rsidRPr="009F59E1" w14:paraId="04E30ED9" w14:textId="77777777" w:rsidTr="00B07474">
        <w:trPr>
          <w:ins w:id="1718" w:author="วันวิสา ประดิษฐอุกฤษฎ์" w:date="2021-10-11T19:31:00Z"/>
        </w:trPr>
        <w:tc>
          <w:tcPr>
            <w:tcW w:w="752" w:type="pct"/>
            <w:shd w:val="clear" w:color="auto" w:fill="D0CECE" w:themeFill="background2" w:themeFillShade="E6"/>
            <w:vAlign w:val="center"/>
          </w:tcPr>
          <w:p w14:paraId="679E7132" w14:textId="77777777" w:rsidR="00A852EA" w:rsidRPr="009F59E1" w:rsidRDefault="00A852EA" w:rsidP="002C59D3">
            <w:pPr>
              <w:spacing w:after="160" w:line="259" w:lineRule="auto"/>
              <w:rPr>
                <w:ins w:id="171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146" w:type="pct"/>
            <w:shd w:val="clear" w:color="auto" w:fill="D0CECE" w:themeFill="background2" w:themeFillShade="E6"/>
            <w:vAlign w:val="center"/>
          </w:tcPr>
          <w:p w14:paraId="446980E0" w14:textId="77777777" w:rsidR="00A852EA" w:rsidRPr="009F59E1" w:rsidRDefault="00A852EA" w:rsidP="002C59D3">
            <w:pPr>
              <w:spacing w:after="160" w:line="259" w:lineRule="auto"/>
              <w:rPr>
                <w:ins w:id="172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1E81F8EE" w14:textId="77777777" w:rsidR="00A852EA" w:rsidRPr="009F59E1" w:rsidRDefault="00A852EA" w:rsidP="002C59D3">
            <w:pPr>
              <w:spacing w:after="160" w:line="259" w:lineRule="auto"/>
              <w:rPr>
                <w:ins w:id="172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96" w:type="pct"/>
            <w:shd w:val="clear" w:color="auto" w:fill="D0CECE" w:themeFill="background2" w:themeFillShade="E6"/>
            <w:vAlign w:val="center"/>
          </w:tcPr>
          <w:p w14:paraId="7B3776FB" w14:textId="1C715DA8" w:rsidR="00A852EA" w:rsidRPr="009F59E1" w:rsidRDefault="00A852EA" w:rsidP="002C59D3">
            <w:pPr>
              <w:spacing w:after="160" w:line="259" w:lineRule="auto"/>
              <w:rPr>
                <w:ins w:id="172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884" w:type="pct"/>
            <w:shd w:val="clear" w:color="auto" w:fill="D0CECE" w:themeFill="background2" w:themeFillShade="E6"/>
            <w:vAlign w:val="center"/>
          </w:tcPr>
          <w:p w14:paraId="19DC880D" w14:textId="77777777" w:rsidR="00A852EA" w:rsidRPr="009F59E1" w:rsidRDefault="00A852EA" w:rsidP="002C59D3">
            <w:pPr>
              <w:spacing w:after="160" w:line="259" w:lineRule="auto"/>
              <w:rPr>
                <w:ins w:id="172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661" w:type="pct"/>
            <w:shd w:val="clear" w:color="auto" w:fill="D0CECE" w:themeFill="background2" w:themeFillShade="E6"/>
            <w:vAlign w:val="center"/>
          </w:tcPr>
          <w:p w14:paraId="3C5C20C8" w14:textId="77777777" w:rsidR="00A852EA" w:rsidRPr="009F59E1" w:rsidRDefault="00A852EA" w:rsidP="002C59D3">
            <w:pPr>
              <w:spacing w:after="160" w:line="259" w:lineRule="auto"/>
              <w:rPr>
                <w:ins w:id="172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35626C21" w14:textId="77777777" w:rsidR="00A852EA" w:rsidRPr="009F59E1" w:rsidRDefault="00A852EA" w:rsidP="002C59D3">
            <w:pPr>
              <w:spacing w:after="160" w:line="259" w:lineRule="auto"/>
              <w:rPr>
                <w:ins w:id="173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661" w:type="pct"/>
            <w:shd w:val="clear" w:color="auto" w:fill="D0CECE" w:themeFill="background2" w:themeFillShade="E6"/>
            <w:vAlign w:val="center"/>
          </w:tcPr>
          <w:p w14:paraId="1BDAEECE" w14:textId="77777777" w:rsidR="00A852EA" w:rsidRPr="009F59E1" w:rsidRDefault="00A852EA" w:rsidP="002C59D3">
            <w:pPr>
              <w:spacing w:after="160" w:line="259" w:lineRule="auto"/>
              <w:rPr>
                <w:ins w:id="173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39080CE2" w14:textId="77777777" w:rsidR="00A852EA" w:rsidRPr="009F59E1" w:rsidRDefault="00A852EA" w:rsidP="002C59D3">
            <w:pPr>
              <w:spacing w:after="160" w:line="259" w:lineRule="auto"/>
              <w:rPr>
                <w:ins w:id="173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A852EA" w:rsidRPr="009F59E1" w14:paraId="750E4067" w14:textId="77777777" w:rsidTr="00B07474">
        <w:trPr>
          <w:ins w:id="1737" w:author="วันวิสา ประดิษฐอุกฤษฎ์" w:date="2021-10-11T19:31:00Z"/>
        </w:trPr>
        <w:tc>
          <w:tcPr>
            <w:tcW w:w="752" w:type="pct"/>
            <w:vAlign w:val="center"/>
          </w:tcPr>
          <w:p w14:paraId="15BD5F05" w14:textId="77777777" w:rsidR="00A852EA" w:rsidRPr="009F59E1" w:rsidRDefault="00A852EA" w:rsidP="002C59D3">
            <w:pPr>
              <w:spacing w:after="160" w:line="259" w:lineRule="auto"/>
              <w:rPr>
                <w:ins w:id="173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146" w:type="pct"/>
            <w:vAlign w:val="center"/>
          </w:tcPr>
          <w:p w14:paraId="1CF30189" w14:textId="17CC2BD1" w:rsidR="00A852EA" w:rsidRPr="009F59E1" w:rsidRDefault="00A852EA" w:rsidP="002C59D3">
            <w:pPr>
              <w:spacing w:after="160" w:line="259" w:lineRule="auto"/>
              <w:rPr>
                <w:ins w:id="173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74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7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174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7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="00155D8A" w:rsidRPr="009F59E1">
              <w:rPr>
                <w:rFonts w:ascii="TH SarabunPSK" w:hAnsi="TH SarabunPSK" w:cs="TH SarabunPSK" w:hint="cs"/>
                <w:cs/>
              </w:rPr>
              <w:t>ตัวอักษรไทย</w:t>
            </w:r>
            <w:r w:rsidR="00155D8A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155D8A" w:rsidRPr="009F59E1">
              <w:rPr>
                <w:rFonts w:ascii="TH SarabunPSK" w:hAnsi="TH SarabunPSK" w:cs="TH SarabunPSK" w:hint="cs"/>
                <w:cs/>
              </w:rPr>
              <w:t>ภาษาอังกฤษ</w:t>
            </w:r>
            <w:r w:rsidR="00155D8A">
              <w:rPr>
                <w:rFonts w:ascii="TH SarabunPSK" w:hAnsi="TH SarabunPSK" w:cs="TH SarabunPSK" w:hint="cs"/>
                <w:cs/>
                <w:lang w:bidi="th-TH"/>
              </w:rPr>
              <w:t xml:space="preserve"> อักษรพิเศษ หรือตัวเลขได้</w:t>
            </w:r>
          </w:p>
        </w:tc>
        <w:tc>
          <w:tcPr>
            <w:tcW w:w="896" w:type="pct"/>
            <w:vAlign w:val="center"/>
          </w:tcPr>
          <w:p w14:paraId="318E9985" w14:textId="6FF1A8CD" w:rsidR="00A852EA" w:rsidRPr="009F59E1" w:rsidRDefault="00A852EA" w:rsidP="002C59D3">
            <w:pPr>
              <w:spacing w:after="160" w:line="259" w:lineRule="auto"/>
              <w:rPr>
                <w:ins w:id="174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305ADF" w:rsidRPr="009F59E1">
              <w:rPr>
                <w:rFonts w:ascii="TH SarabunPSK" w:hAnsi="TH SarabunPSK" w:cs="TH SarabunPSK" w:hint="cs"/>
              </w:rPr>
              <w:t>7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884" w:type="pct"/>
            <w:vAlign w:val="center"/>
          </w:tcPr>
          <w:p w14:paraId="46A4585C" w14:textId="77777777" w:rsidR="00A852EA" w:rsidRPr="009F59E1" w:rsidRDefault="00A852EA" w:rsidP="002C59D3">
            <w:pPr>
              <w:spacing w:after="160" w:line="259" w:lineRule="auto"/>
              <w:rPr>
                <w:ins w:id="1744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29DEA17B" w14:textId="77777777" w:rsidR="00A852EA" w:rsidRPr="009F59E1" w:rsidRDefault="00A852EA" w:rsidP="002C59D3">
            <w:pPr>
              <w:spacing w:after="160" w:line="259" w:lineRule="auto"/>
              <w:rPr>
                <w:ins w:id="1745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5CE5C047" w14:textId="77777777" w:rsidR="00A852EA" w:rsidRPr="009F59E1" w:rsidRDefault="00A852EA" w:rsidP="002C59D3">
            <w:pPr>
              <w:spacing w:after="160" w:line="259" w:lineRule="auto"/>
              <w:rPr>
                <w:ins w:id="1746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A852EA" w:rsidRPr="009F59E1" w14:paraId="3DCA7AC2" w14:textId="77777777" w:rsidTr="00B07474">
        <w:tc>
          <w:tcPr>
            <w:tcW w:w="752" w:type="pct"/>
            <w:vAlign w:val="center"/>
          </w:tcPr>
          <w:p w14:paraId="3EC99CBD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1146" w:type="pct"/>
            <w:vAlign w:val="center"/>
          </w:tcPr>
          <w:p w14:paraId="578ED919" w14:textId="1AD0392F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ins w:id="17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7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ins w:id="174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7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มีช่องว่างระหว่างตัวอักษร</w:t>
            </w:r>
          </w:p>
        </w:tc>
        <w:tc>
          <w:tcPr>
            <w:tcW w:w="896" w:type="pct"/>
            <w:vAlign w:val="center"/>
          </w:tcPr>
          <w:p w14:paraId="1E2B7724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84" w:type="pct"/>
            <w:vAlign w:val="center"/>
          </w:tcPr>
          <w:p w14:paraId="04865881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30FDF7B9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1A154A27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</w:p>
        </w:tc>
      </w:tr>
      <w:tr w:rsidR="00A852EA" w:rsidRPr="009F59E1" w14:paraId="33D57A54" w14:textId="77777777" w:rsidTr="00B07474">
        <w:tc>
          <w:tcPr>
            <w:tcW w:w="752" w:type="pct"/>
            <w:vAlign w:val="center"/>
          </w:tcPr>
          <w:p w14:paraId="1BD42DFC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1146" w:type="pct"/>
            <w:vAlign w:val="center"/>
          </w:tcPr>
          <w:p w14:paraId="35F4D74B" w14:textId="3038C132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VEc7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ต้องมีความยาวตั้งแต่ 10 และไม่เกิน 255ตัวอักษร</w:t>
            </w:r>
          </w:p>
        </w:tc>
        <w:tc>
          <w:tcPr>
            <w:tcW w:w="896" w:type="pct"/>
            <w:vAlign w:val="center"/>
          </w:tcPr>
          <w:p w14:paraId="0CF41B4F" w14:textId="2D5A65AC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IVEc7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มีความยาวน้อยกว่า 10 ตัวอักษร</w:t>
            </w:r>
          </w:p>
        </w:tc>
        <w:tc>
          <w:tcPr>
            <w:tcW w:w="884" w:type="pct"/>
            <w:vAlign w:val="center"/>
          </w:tcPr>
          <w:p w14:paraId="0BC86EFC" w14:textId="649A2F48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IVEc7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มีความยาวมากกว่า 255 ตัวอักษร</w:t>
            </w:r>
          </w:p>
        </w:tc>
        <w:tc>
          <w:tcPr>
            <w:tcW w:w="661" w:type="pct"/>
            <w:vAlign w:val="center"/>
          </w:tcPr>
          <w:p w14:paraId="23565F63" w14:textId="695CDD3A" w:rsidR="00A852EA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54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7E7D83CB" w14:textId="2A9FFAE0" w:rsidR="00305ADF" w:rsidRPr="009F59E1" w:rsidRDefault="00305ADF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11 ตัวอักษร</w:t>
            </w:r>
          </w:p>
          <w:p w14:paraId="50E85097" w14:textId="72DB0963" w:rsidR="00A852EA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56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43962864" w14:textId="679092CE" w:rsidR="00305ADF" w:rsidRPr="009F59E1" w:rsidRDefault="00305ADF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661" w:type="pct"/>
            <w:vAlign w:val="center"/>
          </w:tcPr>
          <w:p w14:paraId="72984C7B" w14:textId="767C20C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IVB3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57BB07D0" w14:textId="5E26385F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IVB3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3D279D97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</w:p>
        </w:tc>
      </w:tr>
      <w:tr w:rsidR="00A852EA" w:rsidRPr="009F59E1" w14:paraId="0EFD4D68" w14:textId="77777777" w:rsidTr="00B07474">
        <w:tc>
          <w:tcPr>
            <w:tcW w:w="752" w:type="pct"/>
            <w:vAlign w:val="center"/>
          </w:tcPr>
          <w:p w14:paraId="1FC2C581" w14:textId="004C57B9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146" w:type="pct"/>
            <w:vAlign w:val="center"/>
          </w:tcPr>
          <w:p w14:paraId="0E1FA94D" w14:textId="7ADF1DC8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79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896" w:type="pct"/>
            <w:vAlign w:val="center"/>
          </w:tcPr>
          <w:p w14:paraId="6FAEB4BA" w14:textId="307577FB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IVEc7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884" w:type="pct"/>
            <w:vAlign w:val="center"/>
          </w:tcPr>
          <w:p w14:paraId="1C5847E5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01CAEDA5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610B7110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</w:p>
        </w:tc>
      </w:tr>
    </w:tbl>
    <w:p w14:paraId="6605EAFA" w14:textId="49716723" w:rsidR="00AB5E35" w:rsidRPr="009F59E1" w:rsidRDefault="00AB5E35" w:rsidP="00AB5E35">
      <w:pPr>
        <w:rPr>
          <w:rFonts w:ascii="TH SarabunPSK" w:hAnsi="TH SarabunPSK" w:cs="TH SarabunPSK"/>
          <w:b/>
          <w:bCs/>
          <w:lang w:bidi="th-TH"/>
        </w:rPr>
      </w:pPr>
    </w:p>
    <w:p w14:paraId="1E8E7ADD" w14:textId="5B0C3F42" w:rsidR="004B30C9" w:rsidRPr="009F59E1" w:rsidRDefault="004B30C9" w:rsidP="00AB5E35">
      <w:pPr>
        <w:rPr>
          <w:rFonts w:ascii="TH SarabunPSK" w:hAnsi="TH SarabunPSK" w:cs="TH SarabunPSK"/>
          <w:b/>
          <w:bCs/>
          <w:lang w:bidi="th-TH"/>
        </w:rPr>
      </w:pPr>
    </w:p>
    <w:p w14:paraId="7FE3B20C" w14:textId="5D3265DA" w:rsidR="004B30C9" w:rsidRPr="009F59E1" w:rsidRDefault="004B30C9" w:rsidP="00AB5E35">
      <w:pPr>
        <w:rPr>
          <w:rFonts w:ascii="TH SarabunPSK" w:hAnsi="TH SarabunPSK" w:cs="TH SarabunPSK"/>
          <w:b/>
          <w:bCs/>
          <w:lang w:bidi="th-TH"/>
        </w:rPr>
      </w:pPr>
    </w:p>
    <w:p w14:paraId="717A40D2" w14:textId="7A15B651" w:rsidR="004B30C9" w:rsidRPr="009F59E1" w:rsidRDefault="004B30C9" w:rsidP="00AB5E35">
      <w:pPr>
        <w:rPr>
          <w:rFonts w:ascii="TH SarabunPSK" w:hAnsi="TH SarabunPSK" w:cs="TH SarabunPSK"/>
          <w:b/>
          <w:bCs/>
          <w:lang w:bidi="th-TH"/>
        </w:rPr>
      </w:pPr>
    </w:p>
    <w:p w14:paraId="2E002F59" w14:textId="77777777" w:rsidR="004B30C9" w:rsidRPr="009F59E1" w:rsidRDefault="004B30C9" w:rsidP="00AB5E35">
      <w:pPr>
        <w:rPr>
          <w:rFonts w:ascii="TH SarabunPSK" w:hAnsi="TH SarabunPSK" w:cs="TH SarabunPSK"/>
          <w:b/>
          <w:bCs/>
          <w:lang w:bidi="th-TH"/>
        </w:rPr>
      </w:pPr>
    </w:p>
    <w:p w14:paraId="0C1472F5" w14:textId="464D692B" w:rsidR="00AB5E35" w:rsidRPr="009F59E1" w:rsidRDefault="00AB5E35" w:rsidP="00AB5E35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A852EA" w:rsidRPr="009F59E1">
        <w:rPr>
          <w:rFonts w:ascii="TH SarabunPSK" w:hAnsi="TH SarabunPSK" w:cs="TH SarabunPSK" w:hint="cs"/>
          <w:b/>
          <w:b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A852EA" w:rsidRPr="009F59E1">
        <w:rPr>
          <w:rFonts w:ascii="TH SarabunPSK" w:hAnsi="TH SarabunPSK" w:cs="TH SarabunPSK" w:hint="cs"/>
          <w:b/>
          <w:bCs/>
          <w:cs/>
          <w:lang w:bidi="th-TH"/>
        </w:rPr>
        <w:t>การเลี้ยงดู</w:t>
      </w:r>
      <w:r w:rsidR="00A852EA"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A852EA"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88"/>
        <w:gridCol w:w="1307"/>
        <w:gridCol w:w="5837"/>
        <w:gridCol w:w="1410"/>
      </w:tblGrid>
      <w:tr w:rsidR="00A852EA" w:rsidRPr="009F59E1" w14:paraId="48BE9277" w14:textId="77777777" w:rsidTr="00B07474">
        <w:trPr>
          <w:jc w:val="center"/>
        </w:trPr>
        <w:tc>
          <w:tcPr>
            <w:tcW w:w="252" w:type="pct"/>
            <w:shd w:val="clear" w:color="auto" w:fill="D0CECE" w:themeFill="background2" w:themeFillShade="E6"/>
            <w:vAlign w:val="center"/>
          </w:tcPr>
          <w:p w14:paraId="7F7AE5EE" w14:textId="77777777" w:rsidR="00A852EA" w:rsidRPr="009F59E1" w:rsidRDefault="00A852EA" w:rsidP="002C59D3">
            <w:pPr>
              <w:spacing w:after="160" w:line="259" w:lineRule="auto"/>
              <w:rPr>
                <w:ins w:id="175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731" w:type="pct"/>
            <w:shd w:val="clear" w:color="auto" w:fill="D0CECE" w:themeFill="background2" w:themeFillShade="E6"/>
            <w:vAlign w:val="center"/>
          </w:tcPr>
          <w:p w14:paraId="28D3E28F" w14:textId="77777777" w:rsidR="00A852EA" w:rsidRPr="009F59E1" w:rsidRDefault="00A852EA" w:rsidP="002C59D3">
            <w:pPr>
              <w:spacing w:after="160" w:line="259" w:lineRule="auto"/>
              <w:rPr>
                <w:ins w:id="175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3214" w:type="pct"/>
            <w:shd w:val="clear" w:color="auto" w:fill="D0CECE" w:themeFill="background2" w:themeFillShade="E6"/>
            <w:vAlign w:val="center"/>
          </w:tcPr>
          <w:p w14:paraId="63A74E9B" w14:textId="77777777" w:rsidR="00A852EA" w:rsidRPr="009F59E1" w:rsidRDefault="00A852EA" w:rsidP="002C59D3">
            <w:pPr>
              <w:spacing w:after="160" w:line="259" w:lineRule="auto"/>
              <w:rPr>
                <w:ins w:id="175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803" w:type="pct"/>
            <w:shd w:val="clear" w:color="auto" w:fill="D0CECE" w:themeFill="background2" w:themeFillShade="E6"/>
            <w:vAlign w:val="center"/>
          </w:tcPr>
          <w:p w14:paraId="247F752A" w14:textId="77777777" w:rsidR="00A852EA" w:rsidRPr="009F59E1" w:rsidRDefault="00A852EA" w:rsidP="002C59D3">
            <w:pPr>
              <w:spacing w:after="160" w:line="259" w:lineRule="auto"/>
              <w:rPr>
                <w:ins w:id="175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A852EA" w:rsidRPr="009F59E1" w14:paraId="60B42344" w14:textId="77777777" w:rsidTr="00B07474">
        <w:trPr>
          <w:jc w:val="center"/>
        </w:trPr>
        <w:tc>
          <w:tcPr>
            <w:tcW w:w="252" w:type="pct"/>
            <w:vAlign w:val="center"/>
          </w:tcPr>
          <w:p w14:paraId="5205C0A3" w14:textId="49492763" w:rsidR="00A852EA" w:rsidRPr="009F59E1" w:rsidRDefault="00305ADF" w:rsidP="002C59D3">
            <w:pPr>
              <w:spacing w:after="160" w:line="259" w:lineRule="auto"/>
              <w:rPr>
                <w:ins w:id="1758" w:author="วันวิสา ประดิษฐอุกฤษฎ์" w:date="2021-10-11T19:31:00Z"/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182</w:t>
            </w:r>
          </w:p>
        </w:tc>
        <w:tc>
          <w:tcPr>
            <w:tcW w:w="731" w:type="pct"/>
            <w:vAlign w:val="center"/>
          </w:tcPr>
          <w:p w14:paraId="41BC0C26" w14:textId="2C2BC155" w:rsidR="00A852EA" w:rsidRPr="009F59E1" w:rsidRDefault="00305ADF" w:rsidP="002C59D3">
            <w:pPr>
              <w:spacing w:after="160" w:line="259" w:lineRule="auto"/>
              <w:rPr>
                <w:ins w:id="1759" w:author="วันวิสา ประดิษฐอุกฤษฎ์" w:date="2021-10-11T19:31:00Z"/>
                <w:rFonts w:ascii="TH SarabunPSK" w:hAnsi="TH SarabunPSK" w:cs="TH SarabunPSK"/>
              </w:rPr>
            </w:pPr>
            <w:ins w:id="17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7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17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76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ประกอบด้วยตัวอักษรไทย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ภาษาอังกฤษ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อักษรพิเศษ หรือตัวเลขได้</w:t>
            </w:r>
          </w:p>
        </w:tc>
        <w:tc>
          <w:tcPr>
            <w:tcW w:w="3214" w:type="pct"/>
            <w:vAlign w:val="center"/>
          </w:tcPr>
          <w:p w14:paraId="662AECF6" w14:textId="544EC2E6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-ฝึกให้รออาหาร</w:t>
            </w:r>
          </w:p>
          <w:p w14:paraId="17D18D6F" w14:textId="6C97D701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-ฝึกขอมือ</w:t>
            </w:r>
          </w:p>
          <w:p w14:paraId="5D2B9CA9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-พาไปเดินเล่น 5 วัน/อาทิตย์</w:t>
            </w:r>
          </w:p>
          <w:p w14:paraId="6D25E837" w14:textId="77777777" w:rsidR="00A852EA" w:rsidRPr="009F59E1" w:rsidRDefault="00A852EA" w:rsidP="002C59D3">
            <w:pPr>
              <w:rPr>
                <w:ins w:id="176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-ไม่ค่อยปล่อยให้สุนัขอยู่ตัวเดียว</w:t>
            </w:r>
          </w:p>
        </w:tc>
        <w:tc>
          <w:tcPr>
            <w:tcW w:w="803" w:type="pct"/>
            <w:vAlign w:val="center"/>
          </w:tcPr>
          <w:p w14:paraId="624A8A9A" w14:textId="77777777" w:rsidR="00A852EA" w:rsidRPr="009F59E1" w:rsidRDefault="00A852EA" w:rsidP="002C59D3">
            <w:pPr>
              <w:spacing w:after="160" w:line="259" w:lineRule="auto"/>
              <w:rPr>
                <w:ins w:id="176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852EA" w:rsidRPr="009F59E1" w14:paraId="59668BA7" w14:textId="77777777" w:rsidTr="00B07474">
        <w:trPr>
          <w:jc w:val="center"/>
        </w:trPr>
        <w:tc>
          <w:tcPr>
            <w:tcW w:w="252" w:type="pct"/>
            <w:vAlign w:val="center"/>
          </w:tcPr>
          <w:p w14:paraId="79B9C210" w14:textId="5E7A29F9" w:rsidR="00A852EA" w:rsidRPr="009F59E1" w:rsidRDefault="00305ADF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183</w:t>
            </w:r>
          </w:p>
        </w:tc>
        <w:tc>
          <w:tcPr>
            <w:tcW w:w="731" w:type="pct"/>
            <w:vAlign w:val="center"/>
          </w:tcPr>
          <w:p w14:paraId="6656E243" w14:textId="37D7CAD0" w:rsidR="00A852EA" w:rsidRPr="009F59E1" w:rsidRDefault="00305ADF" w:rsidP="002C59D3">
            <w:pPr>
              <w:rPr>
                <w:rFonts w:ascii="TH SarabunPSK" w:hAnsi="TH SarabunPSK" w:cs="TH SarabunPSK"/>
              </w:rPr>
            </w:pPr>
            <w:ins w:id="17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7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17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7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ประกอบด้วยตัวอักษรไทย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ภาษาอังกฤษ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อักษรพิเศษ หรือตัวเลขได้</w:t>
            </w:r>
          </w:p>
        </w:tc>
        <w:tc>
          <w:tcPr>
            <w:tcW w:w="3214" w:type="pct"/>
            <w:vAlign w:val="center"/>
          </w:tcPr>
          <w:p w14:paraId="2E330752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Practice waiting for food, practice asking for hands, and taking frequent walks. Rarely leave the dog alone.</w:t>
            </w:r>
          </w:p>
        </w:tc>
        <w:tc>
          <w:tcPr>
            <w:tcW w:w="803" w:type="pct"/>
            <w:vAlign w:val="center"/>
          </w:tcPr>
          <w:p w14:paraId="76ACAC9A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852EA" w:rsidRPr="009F59E1" w14:paraId="21A8792B" w14:textId="77777777" w:rsidTr="00B07474">
        <w:trPr>
          <w:jc w:val="center"/>
        </w:trPr>
        <w:tc>
          <w:tcPr>
            <w:tcW w:w="252" w:type="pct"/>
            <w:vAlign w:val="center"/>
          </w:tcPr>
          <w:p w14:paraId="4E085B4F" w14:textId="165EFF4E" w:rsidR="00A852EA" w:rsidRPr="009F59E1" w:rsidRDefault="00305ADF" w:rsidP="002C59D3">
            <w:pPr>
              <w:spacing w:after="160" w:line="259" w:lineRule="auto"/>
              <w:rPr>
                <w:ins w:id="1768" w:author="วันวิสา ประดิษฐอุกฤษฎ์" w:date="2021-10-11T19:31:00Z"/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184</w:t>
            </w:r>
          </w:p>
        </w:tc>
        <w:tc>
          <w:tcPr>
            <w:tcW w:w="731" w:type="pct"/>
            <w:vAlign w:val="center"/>
          </w:tcPr>
          <w:p w14:paraId="31A3D724" w14:textId="6150AD1F" w:rsidR="00A852EA" w:rsidRPr="009F59E1" w:rsidRDefault="00A852EA" w:rsidP="002C59D3">
            <w:pPr>
              <w:spacing w:after="160" w:line="259" w:lineRule="auto"/>
              <w:rPr>
                <w:ins w:id="176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1D32BA" w:rsidRPr="009F59E1">
              <w:rPr>
                <w:rFonts w:ascii="TH SarabunPSK" w:hAnsi="TH SarabunPSK" w:cs="TH SarabunPSK" w:hint="cs"/>
              </w:rPr>
              <w:t>7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3214" w:type="pct"/>
            <w:vAlign w:val="center"/>
          </w:tcPr>
          <w:p w14:paraId="75815A10" w14:textId="77777777" w:rsidR="00A852EA" w:rsidRPr="009F59E1" w:rsidRDefault="00A852EA" w:rsidP="002C59D3">
            <w:pPr>
              <w:spacing w:after="160" w:line="259" w:lineRule="auto"/>
              <w:rPr>
                <w:ins w:id="1770" w:author="วันวิสา ประดิษฐอุกฤษฎ์" w:date="2021-10-11T19:31:00Z"/>
                <w:rFonts w:ascii="TH SarabunPSK" w:eastAsia="Yu Gothic UI Light" w:hAnsi="TH SarabunPSK" w:cs="TH SarabunPSK"/>
                <w:color w:val="FF0000"/>
                <w:cs/>
              </w:rPr>
            </w:pPr>
            <w:r w:rsidRPr="009F59E1">
              <w:rPr>
                <w:rFonts w:ascii="TH SarabunPSK" w:eastAsia="Yu Gothic UI Light" w:hAnsi="TH SarabunPSK" w:cs="TH SarabunPSK" w:hint="cs"/>
                <w:color w:val="FF0000"/>
                <w:sz w:val="28"/>
              </w:rPr>
              <w:t>食べ物を待つ練習、手を求める練習、頻繁な散歩の練習。犬を放っておくことはめったにありません。</w:t>
            </w:r>
          </w:p>
        </w:tc>
        <w:tc>
          <w:tcPr>
            <w:tcW w:w="803" w:type="pct"/>
            <w:vAlign w:val="center"/>
          </w:tcPr>
          <w:p w14:paraId="7E691DC8" w14:textId="77777777" w:rsidR="00A852EA" w:rsidRPr="009F59E1" w:rsidRDefault="00A852EA" w:rsidP="002C59D3">
            <w:pPr>
              <w:spacing w:after="160" w:line="259" w:lineRule="auto"/>
              <w:rPr>
                <w:ins w:id="177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กรุณากรอกการเลี้ยงดูอีกครั้ง</w:t>
            </w:r>
          </w:p>
        </w:tc>
      </w:tr>
      <w:tr w:rsidR="00A852EA" w:rsidRPr="009F59E1" w14:paraId="1D8C43E7" w14:textId="77777777" w:rsidTr="00B07474">
        <w:trPr>
          <w:jc w:val="center"/>
        </w:trPr>
        <w:tc>
          <w:tcPr>
            <w:tcW w:w="252" w:type="pct"/>
            <w:vAlign w:val="center"/>
          </w:tcPr>
          <w:p w14:paraId="573D35AB" w14:textId="628033E2" w:rsidR="00A852EA" w:rsidRPr="009F59E1" w:rsidRDefault="00305ADF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185</w:t>
            </w:r>
          </w:p>
        </w:tc>
        <w:tc>
          <w:tcPr>
            <w:tcW w:w="731" w:type="pct"/>
            <w:vAlign w:val="center"/>
          </w:tcPr>
          <w:p w14:paraId="6240D329" w14:textId="29B59C42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54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6BF1B744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ดีมากดีมา</w:t>
            </w:r>
          </w:p>
        </w:tc>
        <w:tc>
          <w:tcPr>
            <w:tcW w:w="803" w:type="pct"/>
            <w:vAlign w:val="center"/>
          </w:tcPr>
          <w:p w14:paraId="331090B5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852EA" w:rsidRPr="009F59E1" w14:paraId="5D3BD9D5" w14:textId="77777777" w:rsidTr="00B07474">
        <w:trPr>
          <w:jc w:val="center"/>
        </w:trPr>
        <w:tc>
          <w:tcPr>
            <w:tcW w:w="252" w:type="pct"/>
            <w:vAlign w:val="center"/>
          </w:tcPr>
          <w:p w14:paraId="2915A7B9" w14:textId="1A560C95" w:rsidR="00A852EA" w:rsidRPr="009F59E1" w:rsidRDefault="00305ADF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186</w:t>
            </w:r>
          </w:p>
        </w:tc>
        <w:tc>
          <w:tcPr>
            <w:tcW w:w="731" w:type="pct"/>
            <w:vAlign w:val="center"/>
          </w:tcPr>
          <w:p w14:paraId="3ED01D87" w14:textId="01CC75D4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55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11ตัวอักษร</w:t>
            </w:r>
          </w:p>
        </w:tc>
        <w:tc>
          <w:tcPr>
            <w:tcW w:w="3214" w:type="pct"/>
            <w:vAlign w:val="center"/>
          </w:tcPr>
          <w:p w14:paraId="51099C28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ดีมากดีมาก</w:t>
            </w:r>
          </w:p>
        </w:tc>
        <w:tc>
          <w:tcPr>
            <w:tcW w:w="803" w:type="pct"/>
            <w:vAlign w:val="center"/>
          </w:tcPr>
          <w:p w14:paraId="78B89BBF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852EA" w:rsidRPr="009F59E1" w14:paraId="641769FC" w14:textId="77777777" w:rsidTr="00B07474">
        <w:trPr>
          <w:jc w:val="center"/>
        </w:trPr>
        <w:tc>
          <w:tcPr>
            <w:tcW w:w="252" w:type="pct"/>
            <w:vAlign w:val="center"/>
          </w:tcPr>
          <w:p w14:paraId="5C20AC80" w14:textId="3825EAE9" w:rsidR="00A852EA" w:rsidRPr="009F59E1" w:rsidRDefault="00305ADF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187</w:t>
            </w:r>
          </w:p>
        </w:tc>
        <w:tc>
          <w:tcPr>
            <w:tcW w:w="731" w:type="pct"/>
            <w:vAlign w:val="center"/>
          </w:tcPr>
          <w:p w14:paraId="6C868875" w14:textId="4A2F6CAF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56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002DE82B" w14:textId="18203F52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7C30703E" w14:textId="2829ED4E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694EE452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วัน/อาทิตย์</w:t>
            </w:r>
          </w:p>
          <w:p w14:paraId="129A184D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ไม่ค่อยปล่อยให้สุนัขอยู่ตัวเดียว</w:t>
            </w:r>
          </w:p>
          <w:p w14:paraId="3CA2F4C6" w14:textId="6B818BDF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52952F9D" w14:textId="63DFCF3D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40507227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วัน/อาทิตย์</w:t>
            </w:r>
          </w:p>
          <w:p w14:paraId="69380D05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ไม่ค่อยปล่อยให้สุนัขอยู่ตัวเดียว</w:t>
            </w:r>
          </w:p>
          <w:p w14:paraId="26586444" w14:textId="1C1E4049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280B4A50" w14:textId="4F95044A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542EAF16" w14:textId="22D26792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1DFFB889" w14:textId="7CDC19F6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76571591" w14:textId="22DCEEFA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05E3458E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</w:t>
            </w:r>
          </w:p>
        </w:tc>
        <w:tc>
          <w:tcPr>
            <w:tcW w:w="803" w:type="pct"/>
            <w:vAlign w:val="center"/>
          </w:tcPr>
          <w:p w14:paraId="7AEFFF05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852EA" w:rsidRPr="009F59E1" w14:paraId="2416C262" w14:textId="77777777" w:rsidTr="00B07474">
        <w:trPr>
          <w:jc w:val="center"/>
        </w:trPr>
        <w:tc>
          <w:tcPr>
            <w:tcW w:w="252" w:type="pct"/>
            <w:vAlign w:val="center"/>
          </w:tcPr>
          <w:p w14:paraId="7149DC75" w14:textId="05DBC26C" w:rsidR="00A852EA" w:rsidRPr="009F59E1" w:rsidRDefault="00305ADF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188</w:t>
            </w:r>
          </w:p>
        </w:tc>
        <w:tc>
          <w:tcPr>
            <w:tcW w:w="731" w:type="pct"/>
            <w:vAlign w:val="center"/>
          </w:tcPr>
          <w:p w14:paraId="399B74A2" w14:textId="31801476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57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1BD635B5" w14:textId="10C8A2FF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03D725D7" w14:textId="7C21D09F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6FD36EB6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วัน/อาทิตย์</w:t>
            </w:r>
          </w:p>
          <w:p w14:paraId="1D4B3282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ไม่ค่อยปล่อยให้สุนัขอยู่ตัวเดียว</w:t>
            </w:r>
          </w:p>
          <w:p w14:paraId="68DD5867" w14:textId="384D689C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0E954395" w14:textId="0CB30476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0F4E6EA5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วัน/อาทิตย์</w:t>
            </w:r>
          </w:p>
          <w:p w14:paraId="4EF7564E" w14:textId="77777777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ไม่ค่อยปล่อยให้สุนัขอยู่ตัวเดียว</w:t>
            </w:r>
          </w:p>
          <w:p w14:paraId="01B6C82E" w14:textId="4ABEE9E6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5C2A3805" w14:textId="191FFDE4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5AB3F135" w14:textId="7B5BC56D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4439637B" w14:textId="0AB1F03F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68AA4EBB" w14:textId="675A47EC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689B4F19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</w:t>
            </w:r>
          </w:p>
        </w:tc>
        <w:tc>
          <w:tcPr>
            <w:tcW w:w="803" w:type="pct"/>
            <w:vAlign w:val="center"/>
          </w:tcPr>
          <w:p w14:paraId="293652E4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852EA" w:rsidRPr="009F59E1" w14:paraId="07F600A9" w14:textId="77777777" w:rsidTr="00B07474">
        <w:trPr>
          <w:jc w:val="center"/>
        </w:trPr>
        <w:tc>
          <w:tcPr>
            <w:tcW w:w="252" w:type="pct"/>
            <w:vAlign w:val="center"/>
          </w:tcPr>
          <w:p w14:paraId="182BDD01" w14:textId="515093FB" w:rsidR="00A852EA" w:rsidRPr="009F59E1" w:rsidRDefault="00305ADF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189</w:t>
            </w:r>
          </w:p>
        </w:tc>
        <w:tc>
          <w:tcPr>
            <w:tcW w:w="731" w:type="pct"/>
            <w:vAlign w:val="center"/>
          </w:tcPr>
          <w:p w14:paraId="65CA3A11" w14:textId="1D538769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31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1A227BB0" w14:textId="77777777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ดีมากดีมา</w:t>
            </w:r>
          </w:p>
        </w:tc>
        <w:tc>
          <w:tcPr>
            <w:tcW w:w="803" w:type="pct"/>
            <w:vAlign w:val="center"/>
          </w:tcPr>
          <w:p w14:paraId="37EFDCCA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กรุณากรอกการเลี้ยงดูอีกครั้ง</w:t>
            </w:r>
          </w:p>
        </w:tc>
      </w:tr>
      <w:tr w:rsidR="00A852EA" w:rsidRPr="009F59E1" w14:paraId="6DD885BD" w14:textId="77777777" w:rsidTr="00B07474">
        <w:trPr>
          <w:jc w:val="center"/>
        </w:trPr>
        <w:tc>
          <w:tcPr>
            <w:tcW w:w="252" w:type="pct"/>
            <w:vAlign w:val="center"/>
          </w:tcPr>
          <w:p w14:paraId="03840D9E" w14:textId="15AEBF91" w:rsidR="00A852EA" w:rsidRPr="009F59E1" w:rsidRDefault="00305ADF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190</w:t>
            </w:r>
          </w:p>
        </w:tc>
        <w:tc>
          <w:tcPr>
            <w:tcW w:w="731" w:type="pct"/>
            <w:vAlign w:val="center"/>
          </w:tcPr>
          <w:p w14:paraId="7C0B1F0A" w14:textId="1A7A51AC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1D32BA" w:rsidRPr="009F59E1">
              <w:rPr>
                <w:rFonts w:ascii="TH SarabunPSK" w:hAnsi="TH SarabunPSK" w:cs="TH SarabunPSK" w:hint="cs"/>
              </w:rPr>
              <w:t>3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51B2CF1F" w14:textId="0D861AEE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53C0C847" w14:textId="77777777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5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 วัน/อาทิตย์</w:t>
            </w:r>
          </w:p>
          <w:p w14:paraId="25D03AD7" w14:textId="77777777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ไม่ค่อยปล่อยให้สุนัขอยู่ตัวเดียว</w:t>
            </w:r>
          </w:p>
          <w:p w14:paraId="406E04ED" w14:textId="6CC3C90A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ฝึกให้รออาหาร</w:t>
            </w:r>
          </w:p>
          <w:p w14:paraId="57BFC220" w14:textId="2E0487C2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72873125" w14:textId="7ED8F284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ฝึกให้รออาหาร</w:t>
            </w:r>
          </w:p>
          <w:p w14:paraId="47754B62" w14:textId="63DCB85F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79D9BAA7" w14:textId="259A0F9F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ฝึกให้รออาหาร</w:t>
            </w:r>
          </w:p>
          <w:p w14:paraId="30DA8085" w14:textId="77777777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</w:t>
            </w:r>
          </w:p>
          <w:p w14:paraId="49813EDD" w14:textId="22560AF3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7E55883C" w14:textId="77777777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5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 วัน/อาทิตย์</w:t>
            </w:r>
          </w:p>
          <w:p w14:paraId="325871D7" w14:textId="77777777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ไม่ค่อยปล่อยให้สุนัขอยู่ตัวเดียว</w:t>
            </w:r>
          </w:p>
          <w:p w14:paraId="06140B51" w14:textId="59EECAFE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ฝึกให้รออาหาร</w:t>
            </w:r>
          </w:p>
          <w:p w14:paraId="4A02DD78" w14:textId="38EE4D63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6AF72387" w14:textId="77777777" w:rsidR="00A852EA" w:rsidRPr="009F59E1" w:rsidRDefault="00A852EA" w:rsidP="002C59D3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</w:t>
            </w:r>
          </w:p>
        </w:tc>
        <w:tc>
          <w:tcPr>
            <w:tcW w:w="803" w:type="pct"/>
            <w:vAlign w:val="center"/>
          </w:tcPr>
          <w:p w14:paraId="261AD134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กรุณากรอกการเลี้ยงดูอีกครั้ง</w:t>
            </w:r>
          </w:p>
        </w:tc>
      </w:tr>
      <w:tr w:rsidR="00A852EA" w:rsidRPr="009F59E1" w14:paraId="68AEC251" w14:textId="77777777" w:rsidTr="00B07474">
        <w:trPr>
          <w:jc w:val="center"/>
        </w:trPr>
        <w:tc>
          <w:tcPr>
            <w:tcW w:w="252" w:type="pct"/>
            <w:vAlign w:val="center"/>
          </w:tcPr>
          <w:p w14:paraId="268F994D" w14:textId="0B378656" w:rsidR="00A852EA" w:rsidRPr="009F59E1" w:rsidRDefault="00305ADF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191</w:t>
            </w:r>
          </w:p>
        </w:tc>
        <w:tc>
          <w:tcPr>
            <w:tcW w:w="731" w:type="pct"/>
            <w:vAlign w:val="center"/>
          </w:tcPr>
          <w:p w14:paraId="6DF8D957" w14:textId="08368EE3" w:rsidR="00A852EA" w:rsidRPr="009F59E1" w:rsidRDefault="00A852EA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1D32BA" w:rsidRPr="009F59E1">
              <w:rPr>
                <w:rFonts w:ascii="TH SarabunPSK" w:hAnsi="TH SarabunPSK" w:cs="TH SarabunPSK" w:hint="cs"/>
              </w:rPr>
              <w:t>7</w:t>
            </w:r>
            <w:r w:rsidR="00305ADF">
              <w:rPr>
                <w:rFonts w:ascii="TH SarabunPSK" w:hAnsi="TH SarabunPSK" w:cs="TH SarabunPSK" w:hint="cs"/>
                <w:cs/>
                <w:lang w:bidi="th-TH"/>
              </w:rPr>
              <w:t>9.1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3214" w:type="pct"/>
            <w:shd w:val="clear" w:color="auto" w:fill="FFFF00"/>
            <w:vAlign w:val="center"/>
          </w:tcPr>
          <w:p w14:paraId="7EB6CB8C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03" w:type="pct"/>
            <w:vAlign w:val="center"/>
          </w:tcPr>
          <w:p w14:paraId="45ABBE42" w14:textId="77777777" w:rsidR="00A852EA" w:rsidRPr="009F59E1" w:rsidRDefault="00A852EA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กรุณากรอกการเลี้ยงดู</w:t>
            </w:r>
          </w:p>
        </w:tc>
      </w:tr>
    </w:tbl>
    <w:p w14:paraId="22C8769B" w14:textId="77777777" w:rsidR="00A852EA" w:rsidRPr="009F59E1" w:rsidRDefault="00A852EA" w:rsidP="00AB5E35">
      <w:pPr>
        <w:jc w:val="thaiDistribute"/>
        <w:rPr>
          <w:rFonts w:ascii="TH SarabunPSK" w:hAnsi="TH SarabunPSK" w:cs="TH SarabunPSK"/>
          <w:b/>
          <w:bCs/>
        </w:rPr>
      </w:pPr>
    </w:p>
    <w:p w14:paraId="1EB4A671" w14:textId="242EC585" w:rsidR="00AB5E35" w:rsidRPr="009F59E1" w:rsidRDefault="00AB5E35" w:rsidP="00AB5E35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1D32BA" w:rsidRPr="009F59E1">
        <w:rPr>
          <w:rFonts w:ascii="TH SarabunPSK" w:hAnsi="TH SarabunPSK" w:cs="TH SarabunPSK" w:hint="cs"/>
        </w:rPr>
        <w:t>7</w:t>
      </w:r>
      <w:r w:rsidR="001E7ABC">
        <w:rPr>
          <w:rFonts w:ascii="TH SarabunPSK" w:hAnsi="TH SarabunPSK" w:cs="TH SarabunPSK" w:hint="cs"/>
          <w:cs/>
          <w:lang w:bidi="th-TH"/>
        </w:rPr>
        <w:t>7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VEc7</w:t>
      </w:r>
      <w:r w:rsidR="001E7ABC">
        <w:rPr>
          <w:rFonts w:ascii="TH SarabunPSK" w:hAnsi="TH SarabunPSK" w:cs="TH SarabunPSK" w:hint="cs"/>
          <w:cs/>
          <w:lang w:bidi="th-TH"/>
        </w:rPr>
        <w:t>8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VEc7</w:t>
      </w:r>
      <w:r w:rsidR="001E7ABC">
        <w:rPr>
          <w:rFonts w:ascii="TH SarabunPSK" w:hAnsi="TH SarabunPSK" w:cs="TH SarabunPSK" w:hint="cs"/>
          <w:cs/>
          <w:lang w:bidi="th-TH"/>
        </w:rPr>
        <w:t>9</w:t>
      </w:r>
      <w:r w:rsidRPr="009F59E1">
        <w:rPr>
          <w:rFonts w:ascii="TH SarabunPSK" w:hAnsi="TH SarabunPSK" w:cs="TH SarabunPSK" w:hint="cs"/>
        </w:rPr>
        <w:t xml:space="preserve"> 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1D32BA" w:rsidRPr="009F59E1">
        <w:rPr>
          <w:rFonts w:ascii="TH SarabunPSK" w:hAnsi="TH SarabunPSK" w:cs="TH SarabunPSK" w:hint="cs"/>
        </w:rPr>
        <w:t>1</w:t>
      </w:r>
      <w:r w:rsidR="001E7ABC">
        <w:rPr>
          <w:rFonts w:ascii="TH SarabunPSK" w:hAnsi="TH SarabunPSK" w:cs="TH SarabunPSK" w:hint="cs"/>
          <w:cs/>
          <w:lang w:bidi="th-TH"/>
        </w:rPr>
        <w:t>82</w:t>
      </w:r>
      <w:r w:rsidRPr="009F59E1">
        <w:rPr>
          <w:rFonts w:ascii="TH SarabunPSK" w:hAnsi="TH SarabunPSK" w:cs="TH SarabunPSK" w:hint="cs"/>
        </w:rPr>
        <w:t xml:space="preserve"> IVEc</w:t>
      </w:r>
      <w:r w:rsidR="001D32BA" w:rsidRPr="009F59E1">
        <w:rPr>
          <w:rFonts w:ascii="TH SarabunPSK" w:hAnsi="TH SarabunPSK" w:cs="TH SarabunPSK" w:hint="cs"/>
        </w:rPr>
        <w:t>7</w:t>
      </w:r>
      <w:r w:rsidR="001E7ABC">
        <w:rPr>
          <w:rFonts w:ascii="TH SarabunPSK" w:hAnsi="TH SarabunPSK" w:cs="TH SarabunPSK" w:hint="cs"/>
          <w:cs/>
          <w:lang w:bidi="th-TH"/>
        </w:rPr>
        <w:t>8</w:t>
      </w:r>
      <w:r w:rsidR="001D32BA" w:rsidRPr="009F59E1">
        <w:rPr>
          <w:rFonts w:ascii="TH SarabunPSK" w:hAnsi="TH SarabunPSK" w:cs="TH SarabunPSK" w:hint="cs"/>
        </w:rPr>
        <w:t>.1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1E7ABC">
        <w:rPr>
          <w:rFonts w:ascii="TH SarabunPSK" w:hAnsi="TH SarabunPSK" w:cs="TH SarabunPSK" w:hint="cs"/>
          <w:cs/>
          <w:lang w:bidi="th-TH"/>
        </w:rPr>
        <w:t>189</w:t>
      </w:r>
      <w:r w:rsidRPr="009F59E1">
        <w:rPr>
          <w:rFonts w:ascii="TH SarabunPSK" w:hAnsi="TH SarabunPSK" w:cs="TH SarabunPSK" w:hint="cs"/>
          <w:cs/>
        </w:rPr>
        <w:t xml:space="preserve"> และ </w:t>
      </w:r>
      <w:r w:rsidRPr="009F59E1">
        <w:rPr>
          <w:rFonts w:ascii="TH SarabunPSK" w:hAnsi="TH SarabunPSK" w:cs="TH SarabunPSK" w:hint="cs"/>
        </w:rPr>
        <w:t>IVEc7</w:t>
      </w:r>
      <w:r w:rsidR="001E7ABC">
        <w:rPr>
          <w:rFonts w:ascii="TH SarabunPSK" w:hAnsi="TH SarabunPSK" w:cs="TH SarabunPSK" w:hint="cs"/>
          <w:cs/>
          <w:lang w:bidi="th-TH"/>
        </w:rPr>
        <w:t>8</w:t>
      </w:r>
      <w:r w:rsidRPr="009F59E1">
        <w:rPr>
          <w:rFonts w:ascii="TH SarabunPSK" w:hAnsi="TH SarabunPSK" w:cs="TH SarabunPSK" w:hint="cs"/>
        </w:rPr>
        <w:t>.</w:t>
      </w:r>
      <w:r w:rsidRPr="009F59E1">
        <w:rPr>
          <w:rFonts w:ascii="TH SarabunPSK" w:hAnsi="TH SarabunPSK" w:cs="TH SarabunPSK" w:hint="cs"/>
          <w:cs/>
        </w:rPr>
        <w:t xml:space="preserve">2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1E7ABC">
        <w:rPr>
          <w:rFonts w:ascii="TH SarabunPSK" w:hAnsi="TH SarabunPSK" w:cs="TH SarabunPSK" w:hint="cs"/>
          <w:cs/>
          <w:lang w:bidi="th-TH"/>
        </w:rPr>
        <w:t>190</w:t>
      </w:r>
    </w:p>
    <w:p w14:paraId="5E3713BE" w14:textId="01FD513F" w:rsidR="00EA4588" w:rsidRPr="009F59E1" w:rsidRDefault="00EA4588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5A2E9674" w14:textId="77777777" w:rsidR="00EA4588" w:rsidRPr="009F59E1" w:rsidRDefault="00EA4588" w:rsidP="00EA4588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.5.7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วัคซีน (</w:t>
      </w:r>
      <w:r w:rsidRPr="009F59E1">
        <w:rPr>
          <w:rFonts w:ascii="TH SarabunPSK" w:hAnsi="TH SarabunPSK" w:cs="TH SarabunPSK" w:hint="cs"/>
          <w:b/>
          <w:bCs/>
          <w:lang w:bidi="th-TH"/>
        </w:rPr>
        <w:t>Vaccine) : TextInput</w:t>
      </w:r>
    </w:p>
    <w:p w14:paraId="66B4CDF5" w14:textId="77777777" w:rsidR="00EA4588" w:rsidRPr="009F59E1" w:rsidRDefault="00EA4588" w:rsidP="00EA4588">
      <w:pPr>
        <w:ind w:firstLine="720"/>
        <w:rPr>
          <w:ins w:id="1772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177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วัคซีน</w:t>
      </w:r>
      <w:ins w:id="177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 xml:space="preserve"> มีคุณลักษณะดังนี้</w:t>
        </w:r>
      </w:ins>
    </w:p>
    <w:p w14:paraId="414E1C0D" w14:textId="5C7D390A" w:rsidR="00EA4588" w:rsidRDefault="00EA4588" w:rsidP="00EA4588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</w:rPr>
        <w:tab/>
        <w:t>ต้องเป็นตัวอักษรไทย</w:t>
      </w:r>
      <w:r w:rsidR="001E7ABC"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ภาษาอังกฤษ</w:t>
      </w:r>
      <w:r w:rsidR="001E7ABC">
        <w:rPr>
          <w:rFonts w:ascii="TH SarabunPSK" w:hAnsi="TH SarabunPSK" w:cs="TH SarabunPSK" w:hint="cs"/>
          <w:cs/>
          <w:lang w:bidi="th-TH"/>
        </w:rPr>
        <w:t xml:space="preserve"> </w:t>
      </w:r>
      <w:r w:rsidR="001E7ABC" w:rsidRPr="009F59E1">
        <w:rPr>
          <w:rFonts w:ascii="TH SarabunPSK" w:hAnsi="TH SarabunPSK" w:cs="TH SarabunPSK" w:hint="cs"/>
          <w:cs/>
        </w:rPr>
        <w:t>ตัวเลข</w:t>
      </w:r>
      <w:r w:rsidR="001E7ABC">
        <w:rPr>
          <w:rFonts w:ascii="TH SarabunPSK" w:hAnsi="TH SarabunPSK" w:cs="TH SarabunPSK" w:hint="cs"/>
          <w:cs/>
          <w:lang w:bidi="th-TH"/>
        </w:rPr>
        <w:t xml:space="preserve"> </w:t>
      </w:r>
      <w:r w:rsidR="001E7ABC" w:rsidRPr="009F59E1">
        <w:rPr>
          <w:rFonts w:ascii="TH SarabunPSK" w:hAnsi="TH SarabunPSK" w:cs="TH SarabunPSK" w:hint="cs"/>
          <w:cs/>
        </w:rPr>
        <w:t>หรืออักขระพิเศษได้</w:t>
      </w:r>
    </w:p>
    <w:p w14:paraId="4B0221E1" w14:textId="2D513186" w:rsidR="001E7ABC" w:rsidRPr="009F59E1" w:rsidRDefault="001E7ABC" w:rsidP="00EA4588">
      <w:pPr>
        <w:ind w:left="1800"/>
        <w:rPr>
          <w:rFonts w:ascii="TH SarabunPSK" w:hAnsi="TH SarabunPSK" w:cs="TH SarabunPSK" w:hint="cs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2.</w:t>
      </w:r>
      <w:r>
        <w:rPr>
          <w:rFonts w:ascii="TH SarabunPSK" w:hAnsi="TH SarabunPSK" w:cs="TH SarabunPSK"/>
          <w:cs/>
          <w:lang w:bidi="th-TH"/>
        </w:rPr>
        <w:tab/>
      </w:r>
      <w:r>
        <w:rPr>
          <w:rFonts w:ascii="TH SarabunPSK" w:hAnsi="TH SarabunPSK" w:cs="TH SarabunPSK" w:hint="cs"/>
          <w:cs/>
          <w:lang w:bidi="th-TH"/>
        </w:rPr>
        <w:t>มีช่องว่างได้</w:t>
      </w:r>
    </w:p>
    <w:p w14:paraId="765D42E5" w14:textId="77777777" w:rsidR="00EA4588" w:rsidRPr="009F59E1" w:rsidRDefault="00EA4588" w:rsidP="00EA4588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3.</w:t>
      </w:r>
      <w:r w:rsidRPr="009F59E1">
        <w:rPr>
          <w:rFonts w:ascii="TH SarabunPSK" w:hAnsi="TH SarabunPSK" w:cs="TH SarabunPSK" w:hint="cs"/>
          <w:cs/>
        </w:rPr>
        <w:tab/>
        <w:t xml:space="preserve">มีจำนวนตัวอักษรเป็นจำนวนไม่น้อยกว่า 10 ตัวอักษรและไม่เกิน </w:t>
      </w:r>
      <w:r w:rsidRPr="009F59E1">
        <w:rPr>
          <w:rFonts w:ascii="TH SarabunPSK" w:hAnsi="TH SarabunPSK" w:cs="TH SarabunPSK" w:hint="cs"/>
        </w:rPr>
        <w:t>255</w:t>
      </w:r>
      <w:r w:rsidRPr="009F59E1">
        <w:rPr>
          <w:rFonts w:ascii="TH SarabunPSK" w:hAnsi="TH SarabunPSK" w:cs="TH SarabunPSK" w:hint="cs"/>
          <w:cs/>
        </w:rPr>
        <w:t xml:space="preserve"> ตัวอักษร</w:t>
      </w:r>
    </w:p>
    <w:p w14:paraId="72DC4E17" w14:textId="77777777" w:rsidR="00EA4588" w:rsidRPr="009F59E1" w:rsidRDefault="00EA4588" w:rsidP="00EA4588">
      <w:pPr>
        <w:ind w:left="1800"/>
        <w:rPr>
          <w:rFonts w:ascii="TH SarabunPSK" w:hAnsi="TH SarabunPSK" w:cs="TH SarabunPSK"/>
          <w:cs/>
        </w:rPr>
      </w:pPr>
      <w:r w:rsidRPr="009F59E1">
        <w:rPr>
          <w:rFonts w:ascii="TH SarabunPSK" w:hAnsi="TH SarabunPSK" w:cs="TH SarabunPSK" w:hint="cs"/>
          <w:cs/>
        </w:rPr>
        <w:t>4.</w:t>
      </w:r>
      <w:r w:rsidRPr="009F59E1">
        <w:rPr>
          <w:rFonts w:ascii="TH SarabunPSK" w:hAnsi="TH SarabunPSK" w:cs="TH SarabunPSK" w:hint="cs"/>
          <w:cs/>
        </w:rPr>
        <w:tab/>
        <w:t>ต้องไม่เป็นค่าว่าง</w:t>
      </w:r>
    </w:p>
    <w:p w14:paraId="4DC18C3C" w14:textId="77777777" w:rsidR="00EA4588" w:rsidRPr="009F59E1" w:rsidRDefault="00EA4588" w:rsidP="00EA4588">
      <w:pPr>
        <w:ind w:firstLine="720"/>
        <w:rPr>
          <w:ins w:id="1775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177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วัคซีน</w:t>
      </w:r>
    </w:p>
    <w:p w14:paraId="152DC2B3" w14:textId="77777777" w:rsidR="00EA4588" w:rsidRPr="009F59E1" w:rsidRDefault="00EA4588" w:rsidP="00EA4588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ในกรณีที่ไม่กรอกวัคซีนระบบจะแสดงข้อความ “กรุณากรอกการวัคซีน”  </w:t>
      </w:r>
    </w:p>
    <w:p w14:paraId="17930BE5" w14:textId="77777777" w:rsidR="00EA4588" w:rsidRPr="009F59E1" w:rsidRDefault="00EA4588" w:rsidP="00EA4588">
      <w:pPr>
        <w:numPr>
          <w:ilvl w:val="0"/>
          <w:numId w:val="10"/>
        </w:numPr>
        <w:spacing w:after="160" w:line="259" w:lineRule="auto"/>
        <w:rPr>
          <w:ins w:id="1777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ในกรณีที่กรอกวัคซีนไม่ตรงตามรูปแบบ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กรุณากรอกวัคซีนอีกครั้ง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6FDC7636" w14:textId="77777777" w:rsidR="00EA4588" w:rsidRPr="009F59E1" w:rsidRDefault="00EA4588" w:rsidP="00EA4588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77AFE5DB" w14:textId="58252ECA" w:rsidR="00EA4588" w:rsidRPr="009F59E1" w:rsidRDefault="00EA4588" w:rsidP="00EA4588">
      <w:pPr>
        <w:ind w:left="720" w:firstLine="360"/>
        <w:rPr>
          <w:rFonts w:ascii="TH SarabunPSK" w:hAnsi="TH SarabunPSK" w:cs="TH SarabunPSK"/>
          <w:lang w:bidi="th-TH"/>
        </w:rPr>
      </w:pPr>
    </w:p>
    <w:p w14:paraId="2580E3D6" w14:textId="5CB14429" w:rsidR="004B30C9" w:rsidRPr="009F59E1" w:rsidRDefault="004B30C9" w:rsidP="00EA4588">
      <w:pPr>
        <w:ind w:left="720" w:firstLine="360"/>
        <w:rPr>
          <w:rFonts w:ascii="TH SarabunPSK" w:hAnsi="TH SarabunPSK" w:cs="TH SarabunPSK"/>
          <w:lang w:bidi="th-TH"/>
        </w:rPr>
      </w:pPr>
    </w:p>
    <w:p w14:paraId="1790B44F" w14:textId="25620541" w:rsidR="004B30C9" w:rsidRPr="009F59E1" w:rsidRDefault="004B30C9" w:rsidP="00EA4588">
      <w:pPr>
        <w:ind w:left="720" w:firstLine="360"/>
        <w:rPr>
          <w:rFonts w:ascii="TH SarabunPSK" w:hAnsi="TH SarabunPSK" w:cs="TH SarabunPSK"/>
          <w:lang w:bidi="th-TH"/>
        </w:rPr>
      </w:pPr>
    </w:p>
    <w:p w14:paraId="3C705E30" w14:textId="3DDA2D88" w:rsidR="004B30C9" w:rsidRPr="009F59E1" w:rsidRDefault="004B30C9" w:rsidP="00EA4588">
      <w:pPr>
        <w:ind w:left="720" w:firstLine="360"/>
        <w:rPr>
          <w:rFonts w:ascii="TH SarabunPSK" w:hAnsi="TH SarabunPSK" w:cs="TH SarabunPSK"/>
          <w:lang w:bidi="th-TH"/>
        </w:rPr>
      </w:pPr>
    </w:p>
    <w:p w14:paraId="761188EE" w14:textId="19BEFA17" w:rsidR="004B30C9" w:rsidRPr="009F59E1" w:rsidRDefault="004B30C9" w:rsidP="00EA4588">
      <w:pPr>
        <w:ind w:left="720" w:firstLine="360"/>
        <w:rPr>
          <w:rFonts w:ascii="TH SarabunPSK" w:hAnsi="TH SarabunPSK" w:cs="TH SarabunPSK"/>
          <w:lang w:bidi="th-TH"/>
        </w:rPr>
      </w:pPr>
    </w:p>
    <w:p w14:paraId="4E8CFFEC" w14:textId="77777777" w:rsidR="004B30C9" w:rsidRPr="009F59E1" w:rsidRDefault="004B30C9" w:rsidP="00EA4588">
      <w:pPr>
        <w:ind w:left="720" w:firstLine="360"/>
        <w:rPr>
          <w:rFonts w:ascii="TH SarabunPSK" w:hAnsi="TH SarabunPSK" w:cs="TH SarabunPSK"/>
          <w:lang w:bidi="th-TH"/>
        </w:rPr>
      </w:pPr>
    </w:p>
    <w:p w14:paraId="321206A9" w14:textId="7F88FD91" w:rsidR="00EA4588" w:rsidRPr="009F59E1" w:rsidRDefault="00EA4588" w:rsidP="00EA4588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 xml:space="preserve">-EC07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วัคซีน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980"/>
        <w:gridCol w:w="1519"/>
        <w:gridCol w:w="1497"/>
        <w:gridCol w:w="1352"/>
        <w:gridCol w:w="1352"/>
      </w:tblGrid>
      <w:tr w:rsidR="00EA4588" w:rsidRPr="009F59E1" w14:paraId="0E4574BB" w14:textId="77777777" w:rsidTr="00B07474">
        <w:trPr>
          <w:ins w:id="1778" w:author="วันวิสา ประดิษฐอุกฤษฎ์" w:date="2021-10-11T19:31:00Z"/>
        </w:trPr>
        <w:tc>
          <w:tcPr>
            <w:tcW w:w="752" w:type="pct"/>
            <w:shd w:val="clear" w:color="auto" w:fill="D0CECE" w:themeFill="background2" w:themeFillShade="E6"/>
            <w:vAlign w:val="center"/>
          </w:tcPr>
          <w:p w14:paraId="435234CC" w14:textId="77777777" w:rsidR="00EA4588" w:rsidRPr="009F59E1" w:rsidRDefault="00EA4588" w:rsidP="00EA4588">
            <w:pPr>
              <w:spacing w:after="160" w:line="259" w:lineRule="auto"/>
              <w:rPr>
                <w:ins w:id="177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146" w:type="pct"/>
            <w:shd w:val="clear" w:color="auto" w:fill="D0CECE" w:themeFill="background2" w:themeFillShade="E6"/>
            <w:vAlign w:val="center"/>
          </w:tcPr>
          <w:p w14:paraId="43C0544B" w14:textId="77777777" w:rsidR="00EA4588" w:rsidRPr="009F59E1" w:rsidRDefault="00EA4588" w:rsidP="00EA4588">
            <w:pPr>
              <w:spacing w:after="160" w:line="259" w:lineRule="auto"/>
              <w:rPr>
                <w:ins w:id="178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446EA773" w14:textId="77777777" w:rsidR="00EA4588" w:rsidRPr="009F59E1" w:rsidRDefault="00EA4588" w:rsidP="00EA4588">
            <w:pPr>
              <w:spacing w:after="160" w:line="259" w:lineRule="auto"/>
              <w:rPr>
                <w:ins w:id="178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96" w:type="pct"/>
            <w:shd w:val="clear" w:color="auto" w:fill="D0CECE" w:themeFill="background2" w:themeFillShade="E6"/>
            <w:vAlign w:val="center"/>
          </w:tcPr>
          <w:p w14:paraId="641AB753" w14:textId="31AA5443" w:rsidR="00EA4588" w:rsidRPr="009F59E1" w:rsidRDefault="00EA4588" w:rsidP="00EA4588">
            <w:pPr>
              <w:spacing w:after="160" w:line="259" w:lineRule="auto"/>
              <w:rPr>
                <w:ins w:id="178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8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884" w:type="pct"/>
            <w:shd w:val="clear" w:color="auto" w:fill="D0CECE" w:themeFill="background2" w:themeFillShade="E6"/>
            <w:vAlign w:val="center"/>
          </w:tcPr>
          <w:p w14:paraId="6FF7CF1B" w14:textId="77777777" w:rsidR="00EA4588" w:rsidRPr="009F59E1" w:rsidRDefault="00EA4588" w:rsidP="00EA4588">
            <w:pPr>
              <w:spacing w:after="160" w:line="259" w:lineRule="auto"/>
              <w:rPr>
                <w:ins w:id="178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661" w:type="pct"/>
            <w:shd w:val="clear" w:color="auto" w:fill="D0CECE" w:themeFill="background2" w:themeFillShade="E6"/>
            <w:vAlign w:val="center"/>
          </w:tcPr>
          <w:p w14:paraId="10D1247D" w14:textId="77777777" w:rsidR="00EA4588" w:rsidRPr="009F59E1" w:rsidRDefault="00EA4588" w:rsidP="00EA4588">
            <w:pPr>
              <w:spacing w:after="160" w:line="259" w:lineRule="auto"/>
              <w:rPr>
                <w:ins w:id="178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4271959E" w14:textId="77777777" w:rsidR="00EA4588" w:rsidRPr="009F59E1" w:rsidRDefault="00EA4588" w:rsidP="00EA4588">
            <w:pPr>
              <w:spacing w:after="160" w:line="259" w:lineRule="auto"/>
              <w:rPr>
                <w:ins w:id="179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9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661" w:type="pct"/>
            <w:shd w:val="clear" w:color="auto" w:fill="D0CECE" w:themeFill="background2" w:themeFillShade="E6"/>
            <w:vAlign w:val="center"/>
          </w:tcPr>
          <w:p w14:paraId="1A85AFCF" w14:textId="77777777" w:rsidR="00EA4588" w:rsidRPr="009F59E1" w:rsidRDefault="00EA4588" w:rsidP="00EA4588">
            <w:pPr>
              <w:spacing w:after="160" w:line="259" w:lineRule="auto"/>
              <w:rPr>
                <w:ins w:id="179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15B650C6" w14:textId="77777777" w:rsidR="00EA4588" w:rsidRPr="009F59E1" w:rsidRDefault="00EA4588" w:rsidP="00EA4588">
            <w:pPr>
              <w:spacing w:after="160" w:line="259" w:lineRule="auto"/>
              <w:rPr>
                <w:ins w:id="179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7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EA4588" w:rsidRPr="009F59E1" w14:paraId="7CEC1220" w14:textId="77777777" w:rsidTr="00B07474">
        <w:trPr>
          <w:ins w:id="1797" w:author="วันวิสา ประดิษฐอุกฤษฎ์" w:date="2021-10-11T19:31:00Z"/>
        </w:trPr>
        <w:tc>
          <w:tcPr>
            <w:tcW w:w="752" w:type="pct"/>
            <w:vAlign w:val="center"/>
          </w:tcPr>
          <w:p w14:paraId="199BD146" w14:textId="77777777" w:rsidR="00EA4588" w:rsidRPr="009F59E1" w:rsidRDefault="00EA4588" w:rsidP="00EA4588">
            <w:pPr>
              <w:spacing w:after="160" w:line="259" w:lineRule="auto"/>
              <w:rPr>
                <w:ins w:id="179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146" w:type="pct"/>
            <w:vAlign w:val="center"/>
          </w:tcPr>
          <w:p w14:paraId="09B82BC5" w14:textId="0C3213A4" w:rsidR="00EA4588" w:rsidRPr="009F59E1" w:rsidRDefault="00EA4588" w:rsidP="00EA4588">
            <w:pPr>
              <w:spacing w:after="160" w:line="259" w:lineRule="auto"/>
              <w:rPr>
                <w:ins w:id="1799" w:author="วันวิสา ประดิษฐอุกฤษฎ์" w:date="2021-10-11T19:31:00Z"/>
                <w:rFonts w:ascii="TH SarabunPSK" w:hAnsi="TH SarabunPSK" w:cs="TH SarabunPSK" w:hint="cs"/>
                <w:cs/>
              </w:rPr>
            </w:pPr>
            <w:ins w:id="18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1E7ABC">
              <w:rPr>
                <w:rFonts w:ascii="TH SarabunPSK" w:hAnsi="TH SarabunPSK" w:cs="TH SarabunPSK" w:hint="cs"/>
                <w:cs/>
                <w:lang w:bidi="th-TH"/>
              </w:rPr>
              <w:t>80</w:t>
            </w:r>
            <w:ins w:id="18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8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="001E7ABC" w:rsidRPr="001E7ABC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896" w:type="pct"/>
            <w:vAlign w:val="center"/>
          </w:tcPr>
          <w:p w14:paraId="7973E706" w14:textId="21523A94" w:rsidR="00EA4588" w:rsidRPr="009F59E1" w:rsidRDefault="00EA4588" w:rsidP="00EA4588">
            <w:pPr>
              <w:spacing w:after="160" w:line="259" w:lineRule="auto"/>
              <w:rPr>
                <w:ins w:id="180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1E7ABC">
              <w:rPr>
                <w:rFonts w:ascii="TH SarabunPSK" w:hAnsi="TH SarabunPSK" w:cs="TH SarabunPSK" w:hint="cs"/>
                <w:cs/>
                <w:lang w:bidi="th-TH"/>
              </w:rPr>
              <w:t>80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884" w:type="pct"/>
            <w:vAlign w:val="center"/>
          </w:tcPr>
          <w:p w14:paraId="6E72D5CD" w14:textId="77777777" w:rsidR="00EA4588" w:rsidRPr="009F59E1" w:rsidRDefault="00EA4588" w:rsidP="00EA4588">
            <w:pPr>
              <w:spacing w:after="160" w:line="259" w:lineRule="auto"/>
              <w:rPr>
                <w:ins w:id="1804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468106CB" w14:textId="77777777" w:rsidR="00EA4588" w:rsidRPr="009F59E1" w:rsidRDefault="00EA4588" w:rsidP="00EA4588">
            <w:pPr>
              <w:spacing w:after="160" w:line="259" w:lineRule="auto"/>
              <w:rPr>
                <w:ins w:id="1805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5EEE742F" w14:textId="77777777" w:rsidR="00EA4588" w:rsidRPr="009F59E1" w:rsidRDefault="00EA4588" w:rsidP="00EA4588">
            <w:pPr>
              <w:spacing w:after="160" w:line="259" w:lineRule="auto"/>
              <w:rPr>
                <w:ins w:id="1806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EA4588" w:rsidRPr="009F59E1" w14:paraId="37FB770D" w14:textId="77777777" w:rsidTr="00B07474">
        <w:tc>
          <w:tcPr>
            <w:tcW w:w="752" w:type="pct"/>
            <w:vAlign w:val="center"/>
          </w:tcPr>
          <w:p w14:paraId="07805AC7" w14:textId="77777777" w:rsidR="00EA4588" w:rsidRPr="009F59E1" w:rsidRDefault="00EA4588" w:rsidP="00EA4588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1146" w:type="pct"/>
            <w:vAlign w:val="center"/>
          </w:tcPr>
          <w:p w14:paraId="62272F3A" w14:textId="0685D1FD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  <w:ins w:id="18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1E7ABC">
              <w:rPr>
                <w:rFonts w:ascii="TH SarabunPSK" w:hAnsi="TH SarabunPSK" w:cs="TH SarabunPSK" w:hint="cs"/>
                <w:cs/>
                <w:lang w:bidi="th-TH"/>
              </w:rPr>
              <w:t>81</w:t>
            </w:r>
            <w:ins w:id="18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8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มีช่องว่างระหว่างตัวอักษร</w:t>
            </w:r>
          </w:p>
        </w:tc>
        <w:tc>
          <w:tcPr>
            <w:tcW w:w="896" w:type="pct"/>
            <w:vAlign w:val="center"/>
          </w:tcPr>
          <w:p w14:paraId="144BA0FC" w14:textId="77777777" w:rsidR="00EA4588" w:rsidRPr="009F59E1" w:rsidRDefault="00EA4588" w:rsidP="00EA4588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84" w:type="pct"/>
            <w:vAlign w:val="center"/>
          </w:tcPr>
          <w:p w14:paraId="346BA004" w14:textId="77777777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1FE68356" w14:textId="77777777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69493176" w14:textId="77777777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</w:p>
        </w:tc>
      </w:tr>
      <w:tr w:rsidR="00EA4588" w:rsidRPr="009F59E1" w14:paraId="4452270F" w14:textId="77777777" w:rsidTr="00B07474">
        <w:tc>
          <w:tcPr>
            <w:tcW w:w="752" w:type="pct"/>
            <w:vAlign w:val="center"/>
          </w:tcPr>
          <w:p w14:paraId="4512F8E0" w14:textId="77777777" w:rsidR="00EA4588" w:rsidRPr="009F59E1" w:rsidRDefault="00EA4588" w:rsidP="00EA4588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1146" w:type="pct"/>
            <w:vAlign w:val="center"/>
          </w:tcPr>
          <w:p w14:paraId="03E28A56" w14:textId="5B6D2FAB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1E7ABC">
              <w:rPr>
                <w:rFonts w:ascii="TH SarabunPSK" w:hAnsi="TH SarabunPSK" w:cs="TH SarabunPSK" w:hint="cs"/>
                <w:cs/>
                <w:lang w:bidi="th-TH"/>
              </w:rPr>
              <w:t>82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ต้องมีความยาวตั้งแต่ 10 และไม่เกิน 255ตัวอักษร</w:t>
            </w:r>
          </w:p>
        </w:tc>
        <w:tc>
          <w:tcPr>
            <w:tcW w:w="896" w:type="pct"/>
            <w:vAlign w:val="center"/>
          </w:tcPr>
          <w:p w14:paraId="24E1BA5E" w14:textId="73592F49" w:rsidR="00EA4588" w:rsidRPr="009F59E1" w:rsidRDefault="00EA4588" w:rsidP="00EA4588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1E7ABC">
              <w:rPr>
                <w:rFonts w:ascii="TH SarabunPSK" w:hAnsi="TH SarabunPSK" w:cs="TH SarabunPSK" w:hint="cs"/>
                <w:cs/>
                <w:lang w:bidi="th-TH"/>
              </w:rPr>
              <w:t>82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มีความยาวน้อยกว่า 10 ตัวอักษร</w:t>
            </w:r>
          </w:p>
        </w:tc>
        <w:tc>
          <w:tcPr>
            <w:tcW w:w="884" w:type="pct"/>
            <w:vAlign w:val="center"/>
          </w:tcPr>
          <w:p w14:paraId="02B779AD" w14:textId="3D988547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1E7ABC">
              <w:rPr>
                <w:rFonts w:ascii="TH SarabunPSK" w:hAnsi="TH SarabunPSK" w:cs="TH SarabunPSK" w:hint="cs"/>
                <w:cs/>
                <w:lang w:bidi="th-TH"/>
              </w:rPr>
              <w:t>82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มีความยาวมากกว่า 255 ตัวอักษร</w:t>
            </w:r>
          </w:p>
        </w:tc>
        <w:tc>
          <w:tcPr>
            <w:tcW w:w="661" w:type="pct"/>
            <w:vAlign w:val="center"/>
          </w:tcPr>
          <w:p w14:paraId="53C386F0" w14:textId="1907DEFE" w:rsidR="00EA4588" w:rsidRDefault="00EA4588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1E7ABC">
              <w:rPr>
                <w:rFonts w:ascii="TH SarabunPSK" w:hAnsi="TH SarabunPSK" w:cs="TH SarabunPSK" w:hint="cs"/>
                <w:cs/>
                <w:lang w:bidi="th-TH"/>
              </w:rPr>
              <w:t>58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5114CB02" w14:textId="39282AB1" w:rsidR="001E7ABC" w:rsidRPr="009F59E1" w:rsidRDefault="001E7ABC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11 ตัวอักษร</w:t>
            </w:r>
          </w:p>
          <w:p w14:paraId="22827423" w14:textId="41880651" w:rsidR="00EA4588" w:rsidRDefault="00EA4588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1E7ABC">
              <w:rPr>
                <w:rFonts w:ascii="TH SarabunPSK" w:hAnsi="TH SarabunPSK" w:cs="TH SarabunPSK" w:hint="cs"/>
                <w:cs/>
                <w:lang w:bidi="th-TH"/>
              </w:rPr>
              <w:t>60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0F1C7BA9" w14:textId="1A672619" w:rsidR="001E7ABC" w:rsidRPr="009F59E1" w:rsidRDefault="001E7ABC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661" w:type="pct"/>
            <w:vAlign w:val="center"/>
          </w:tcPr>
          <w:p w14:paraId="52C0BE09" w14:textId="6F7EF45A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BE4F3A">
              <w:rPr>
                <w:rFonts w:ascii="TH SarabunPSK" w:hAnsi="TH SarabunPSK" w:cs="TH SarabunPSK" w:hint="cs"/>
                <w:cs/>
                <w:lang w:bidi="th-TH"/>
              </w:rPr>
              <w:t>33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47474F96" w14:textId="2F4214C2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IVB3</w:t>
            </w:r>
            <w:r w:rsidR="00BE4F3A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15C5120D" w14:textId="77777777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</w:p>
        </w:tc>
      </w:tr>
      <w:tr w:rsidR="00EA4588" w:rsidRPr="009F59E1" w14:paraId="3EDBDFDD" w14:textId="77777777" w:rsidTr="00B07474">
        <w:tc>
          <w:tcPr>
            <w:tcW w:w="752" w:type="pct"/>
            <w:vAlign w:val="center"/>
          </w:tcPr>
          <w:p w14:paraId="1EB135FB" w14:textId="414D51C8" w:rsidR="00EA4588" w:rsidRPr="009F59E1" w:rsidRDefault="00EA4588" w:rsidP="00EA4588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146" w:type="pct"/>
            <w:vAlign w:val="center"/>
          </w:tcPr>
          <w:p w14:paraId="0F709542" w14:textId="1324C296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BE4F3A">
              <w:rPr>
                <w:rFonts w:ascii="TH SarabunPSK" w:hAnsi="TH SarabunPSK" w:cs="TH SarabunPSK" w:hint="cs"/>
                <w:cs/>
                <w:lang w:bidi="th-TH"/>
              </w:rPr>
              <w:t>83</w:t>
            </w: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896" w:type="pct"/>
            <w:vAlign w:val="center"/>
          </w:tcPr>
          <w:p w14:paraId="6D1ACBDB" w14:textId="18E5E4F5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IVEc8</w:t>
            </w:r>
            <w:r w:rsidR="00BE4F3A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884" w:type="pct"/>
            <w:vAlign w:val="center"/>
          </w:tcPr>
          <w:p w14:paraId="380B8A51" w14:textId="77777777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2DC625B6" w14:textId="77777777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</w:p>
        </w:tc>
        <w:tc>
          <w:tcPr>
            <w:tcW w:w="661" w:type="pct"/>
            <w:vAlign w:val="center"/>
          </w:tcPr>
          <w:p w14:paraId="25A17A41" w14:textId="77777777" w:rsidR="00EA4588" w:rsidRPr="009F59E1" w:rsidRDefault="00EA4588" w:rsidP="00EA4588">
            <w:pPr>
              <w:rPr>
                <w:rFonts w:ascii="TH SarabunPSK" w:hAnsi="TH SarabunPSK" w:cs="TH SarabunPSK"/>
              </w:rPr>
            </w:pPr>
          </w:p>
        </w:tc>
      </w:tr>
    </w:tbl>
    <w:p w14:paraId="010C4B8D" w14:textId="77777777" w:rsidR="004B30C9" w:rsidRPr="009F59E1" w:rsidRDefault="004B30C9" w:rsidP="00EA4588">
      <w:pPr>
        <w:jc w:val="thaiDistribute"/>
        <w:rPr>
          <w:rFonts w:ascii="TH SarabunPSK" w:hAnsi="TH SarabunPSK" w:cs="TH SarabunPSK" w:hint="cs"/>
          <w:b/>
          <w:bCs/>
          <w:lang w:bidi="th-TH"/>
        </w:rPr>
      </w:pPr>
    </w:p>
    <w:p w14:paraId="4A10A1A5" w14:textId="7E183092" w:rsidR="00EA4588" w:rsidRPr="009F59E1" w:rsidRDefault="00EA4588" w:rsidP="00EA4588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3E0BFB" w:rsidRPr="009F59E1">
        <w:rPr>
          <w:rFonts w:ascii="TH SarabunPSK" w:hAnsi="TH SarabunPSK" w:cs="TH SarabunPSK" w:hint="cs"/>
          <w:b/>
          <w:bCs/>
          <w:lang w:bidi="th-TH"/>
        </w:rPr>
        <w:t>7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3E0BFB" w:rsidRPr="009F59E1">
        <w:rPr>
          <w:rFonts w:ascii="TH SarabunPSK" w:hAnsi="TH SarabunPSK" w:cs="TH SarabunPSK" w:hint="cs"/>
          <w:b/>
          <w:bCs/>
          <w:cs/>
          <w:lang w:bidi="th-TH"/>
        </w:rPr>
        <w:t>วัคซีน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88"/>
        <w:gridCol w:w="1307"/>
        <w:gridCol w:w="6083"/>
        <w:gridCol w:w="1164"/>
      </w:tblGrid>
      <w:tr w:rsidR="009452E2" w:rsidRPr="009F59E1" w14:paraId="04119DA2" w14:textId="77777777" w:rsidTr="00B07474">
        <w:trPr>
          <w:jc w:val="center"/>
        </w:trPr>
        <w:tc>
          <w:tcPr>
            <w:tcW w:w="240" w:type="pct"/>
            <w:shd w:val="clear" w:color="auto" w:fill="D0CECE" w:themeFill="background2" w:themeFillShade="E6"/>
            <w:vAlign w:val="center"/>
          </w:tcPr>
          <w:p w14:paraId="506BA8DE" w14:textId="77777777" w:rsidR="009452E2" w:rsidRPr="009F59E1" w:rsidRDefault="009452E2" w:rsidP="009452E2">
            <w:pPr>
              <w:spacing w:after="160" w:line="259" w:lineRule="auto"/>
              <w:rPr>
                <w:ins w:id="181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1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680" w:type="pct"/>
            <w:shd w:val="clear" w:color="auto" w:fill="D0CECE" w:themeFill="background2" w:themeFillShade="E6"/>
            <w:vAlign w:val="center"/>
          </w:tcPr>
          <w:p w14:paraId="4D3A3BC4" w14:textId="77777777" w:rsidR="009452E2" w:rsidRPr="009F59E1" w:rsidRDefault="009452E2" w:rsidP="009452E2">
            <w:pPr>
              <w:spacing w:after="160" w:line="259" w:lineRule="auto"/>
              <w:rPr>
                <w:ins w:id="181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3431" w:type="pct"/>
            <w:shd w:val="clear" w:color="auto" w:fill="D0CECE" w:themeFill="background2" w:themeFillShade="E6"/>
            <w:vAlign w:val="center"/>
          </w:tcPr>
          <w:p w14:paraId="4E13B65A" w14:textId="77777777" w:rsidR="009452E2" w:rsidRPr="009F59E1" w:rsidRDefault="009452E2" w:rsidP="009452E2">
            <w:pPr>
              <w:spacing w:after="160" w:line="259" w:lineRule="auto"/>
              <w:rPr>
                <w:ins w:id="181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649" w:type="pct"/>
            <w:shd w:val="clear" w:color="auto" w:fill="D0CECE" w:themeFill="background2" w:themeFillShade="E6"/>
            <w:vAlign w:val="center"/>
          </w:tcPr>
          <w:p w14:paraId="654786F7" w14:textId="77777777" w:rsidR="009452E2" w:rsidRPr="009F59E1" w:rsidRDefault="009452E2" w:rsidP="009452E2">
            <w:pPr>
              <w:spacing w:after="160" w:line="259" w:lineRule="auto"/>
              <w:rPr>
                <w:ins w:id="181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BE4F3A" w:rsidRPr="009F59E1" w14:paraId="1B9A5FA0" w14:textId="77777777" w:rsidTr="00B07474">
        <w:trPr>
          <w:jc w:val="center"/>
        </w:trPr>
        <w:tc>
          <w:tcPr>
            <w:tcW w:w="240" w:type="pct"/>
            <w:vAlign w:val="center"/>
          </w:tcPr>
          <w:p w14:paraId="32D8F28B" w14:textId="4FF5F9C4" w:rsidR="00BE4F3A" w:rsidRPr="009F59E1" w:rsidRDefault="00BE4F3A" w:rsidP="00BE4F3A">
            <w:pPr>
              <w:spacing w:after="160" w:line="259" w:lineRule="auto"/>
              <w:rPr>
                <w:ins w:id="1818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192</w:t>
            </w:r>
          </w:p>
        </w:tc>
        <w:tc>
          <w:tcPr>
            <w:tcW w:w="680" w:type="pct"/>
            <w:vAlign w:val="center"/>
          </w:tcPr>
          <w:p w14:paraId="47DD9C28" w14:textId="29A5F4A3" w:rsidR="00BE4F3A" w:rsidRPr="009F59E1" w:rsidRDefault="00BE4F3A" w:rsidP="00BE4F3A">
            <w:pPr>
              <w:spacing w:after="160" w:line="259" w:lineRule="auto"/>
              <w:rPr>
                <w:ins w:id="1819" w:author="วันวิสา ประดิษฐอุกฤษฎ์" w:date="2021-10-11T19:31:00Z"/>
                <w:rFonts w:ascii="TH SarabunPSK" w:hAnsi="TH SarabunPSK" w:cs="TH SarabunPSK"/>
              </w:rPr>
            </w:pPr>
            <w:ins w:id="18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80</w:t>
            </w:r>
            <w:ins w:id="18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8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Pr="001E7ABC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3431" w:type="pct"/>
            <w:vAlign w:val="center"/>
          </w:tcPr>
          <w:p w14:paraId="1BBC8652" w14:textId="77777777" w:rsidR="00BE4F3A" w:rsidRPr="009F59E1" w:rsidRDefault="00BE4F3A" w:rsidP="00BE4F3A">
            <w:pPr>
              <w:rPr>
                <w:ins w:id="182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  <w:r w:rsidRPr="009F59E1">
              <w:rPr>
                <w:rFonts w:ascii="TH SarabunPSK" w:hAnsi="TH SarabunPSK" w:cs="TH SarabunPSK" w:hint="cs"/>
              </w:rPr>
              <w:t xml:space="preserve">,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ลำไส้อักเสบ </w:t>
            </w:r>
            <w:r w:rsidRPr="009F59E1">
              <w:rPr>
                <w:rFonts w:ascii="TH SarabunPSK" w:hAnsi="TH SarabunPSK" w:cs="TH SarabunPSK" w:hint="cs"/>
              </w:rPr>
              <w:t>,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ตับอักเสบ </w:t>
            </w:r>
            <w:r w:rsidRPr="009F59E1">
              <w:rPr>
                <w:rFonts w:ascii="TH SarabunPSK" w:hAnsi="TH SarabunPSK" w:cs="TH SarabunPSK" w:hint="cs"/>
              </w:rPr>
              <w:t xml:space="preserve">,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พาราอินฟูลเอนซ่า วัคซีนป้องกันโรคหวัดสุนัข </w:t>
            </w:r>
            <w:r w:rsidRPr="009F59E1">
              <w:rPr>
                <w:rFonts w:ascii="TH SarabunPSK" w:hAnsi="TH SarabunPSK" w:cs="TH SarabunPSK" w:hint="cs"/>
              </w:rPr>
              <w:t>,</w:t>
            </w: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วัคซีนป้องกันโรคพิษสุนัขบ้า 11111</w:t>
            </w:r>
          </w:p>
        </w:tc>
        <w:tc>
          <w:tcPr>
            <w:tcW w:w="649" w:type="pct"/>
            <w:vAlign w:val="center"/>
          </w:tcPr>
          <w:p w14:paraId="2A79BED3" w14:textId="77777777" w:rsidR="00BE4F3A" w:rsidRPr="009F59E1" w:rsidRDefault="00BE4F3A" w:rsidP="00BE4F3A">
            <w:pPr>
              <w:spacing w:after="160" w:line="259" w:lineRule="auto"/>
              <w:rPr>
                <w:ins w:id="182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BE4F3A" w:rsidRPr="009F59E1" w14:paraId="5357EA46" w14:textId="77777777" w:rsidTr="00B07474">
        <w:trPr>
          <w:jc w:val="center"/>
        </w:trPr>
        <w:tc>
          <w:tcPr>
            <w:tcW w:w="240" w:type="pct"/>
            <w:vAlign w:val="center"/>
          </w:tcPr>
          <w:p w14:paraId="0C532EBB" w14:textId="5296C48B" w:rsidR="00BE4F3A" w:rsidRPr="009F59E1" w:rsidRDefault="00BE4F3A" w:rsidP="00BE4F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193</w:t>
            </w:r>
          </w:p>
        </w:tc>
        <w:tc>
          <w:tcPr>
            <w:tcW w:w="680" w:type="pct"/>
            <w:vAlign w:val="center"/>
          </w:tcPr>
          <w:p w14:paraId="6E3478D9" w14:textId="180F8D84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ins w:id="18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80</w:t>
            </w:r>
            <w:ins w:id="18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8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Pr="001E7ABC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3431" w:type="pct"/>
            <w:vAlign w:val="center"/>
          </w:tcPr>
          <w:p w14:paraId="6E0D1085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Vaccines against measles, enteritis, leptospirosis, hepatitis, parainfulenza. canine flu vaccine , Rabies vaccine 11111</w:t>
            </w:r>
          </w:p>
        </w:tc>
        <w:tc>
          <w:tcPr>
            <w:tcW w:w="649" w:type="pct"/>
            <w:vAlign w:val="center"/>
          </w:tcPr>
          <w:p w14:paraId="063FA98B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BE4F3A" w:rsidRPr="009F59E1" w14:paraId="21EC34C9" w14:textId="77777777" w:rsidTr="00B07474">
        <w:trPr>
          <w:jc w:val="center"/>
        </w:trPr>
        <w:tc>
          <w:tcPr>
            <w:tcW w:w="240" w:type="pct"/>
            <w:vAlign w:val="center"/>
          </w:tcPr>
          <w:p w14:paraId="6EC362C8" w14:textId="3356DD95" w:rsidR="00BE4F3A" w:rsidRPr="009F59E1" w:rsidRDefault="00BE4F3A" w:rsidP="00BE4F3A">
            <w:pPr>
              <w:spacing w:after="160" w:line="259" w:lineRule="auto"/>
              <w:rPr>
                <w:ins w:id="1828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194</w:t>
            </w:r>
          </w:p>
        </w:tc>
        <w:tc>
          <w:tcPr>
            <w:tcW w:w="680" w:type="pct"/>
            <w:vAlign w:val="center"/>
          </w:tcPr>
          <w:p w14:paraId="58B18D50" w14:textId="0BCF9262" w:rsidR="00BE4F3A" w:rsidRPr="009F59E1" w:rsidRDefault="00BE4F3A" w:rsidP="00BE4F3A">
            <w:pPr>
              <w:spacing w:after="160" w:line="259" w:lineRule="auto"/>
              <w:rPr>
                <w:ins w:id="182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80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3431" w:type="pct"/>
            <w:vAlign w:val="center"/>
          </w:tcPr>
          <w:p w14:paraId="2E871D3D" w14:textId="77777777" w:rsidR="00BE4F3A" w:rsidRPr="009F59E1" w:rsidRDefault="00BE4F3A" w:rsidP="00BE4F3A">
            <w:pPr>
              <w:spacing w:after="160" w:line="259" w:lineRule="auto"/>
              <w:rPr>
                <w:ins w:id="1830" w:author="วันวิสา ประดิษฐอุกฤษฎ์" w:date="2021-10-11T19:31:00Z"/>
                <w:rFonts w:ascii="TH SarabunPSK" w:eastAsia="Yu Gothic UI Light" w:hAnsi="TH SarabunPSK" w:cs="TH SarabunPSK"/>
                <w:cs/>
              </w:rPr>
            </w:pPr>
            <w:r w:rsidRPr="009F59E1">
              <w:rPr>
                <w:rFonts w:ascii="TH SarabunPSK" w:eastAsia="Yu Gothic UI Light" w:hAnsi="TH SarabunPSK" w:cs="TH SarabunPSK" w:hint="cs"/>
                <w:color w:val="FF0000"/>
                <w:sz w:val="28"/>
              </w:rPr>
              <w:t>はしか、腸炎、レプトスピラ症、肝炎、パラインフルエンザに対するワクチン。犬インフルエンザワクチン狂犬病ワクチン</w:t>
            </w:r>
            <w:r w:rsidRPr="009F59E1">
              <w:rPr>
                <w:rFonts w:ascii="TH SarabunPSK" w:eastAsia="Yu Gothic UI Light" w:hAnsi="TH SarabunPSK" w:cs="TH SarabunPSK" w:hint="cs"/>
                <w:color w:val="FF0000"/>
                <w:sz w:val="28"/>
              </w:rPr>
              <w:t>11111</w:t>
            </w:r>
          </w:p>
        </w:tc>
        <w:tc>
          <w:tcPr>
            <w:tcW w:w="649" w:type="pct"/>
            <w:vAlign w:val="center"/>
          </w:tcPr>
          <w:p w14:paraId="10798B93" w14:textId="77777777" w:rsidR="00BE4F3A" w:rsidRPr="009F59E1" w:rsidRDefault="00BE4F3A" w:rsidP="00BE4F3A">
            <w:pPr>
              <w:spacing w:after="160" w:line="259" w:lineRule="auto"/>
              <w:rPr>
                <w:ins w:id="183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กรุณากรอกวัคซีนอีกครั้ง</w:t>
            </w:r>
          </w:p>
        </w:tc>
      </w:tr>
      <w:tr w:rsidR="00BE4F3A" w:rsidRPr="009F59E1" w14:paraId="6A996A8E" w14:textId="77777777" w:rsidTr="00B07474">
        <w:trPr>
          <w:jc w:val="center"/>
        </w:trPr>
        <w:tc>
          <w:tcPr>
            <w:tcW w:w="240" w:type="pct"/>
            <w:vAlign w:val="center"/>
          </w:tcPr>
          <w:p w14:paraId="7DB1C733" w14:textId="1153F9E9" w:rsidR="00BE4F3A" w:rsidRPr="009F59E1" w:rsidRDefault="00BE4F3A" w:rsidP="00BE4F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195</w:t>
            </w:r>
          </w:p>
        </w:tc>
        <w:tc>
          <w:tcPr>
            <w:tcW w:w="680" w:type="pct"/>
            <w:vAlign w:val="center"/>
          </w:tcPr>
          <w:p w14:paraId="2833FAF8" w14:textId="5CDF792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31" w:type="pct"/>
            <w:vAlign w:val="center"/>
          </w:tcPr>
          <w:p w14:paraId="6D2FD747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วัคซีนฟูลเ</w:t>
            </w:r>
          </w:p>
        </w:tc>
        <w:tc>
          <w:tcPr>
            <w:tcW w:w="649" w:type="pct"/>
            <w:vAlign w:val="center"/>
          </w:tcPr>
          <w:p w14:paraId="5F62C12B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BE4F3A" w:rsidRPr="009F59E1" w14:paraId="177BA3A1" w14:textId="77777777" w:rsidTr="00B07474">
        <w:trPr>
          <w:jc w:val="center"/>
        </w:trPr>
        <w:tc>
          <w:tcPr>
            <w:tcW w:w="240" w:type="pct"/>
            <w:vAlign w:val="center"/>
          </w:tcPr>
          <w:p w14:paraId="1A99C4EC" w14:textId="5B40E796" w:rsidR="00BE4F3A" w:rsidRPr="009F59E1" w:rsidRDefault="00BE4F3A" w:rsidP="00BE4F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196</w:t>
            </w:r>
          </w:p>
        </w:tc>
        <w:tc>
          <w:tcPr>
            <w:tcW w:w="680" w:type="pct"/>
            <w:vAlign w:val="center"/>
          </w:tcPr>
          <w:p w14:paraId="18244477" w14:textId="0437AF1A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11ตัวอักษร</w:t>
            </w:r>
          </w:p>
        </w:tc>
        <w:tc>
          <w:tcPr>
            <w:tcW w:w="3431" w:type="pct"/>
            <w:vAlign w:val="center"/>
          </w:tcPr>
          <w:p w14:paraId="42633B95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วัคซีนฟูลเอ</w:t>
            </w:r>
          </w:p>
        </w:tc>
        <w:tc>
          <w:tcPr>
            <w:tcW w:w="649" w:type="pct"/>
            <w:vAlign w:val="center"/>
          </w:tcPr>
          <w:p w14:paraId="73F19F5D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BE4F3A" w:rsidRPr="009F59E1" w14:paraId="18D4013C" w14:textId="77777777" w:rsidTr="00B07474">
        <w:trPr>
          <w:jc w:val="center"/>
        </w:trPr>
        <w:tc>
          <w:tcPr>
            <w:tcW w:w="240" w:type="pct"/>
            <w:vAlign w:val="center"/>
          </w:tcPr>
          <w:p w14:paraId="7D41203E" w14:textId="3F716256" w:rsidR="00BE4F3A" w:rsidRPr="009F59E1" w:rsidRDefault="00BE4F3A" w:rsidP="00BE4F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197</w:t>
            </w:r>
          </w:p>
        </w:tc>
        <w:tc>
          <w:tcPr>
            <w:tcW w:w="680" w:type="pct"/>
            <w:vAlign w:val="center"/>
          </w:tcPr>
          <w:p w14:paraId="467ED2AC" w14:textId="5310512E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60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31" w:type="pct"/>
            <w:vAlign w:val="center"/>
          </w:tcPr>
          <w:p w14:paraId="0A64FCE9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</w:p>
          <w:p w14:paraId="5F4723C0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ลำไส้อักเสบ</w:t>
            </w:r>
          </w:p>
          <w:p w14:paraId="473363ED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</w:t>
            </w:r>
          </w:p>
          <w:p w14:paraId="198D5983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ตับอักเสบ</w:t>
            </w:r>
          </w:p>
          <w:p w14:paraId="5EAFA4F8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พาราอินฟูลเอนซ่า </w:t>
            </w:r>
          </w:p>
          <w:p w14:paraId="1358A8A5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วัคซีนป้องกันโรคหวัดสุนัข</w:t>
            </w:r>
          </w:p>
          <w:p w14:paraId="4B4A80A8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วัคซีนป้องกันโรคพิษสุนัขบ้า</w:t>
            </w:r>
          </w:p>
          <w:p w14:paraId="04368826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</w:p>
          <w:p w14:paraId="3B11C87C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ลำไส้อักเสบ</w:t>
            </w:r>
          </w:p>
          <w:p w14:paraId="34451D1B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</w:t>
            </w:r>
          </w:p>
          <w:p w14:paraId="5A7A6967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ตับอักเสบ</w:t>
            </w:r>
          </w:p>
          <w:p w14:paraId="252A7108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พาราอินฟูลเอนซ่า </w:t>
            </w:r>
          </w:p>
          <w:p w14:paraId="683F06DC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วัคซีนป้องกันโรคหวัดสุนัข</w:t>
            </w:r>
          </w:p>
          <w:p w14:paraId="54F726A6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</w:t>
            </w:r>
          </w:p>
        </w:tc>
        <w:tc>
          <w:tcPr>
            <w:tcW w:w="649" w:type="pct"/>
            <w:vAlign w:val="center"/>
          </w:tcPr>
          <w:p w14:paraId="28928A65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BE4F3A" w:rsidRPr="009F59E1" w14:paraId="69C8A472" w14:textId="77777777" w:rsidTr="00B07474">
        <w:trPr>
          <w:jc w:val="center"/>
        </w:trPr>
        <w:tc>
          <w:tcPr>
            <w:tcW w:w="240" w:type="pct"/>
            <w:vAlign w:val="center"/>
          </w:tcPr>
          <w:p w14:paraId="18402BA6" w14:textId="3065DDBC" w:rsidR="00BE4F3A" w:rsidRPr="009F59E1" w:rsidRDefault="00BE4F3A" w:rsidP="00BE4F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198</w:t>
            </w:r>
          </w:p>
        </w:tc>
        <w:tc>
          <w:tcPr>
            <w:tcW w:w="680" w:type="pct"/>
            <w:vAlign w:val="center"/>
          </w:tcPr>
          <w:p w14:paraId="70D73267" w14:textId="1ED76EDA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31" w:type="pct"/>
            <w:vAlign w:val="center"/>
          </w:tcPr>
          <w:p w14:paraId="0AB594FA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</w:p>
          <w:p w14:paraId="73210286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ลำไส้อักเสบ</w:t>
            </w:r>
          </w:p>
          <w:p w14:paraId="546AC85D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</w:t>
            </w:r>
          </w:p>
          <w:p w14:paraId="1F957107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ตับอักเสบ</w:t>
            </w:r>
          </w:p>
          <w:p w14:paraId="431DD9D5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พาราอินฟูลเอนซ่า </w:t>
            </w:r>
          </w:p>
          <w:p w14:paraId="6B3A945F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วัคซีนป้องกันโรคหวัดสุนัข</w:t>
            </w:r>
          </w:p>
          <w:p w14:paraId="415AF21A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วัคซีนป้องกันโรคพิษสุนัขบ้า</w:t>
            </w:r>
          </w:p>
          <w:p w14:paraId="5906B75F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</w:p>
          <w:p w14:paraId="71B58EE0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ลำไส้อักเสบ</w:t>
            </w:r>
          </w:p>
          <w:p w14:paraId="5D371FA2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</w:t>
            </w:r>
          </w:p>
          <w:p w14:paraId="26C57839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ตับอักเสบ</w:t>
            </w:r>
          </w:p>
          <w:p w14:paraId="00A1EB8B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พาราอินฟูลเอนซ่า </w:t>
            </w:r>
          </w:p>
          <w:p w14:paraId="5ED5D5E3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วัคซีนป้องกันโรคหวัดสุนัข</w:t>
            </w:r>
          </w:p>
          <w:p w14:paraId="4C7B4D9E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</w:t>
            </w:r>
          </w:p>
        </w:tc>
        <w:tc>
          <w:tcPr>
            <w:tcW w:w="649" w:type="pct"/>
            <w:vAlign w:val="center"/>
          </w:tcPr>
          <w:p w14:paraId="315D77C6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BE4F3A" w:rsidRPr="009F59E1" w14:paraId="5DB40C90" w14:textId="77777777" w:rsidTr="00B07474">
        <w:trPr>
          <w:jc w:val="center"/>
        </w:trPr>
        <w:tc>
          <w:tcPr>
            <w:tcW w:w="240" w:type="pct"/>
            <w:vAlign w:val="center"/>
          </w:tcPr>
          <w:p w14:paraId="5159881F" w14:textId="5F86BE3A" w:rsidR="00BE4F3A" w:rsidRPr="009F59E1" w:rsidRDefault="00BE4F3A" w:rsidP="00BE4F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199</w:t>
            </w:r>
          </w:p>
        </w:tc>
        <w:tc>
          <w:tcPr>
            <w:tcW w:w="680" w:type="pct"/>
            <w:vAlign w:val="center"/>
          </w:tcPr>
          <w:p w14:paraId="72C7FDE0" w14:textId="0BD73D53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31" w:type="pct"/>
            <w:vAlign w:val="center"/>
          </w:tcPr>
          <w:p w14:paraId="7D637ACC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วัคซีนฟูล</w:t>
            </w:r>
          </w:p>
        </w:tc>
        <w:tc>
          <w:tcPr>
            <w:tcW w:w="649" w:type="pct"/>
            <w:vAlign w:val="center"/>
          </w:tcPr>
          <w:p w14:paraId="6C6AF132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กรุณากรอกวัคซีนอีกครั้ง</w:t>
            </w:r>
          </w:p>
        </w:tc>
      </w:tr>
      <w:tr w:rsidR="00BE4F3A" w:rsidRPr="009F59E1" w14:paraId="2C45A36A" w14:textId="77777777" w:rsidTr="00B07474">
        <w:trPr>
          <w:jc w:val="center"/>
        </w:trPr>
        <w:tc>
          <w:tcPr>
            <w:tcW w:w="240" w:type="pct"/>
            <w:vAlign w:val="center"/>
          </w:tcPr>
          <w:p w14:paraId="5F52E4D3" w14:textId="23621B25" w:rsidR="00BE4F3A" w:rsidRPr="009F59E1" w:rsidRDefault="00BE4F3A" w:rsidP="00BE4F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200</w:t>
            </w:r>
          </w:p>
        </w:tc>
        <w:tc>
          <w:tcPr>
            <w:tcW w:w="680" w:type="pct"/>
            <w:vAlign w:val="center"/>
          </w:tcPr>
          <w:p w14:paraId="0A215DCE" w14:textId="653E7122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31" w:type="pct"/>
            <w:vAlign w:val="center"/>
          </w:tcPr>
          <w:p w14:paraId="3D185192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วัคซีนป้องกันไข้หัดสุนัข </w:t>
            </w:r>
          </w:p>
          <w:p w14:paraId="68FE2E8B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ลำไส้อักเสบ</w:t>
            </w:r>
          </w:p>
          <w:p w14:paraId="7A4C88E6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เลปโตสไปโรซิส </w:t>
            </w:r>
          </w:p>
          <w:p w14:paraId="652CC9CD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ตับอักเสบ</w:t>
            </w:r>
          </w:p>
          <w:p w14:paraId="0246AD32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 พาราอินฟูลเอนซ่า </w:t>
            </w:r>
          </w:p>
          <w:p w14:paraId="6C6F03F8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วัคซีนป้องกันโรคหวัดสุนัข</w:t>
            </w:r>
          </w:p>
          <w:p w14:paraId="79F832C2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วัคซีนป้องกันโรคพิษสุนัขบ้า</w:t>
            </w:r>
          </w:p>
          <w:p w14:paraId="41C04260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วัคซีนป้องกันไข้หัดสุนัข </w:t>
            </w:r>
          </w:p>
          <w:p w14:paraId="07BF2722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ลำไส้อักเสบ</w:t>
            </w:r>
          </w:p>
          <w:p w14:paraId="4B4CF70D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เลปโตสไปโรซิส </w:t>
            </w:r>
          </w:p>
          <w:p w14:paraId="62AE944C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ตับอักเสบ</w:t>
            </w:r>
          </w:p>
          <w:p w14:paraId="5E7C1AFF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 พาราอินฟูลเอนซ่า </w:t>
            </w:r>
          </w:p>
          <w:p w14:paraId="5A249E59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วัคซีนป้องกันโรคหวัดสุนัข</w:t>
            </w:r>
          </w:p>
          <w:p w14:paraId="49DBA3E2" w14:textId="77777777" w:rsidR="00BE4F3A" w:rsidRPr="009F59E1" w:rsidRDefault="00BE4F3A" w:rsidP="00BE4F3A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วัคซีนป้องก</w:t>
            </w:r>
          </w:p>
        </w:tc>
        <w:tc>
          <w:tcPr>
            <w:tcW w:w="649" w:type="pct"/>
            <w:vAlign w:val="center"/>
          </w:tcPr>
          <w:p w14:paraId="0A2AEFFE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กรุณากรอกวัคซีนอีกครั้ง</w:t>
            </w:r>
          </w:p>
        </w:tc>
      </w:tr>
      <w:tr w:rsidR="00BE4F3A" w:rsidRPr="009F59E1" w14:paraId="76828FE3" w14:textId="77777777" w:rsidTr="00B07474">
        <w:trPr>
          <w:jc w:val="center"/>
        </w:trPr>
        <w:tc>
          <w:tcPr>
            <w:tcW w:w="240" w:type="pct"/>
            <w:vAlign w:val="center"/>
          </w:tcPr>
          <w:p w14:paraId="069ADF92" w14:textId="01046FFF" w:rsidR="00BE4F3A" w:rsidRPr="009F59E1" w:rsidRDefault="00BE4F3A" w:rsidP="00BE4F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201</w:t>
            </w:r>
          </w:p>
        </w:tc>
        <w:tc>
          <w:tcPr>
            <w:tcW w:w="680" w:type="pct"/>
            <w:vAlign w:val="center"/>
          </w:tcPr>
          <w:p w14:paraId="7E7F9124" w14:textId="1E6C4BA8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83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3431" w:type="pct"/>
            <w:shd w:val="clear" w:color="auto" w:fill="FFFF00"/>
            <w:vAlign w:val="center"/>
          </w:tcPr>
          <w:p w14:paraId="7EF01F9D" w14:textId="77777777" w:rsidR="00BE4F3A" w:rsidRPr="009F59E1" w:rsidRDefault="00BE4F3A" w:rsidP="00BE4F3A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649" w:type="pct"/>
            <w:vAlign w:val="center"/>
          </w:tcPr>
          <w:p w14:paraId="5CF9CEE2" w14:textId="77777777" w:rsidR="00BE4F3A" w:rsidRPr="009F59E1" w:rsidRDefault="00BE4F3A" w:rsidP="00BE4F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กรุณากรอกวัคซีน</w:t>
            </w:r>
          </w:p>
        </w:tc>
      </w:tr>
    </w:tbl>
    <w:p w14:paraId="610C7ED0" w14:textId="4FCDA0A9" w:rsidR="00677CE9" w:rsidRPr="009F59E1" w:rsidRDefault="00032A1A" w:rsidP="00970A9F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BE4F3A">
        <w:rPr>
          <w:rFonts w:ascii="TH SarabunPSK" w:hAnsi="TH SarabunPSK" w:cs="TH SarabunPSK" w:hint="cs"/>
          <w:cs/>
          <w:lang w:bidi="th-TH"/>
        </w:rPr>
        <w:t>81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="00BE4F3A">
        <w:rPr>
          <w:rFonts w:ascii="TH SarabunPSK" w:hAnsi="TH SarabunPSK" w:cs="TH SarabunPSK" w:hint="cs"/>
          <w:cs/>
          <w:lang w:bidi="th-TH"/>
        </w:rPr>
        <w:t>82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Pr="009F59E1">
        <w:rPr>
          <w:rFonts w:ascii="TH SarabunPSK" w:hAnsi="TH SarabunPSK" w:cs="TH SarabunPSK" w:hint="cs"/>
          <w:cs/>
          <w:lang w:bidi="th-TH"/>
        </w:rPr>
        <w:t>8</w:t>
      </w:r>
      <w:r w:rsidR="00BE4F3A">
        <w:rPr>
          <w:rFonts w:ascii="TH SarabunPSK" w:hAnsi="TH SarabunPSK" w:cs="TH SarabunPSK" w:hint="cs"/>
          <w:cs/>
          <w:lang w:bidi="th-TH"/>
        </w:rPr>
        <w:t>3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BE4F3A">
        <w:rPr>
          <w:rFonts w:ascii="TH SarabunPSK" w:hAnsi="TH SarabunPSK" w:cs="TH SarabunPSK" w:hint="cs"/>
          <w:cs/>
          <w:lang w:bidi="th-TH"/>
        </w:rPr>
        <w:t xml:space="preserve">192 และ 193 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</w:rPr>
        <w:t>IVEc</w:t>
      </w:r>
      <w:r w:rsidR="00BE4F3A">
        <w:rPr>
          <w:rFonts w:ascii="TH SarabunPSK" w:hAnsi="TH SarabunPSK" w:cs="TH SarabunPSK" w:hint="cs"/>
          <w:cs/>
          <w:lang w:bidi="th-TH"/>
        </w:rPr>
        <w:t>82</w:t>
      </w:r>
      <w:r w:rsidRPr="009F59E1">
        <w:rPr>
          <w:rFonts w:ascii="TH SarabunPSK" w:hAnsi="TH SarabunPSK" w:cs="TH SarabunPSK" w:hint="cs"/>
          <w:cs/>
          <w:lang w:bidi="th-TH"/>
        </w:rPr>
        <w:t>.1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BE4F3A">
        <w:rPr>
          <w:rFonts w:ascii="TH SarabunPSK" w:hAnsi="TH SarabunPSK" w:cs="TH SarabunPSK" w:hint="cs"/>
          <w:cs/>
          <w:lang w:bidi="th-TH"/>
        </w:rPr>
        <w:t>199</w:t>
      </w:r>
      <w:r w:rsidRPr="009F59E1">
        <w:rPr>
          <w:rFonts w:ascii="TH SarabunPSK" w:hAnsi="TH SarabunPSK" w:cs="TH SarabunPSK" w:hint="cs"/>
          <w:cs/>
        </w:rPr>
        <w:t xml:space="preserve"> และ </w:t>
      </w:r>
      <w:r w:rsidRPr="009F59E1">
        <w:rPr>
          <w:rFonts w:ascii="TH SarabunPSK" w:hAnsi="TH SarabunPSK" w:cs="TH SarabunPSK" w:hint="cs"/>
        </w:rPr>
        <w:t>IVEc</w:t>
      </w:r>
      <w:r w:rsidR="00304222">
        <w:rPr>
          <w:rFonts w:ascii="TH SarabunPSK" w:hAnsi="TH SarabunPSK" w:cs="TH SarabunPSK" w:hint="cs"/>
          <w:cs/>
          <w:lang w:bidi="th-TH"/>
        </w:rPr>
        <w:t>82</w:t>
      </w:r>
      <w:r w:rsidRPr="009F59E1">
        <w:rPr>
          <w:rFonts w:ascii="TH SarabunPSK" w:hAnsi="TH SarabunPSK" w:cs="TH SarabunPSK" w:hint="cs"/>
        </w:rPr>
        <w:t>.</w:t>
      </w:r>
      <w:r w:rsidRPr="009F59E1">
        <w:rPr>
          <w:rFonts w:ascii="TH SarabunPSK" w:hAnsi="TH SarabunPSK" w:cs="TH SarabunPSK" w:hint="cs"/>
          <w:cs/>
        </w:rPr>
        <w:t xml:space="preserve">2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Pr="009F59E1">
        <w:rPr>
          <w:rFonts w:ascii="TH SarabunPSK" w:hAnsi="TH SarabunPSK" w:cs="TH SarabunPSK" w:hint="cs"/>
          <w:cs/>
          <w:lang w:bidi="th-TH"/>
        </w:rPr>
        <w:t>2</w:t>
      </w:r>
      <w:r w:rsidR="00304222">
        <w:rPr>
          <w:rFonts w:ascii="TH SarabunPSK" w:hAnsi="TH SarabunPSK" w:cs="TH SarabunPSK" w:hint="cs"/>
          <w:cs/>
          <w:lang w:bidi="th-TH"/>
        </w:rPr>
        <w:t>00</w:t>
      </w:r>
    </w:p>
    <w:p w14:paraId="0C56F1F6" w14:textId="7E8D106D" w:rsidR="00677CE9" w:rsidRPr="009F59E1" w:rsidRDefault="00677CE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4295691D" w14:textId="42AAD30B" w:rsidR="00677CE9" w:rsidRPr="009F59E1" w:rsidRDefault="00677CE9" w:rsidP="00677CE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="00FE6B3A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ใบเพ็ดดีกรี (</w:t>
      </w:r>
      <w:r w:rsidRPr="009F59E1">
        <w:rPr>
          <w:rFonts w:ascii="TH SarabunPSK" w:hAnsi="TH SarabunPSK" w:cs="TH SarabunPSK" w:hint="cs"/>
          <w:b/>
          <w:bCs/>
          <w:lang w:bidi="th-TH"/>
        </w:rPr>
        <w:t>Certified Pedigree) : Image</w:t>
      </w:r>
    </w:p>
    <w:p w14:paraId="42E4A0D8" w14:textId="77777777" w:rsidR="00677CE9" w:rsidRPr="009F59E1" w:rsidRDefault="00677CE9" w:rsidP="00677CE9">
      <w:pPr>
        <w:ind w:firstLine="720"/>
        <w:rPr>
          <w:ins w:id="1832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183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</w:t>
        </w:r>
      </w:ins>
      <w:r w:rsidRPr="009F59E1">
        <w:rPr>
          <w:rFonts w:ascii="TH SarabunPSK" w:hAnsi="TH SarabunPSK" w:cs="TH SarabunPSK" w:hint="cs"/>
          <w:b/>
          <w:bCs/>
          <w:cs/>
        </w:rPr>
        <w:t xml:space="preserve">ของใบเพ็ดดีกรี </w:t>
      </w:r>
      <w:ins w:id="183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มีคุณลักษณะดังนี้</w:t>
        </w:r>
      </w:ins>
    </w:p>
    <w:p w14:paraId="57FB4919" w14:textId="77777777" w:rsidR="00677CE9" w:rsidRPr="009F59E1" w:rsidRDefault="00677CE9" w:rsidP="00677CE9">
      <w:pPr>
        <w:ind w:left="1800"/>
        <w:rPr>
          <w:rFonts w:ascii="TH SarabunPSK" w:hAnsi="TH SarabunPSK" w:cs="TH SarabunPSK"/>
          <w:cs/>
        </w:rPr>
      </w:pPr>
      <w:bookmarkStart w:id="1835" w:name="_Hlk97819577"/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</w:rPr>
        <w:tab/>
        <w:t xml:space="preserve">ต้องเป็นสกุล </w:t>
      </w:r>
      <w:r w:rsidRPr="009F59E1">
        <w:rPr>
          <w:rFonts w:ascii="TH SarabunPSK" w:hAnsi="TH SarabunPSK" w:cs="TH SarabunPSK" w:hint="cs"/>
        </w:rPr>
        <w:t xml:space="preserve">.pdf </w:t>
      </w:r>
      <w:r w:rsidRPr="009F59E1">
        <w:rPr>
          <w:rFonts w:ascii="TH SarabunPSK" w:hAnsi="TH SarabunPSK" w:cs="TH SarabunPSK" w:hint="cs"/>
          <w:cs/>
        </w:rPr>
        <w:t>.</w:t>
      </w:r>
      <w:r w:rsidRPr="009F59E1">
        <w:rPr>
          <w:rFonts w:ascii="TH SarabunPSK" w:hAnsi="TH SarabunPSK" w:cs="TH SarabunPSK" w:hint="cs"/>
        </w:rPr>
        <w:t>jpg .jpeg .png .tif .webp .HEIC</w:t>
      </w:r>
      <w:r w:rsidRPr="009F59E1">
        <w:rPr>
          <w:rFonts w:ascii="TH SarabunPSK" w:hAnsi="TH SarabunPSK" w:cs="TH SarabunPSK" w:hint="cs"/>
          <w:cs/>
        </w:rPr>
        <w:t xml:space="preserve"> .</w:t>
      </w:r>
      <w:r w:rsidRPr="009F59E1">
        <w:rPr>
          <w:rFonts w:ascii="TH SarabunPSK" w:hAnsi="TH SarabunPSK" w:cs="TH SarabunPSK" w:hint="cs"/>
        </w:rPr>
        <w:t>HEIF</w:t>
      </w:r>
      <w:r w:rsidRPr="009F59E1">
        <w:rPr>
          <w:rFonts w:ascii="TH SarabunPSK" w:hAnsi="TH SarabunPSK" w:cs="TH SarabunPSK" w:hint="cs"/>
          <w:cs/>
        </w:rPr>
        <w:t xml:space="preserve"> เท่านั้น</w:t>
      </w:r>
    </w:p>
    <w:p w14:paraId="5E301A9F" w14:textId="77777777" w:rsidR="00677CE9" w:rsidRPr="009F59E1" w:rsidRDefault="00677CE9" w:rsidP="00677CE9">
      <w:pPr>
        <w:ind w:left="1800"/>
        <w:rPr>
          <w:rFonts w:ascii="TH SarabunPSK" w:hAnsi="TH SarabunPSK" w:cs="TH SarabunPSK"/>
          <w:cs/>
        </w:rPr>
      </w:pPr>
      <w:r w:rsidRPr="009F59E1">
        <w:rPr>
          <w:rFonts w:ascii="TH SarabunPSK" w:hAnsi="TH SarabunPSK" w:cs="TH SarabunPSK" w:hint="cs"/>
          <w:cs/>
        </w:rPr>
        <w:t>2.</w:t>
      </w:r>
      <w:r w:rsidRPr="009F59E1">
        <w:rPr>
          <w:rFonts w:ascii="TH SarabunPSK" w:hAnsi="TH SarabunPSK" w:cs="TH SarabunPSK" w:hint="cs"/>
          <w:cs/>
        </w:rPr>
        <w:tab/>
        <w:t>ต้องไม่เป็นค่าว่าง</w:t>
      </w:r>
    </w:p>
    <w:bookmarkEnd w:id="1835"/>
    <w:p w14:paraId="5D26B6E6" w14:textId="77777777" w:rsidR="00677CE9" w:rsidRPr="009F59E1" w:rsidRDefault="00677CE9" w:rsidP="00FE6B3A">
      <w:pPr>
        <w:ind w:firstLine="720"/>
        <w:rPr>
          <w:rFonts w:ascii="TH SarabunPSK" w:hAnsi="TH SarabunPSK" w:cs="TH SarabunPSK"/>
          <w:b/>
          <w:bCs/>
        </w:rPr>
      </w:pPr>
      <w:ins w:id="183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bookmarkStart w:id="1837" w:name="_Hlk97819654"/>
      <w:r w:rsidRPr="009F59E1">
        <w:rPr>
          <w:rFonts w:ascii="TH SarabunPSK" w:hAnsi="TH SarabunPSK" w:cs="TH SarabunPSK" w:hint="cs"/>
          <w:b/>
          <w:bCs/>
          <w:cs/>
        </w:rPr>
        <w:t xml:space="preserve">ใบเพ็ดดีกรี </w:t>
      </w:r>
    </w:p>
    <w:p w14:paraId="31438174" w14:textId="68BE38A9" w:rsidR="00677CE9" w:rsidRPr="009F59E1" w:rsidRDefault="00677CE9" w:rsidP="00677CE9">
      <w:pPr>
        <w:pStyle w:val="ListParagraph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ในกรณีที่ไม่แนบไฟล์ ระบบจะแสดงข้อความ “กรุณาแนบใบเพ็ดดีกรี (</w:t>
      </w:r>
      <w:r w:rsidRPr="009F59E1">
        <w:rPr>
          <w:rFonts w:ascii="TH SarabunPSK" w:hAnsi="TH SarabunPSK" w:cs="TH SarabunPSK" w:hint="cs"/>
        </w:rPr>
        <w:t>Certified Pedigree)</w:t>
      </w:r>
      <w:r w:rsidRPr="009F59E1">
        <w:rPr>
          <w:rFonts w:ascii="TH SarabunPSK" w:hAnsi="TH SarabunPSK" w:cs="TH SarabunPSK" w:hint="cs"/>
          <w:cs/>
        </w:rPr>
        <w:t xml:space="preserve">”  </w:t>
      </w:r>
    </w:p>
    <w:p w14:paraId="05CA0833" w14:textId="77777777" w:rsidR="00677CE9" w:rsidRPr="009F59E1" w:rsidRDefault="00677CE9" w:rsidP="00677CE9">
      <w:pPr>
        <w:numPr>
          <w:ilvl w:val="0"/>
          <w:numId w:val="10"/>
        </w:numPr>
        <w:spacing w:after="160" w:line="259" w:lineRule="auto"/>
        <w:rPr>
          <w:ins w:id="1838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ในกรณีที่แนบไฟล์ไม่ตรงตามรูปแบบ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กรุณาแนบใบเพ็ดดีกรี (</w:t>
      </w:r>
      <w:r w:rsidRPr="009F59E1">
        <w:rPr>
          <w:rFonts w:ascii="TH SarabunPSK" w:hAnsi="TH SarabunPSK" w:cs="TH SarabunPSK" w:hint="cs"/>
        </w:rPr>
        <w:t>Certified Pedigree)</w:t>
      </w:r>
      <w:r w:rsidRPr="009F59E1">
        <w:rPr>
          <w:rFonts w:ascii="TH SarabunPSK" w:hAnsi="TH SarabunPSK" w:cs="TH SarabunPSK" w:hint="cs"/>
          <w:cs/>
        </w:rPr>
        <w:t xml:space="preserve"> ให้ถูกต้อง</w:t>
      </w:r>
      <w:r w:rsidRPr="009F59E1">
        <w:rPr>
          <w:rFonts w:ascii="TH SarabunPSK" w:hAnsi="TH SarabunPSK" w:cs="TH SarabunPSK" w:hint="cs"/>
        </w:rPr>
        <w:t>”</w:t>
      </w:r>
    </w:p>
    <w:bookmarkEnd w:id="1837"/>
    <w:p w14:paraId="39D3F652" w14:textId="77777777" w:rsidR="00677CE9" w:rsidRPr="009F59E1" w:rsidRDefault="00677CE9" w:rsidP="00677CE9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139D67C8" w14:textId="77777777" w:rsidR="00677CE9" w:rsidRPr="009F59E1" w:rsidRDefault="00677CE9" w:rsidP="00677CE9">
      <w:pPr>
        <w:ind w:left="720" w:firstLine="360"/>
        <w:rPr>
          <w:rFonts w:ascii="TH SarabunPSK" w:hAnsi="TH SarabunPSK" w:cs="TH SarabunPSK"/>
          <w:lang w:bidi="th-TH"/>
        </w:rPr>
      </w:pPr>
    </w:p>
    <w:p w14:paraId="18A31BC8" w14:textId="7A24FA07" w:rsidR="00677CE9" w:rsidRPr="009F59E1" w:rsidRDefault="00677CE9" w:rsidP="00677CE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FE6B3A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FE6B3A" w:rsidRPr="009F59E1">
        <w:rPr>
          <w:rFonts w:ascii="TH SarabunPSK" w:hAnsi="TH SarabunPSK" w:cs="TH SarabunPSK" w:hint="cs"/>
          <w:b/>
          <w:bCs/>
          <w:cs/>
          <w:lang w:bidi="th-TH"/>
        </w:rPr>
        <w:t>ใบเพ็ดดีกรี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33"/>
        <w:gridCol w:w="3320"/>
        <w:gridCol w:w="2989"/>
      </w:tblGrid>
      <w:tr w:rsidR="00FE6B3A" w:rsidRPr="009F59E1" w14:paraId="75BAB1F1" w14:textId="77777777" w:rsidTr="00FE6B3A">
        <w:trPr>
          <w:ins w:id="1839" w:author="วันวิสา ประดิษฐอุกฤษฎ์" w:date="2021-10-11T19:31:00Z"/>
        </w:trPr>
        <w:tc>
          <w:tcPr>
            <w:tcW w:w="1586" w:type="pct"/>
            <w:shd w:val="clear" w:color="auto" w:fill="D0CECE" w:themeFill="background2" w:themeFillShade="E6"/>
            <w:vAlign w:val="center"/>
          </w:tcPr>
          <w:p w14:paraId="2CE65271" w14:textId="77777777" w:rsidR="00FE6B3A" w:rsidRPr="009F59E1" w:rsidRDefault="00FE6B3A" w:rsidP="00FE6B3A">
            <w:pPr>
              <w:spacing w:after="160" w:line="259" w:lineRule="auto"/>
              <w:rPr>
                <w:ins w:id="184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bookmarkStart w:id="1841" w:name="_Hlk97819815"/>
            <w:ins w:id="18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796" w:type="pct"/>
            <w:shd w:val="clear" w:color="auto" w:fill="D0CECE" w:themeFill="background2" w:themeFillShade="E6"/>
            <w:vAlign w:val="center"/>
          </w:tcPr>
          <w:p w14:paraId="599E0BAC" w14:textId="0F97DE16" w:rsidR="00FE6B3A" w:rsidRPr="009F59E1" w:rsidRDefault="00FE6B3A" w:rsidP="00FE6B3A">
            <w:pPr>
              <w:spacing w:after="160" w:line="259" w:lineRule="auto"/>
              <w:rPr>
                <w:ins w:id="184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ins w:id="184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617" w:type="pct"/>
            <w:shd w:val="clear" w:color="auto" w:fill="D0CECE" w:themeFill="background2" w:themeFillShade="E6"/>
            <w:vAlign w:val="center"/>
          </w:tcPr>
          <w:p w14:paraId="1F32AA44" w14:textId="77777777" w:rsidR="00FE6B3A" w:rsidRPr="009F59E1" w:rsidRDefault="00FE6B3A" w:rsidP="00FE6B3A">
            <w:pPr>
              <w:spacing w:after="160" w:line="259" w:lineRule="auto"/>
              <w:rPr>
                <w:ins w:id="184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 xml:space="preserve">Invalid Partitions </w:t>
              </w:r>
            </w:ins>
          </w:p>
        </w:tc>
      </w:tr>
      <w:tr w:rsidR="00FE6B3A" w:rsidRPr="009F59E1" w14:paraId="023CFB14" w14:textId="77777777" w:rsidTr="00FE6B3A">
        <w:trPr>
          <w:ins w:id="1848" w:author="วันวิสา ประดิษฐอุกฤษฎ์" w:date="2021-10-11T19:31:00Z"/>
        </w:trPr>
        <w:tc>
          <w:tcPr>
            <w:tcW w:w="1586" w:type="pct"/>
            <w:vAlign w:val="center"/>
          </w:tcPr>
          <w:p w14:paraId="16495015" w14:textId="77777777" w:rsidR="00FE6B3A" w:rsidRPr="009F59E1" w:rsidRDefault="00FE6B3A" w:rsidP="00FE6B3A">
            <w:pPr>
              <w:spacing w:after="160" w:line="259" w:lineRule="auto"/>
              <w:rPr>
                <w:ins w:id="184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ตัวเลือก</w:t>
            </w:r>
          </w:p>
        </w:tc>
        <w:tc>
          <w:tcPr>
            <w:tcW w:w="1796" w:type="pct"/>
            <w:vAlign w:val="center"/>
          </w:tcPr>
          <w:p w14:paraId="1591EDE7" w14:textId="24F9DA1B" w:rsidR="00FE6B3A" w:rsidRPr="009F59E1" w:rsidRDefault="00FE6B3A" w:rsidP="00FE6B3A">
            <w:pPr>
              <w:spacing w:after="160" w:line="259" w:lineRule="auto"/>
              <w:rPr>
                <w:ins w:id="185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18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304222">
              <w:rPr>
                <w:rFonts w:ascii="TH SarabunPSK" w:hAnsi="TH SarabunPSK" w:cs="TH SarabunPSK" w:hint="cs"/>
                <w:cs/>
                <w:lang w:bidi="th-TH"/>
              </w:rPr>
              <w:t>84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617" w:type="pct"/>
            <w:vAlign w:val="center"/>
          </w:tcPr>
          <w:p w14:paraId="1A607A35" w14:textId="13AD6C47" w:rsidR="00FE6B3A" w:rsidRPr="009F59E1" w:rsidRDefault="00FE6B3A" w:rsidP="00FE6B3A">
            <w:pPr>
              <w:spacing w:after="160" w:line="259" w:lineRule="auto"/>
              <w:rPr>
                <w:ins w:id="185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304222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ไม่เป็นสกุล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</w:p>
        </w:tc>
      </w:tr>
      <w:tr w:rsidR="00FE6B3A" w:rsidRPr="009F59E1" w14:paraId="3C223E11" w14:textId="77777777" w:rsidTr="00FE6B3A">
        <w:tc>
          <w:tcPr>
            <w:tcW w:w="1586" w:type="pct"/>
            <w:vAlign w:val="center"/>
          </w:tcPr>
          <w:p w14:paraId="7878EE1A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796" w:type="pct"/>
            <w:vAlign w:val="center"/>
          </w:tcPr>
          <w:p w14:paraId="5253525C" w14:textId="794A90C5" w:rsidR="00FE6B3A" w:rsidRPr="009F59E1" w:rsidRDefault="00FE6B3A" w:rsidP="00FE6B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304222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  <w:tc>
          <w:tcPr>
            <w:tcW w:w="1617" w:type="pct"/>
            <w:vAlign w:val="center"/>
          </w:tcPr>
          <w:p w14:paraId="618B6804" w14:textId="005B4225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304222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9F59E1">
              <w:rPr>
                <w:rFonts w:ascii="TH SarabunPSK" w:hAnsi="TH SarabunPSK" w:cs="TH SarabunPSK" w:hint="cs"/>
              </w:rPr>
              <w:t xml:space="preserve">.1-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</w:tr>
    </w:tbl>
    <w:bookmarkEnd w:id="1841"/>
    <w:p w14:paraId="164ADC51" w14:textId="1E36D572" w:rsidR="00677CE9" w:rsidRPr="009F59E1" w:rsidRDefault="00677CE9" w:rsidP="00FE6B3A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FE6B3A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FE6B3A" w:rsidRPr="009F59E1">
        <w:rPr>
          <w:rFonts w:ascii="TH SarabunPSK" w:hAnsi="TH SarabunPSK" w:cs="TH SarabunPSK" w:hint="cs"/>
          <w:b/>
          <w:bCs/>
          <w:cs/>
          <w:lang w:bidi="th-TH"/>
        </w:rPr>
        <w:t>ใบเพ็ดดีกรี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FE6B3A" w:rsidRPr="009F59E1" w14:paraId="46434D3D" w14:textId="77777777" w:rsidTr="00B07474">
        <w:trPr>
          <w:jc w:val="center"/>
          <w:ins w:id="1853" w:author="วันวิสา ประดิษฐอุกฤษฎ์" w:date="2021-10-11T19:31:00Z"/>
        </w:trPr>
        <w:tc>
          <w:tcPr>
            <w:tcW w:w="403" w:type="pct"/>
            <w:shd w:val="clear" w:color="auto" w:fill="D0CECE" w:themeFill="background2" w:themeFillShade="E6"/>
            <w:vAlign w:val="center"/>
          </w:tcPr>
          <w:p w14:paraId="0BAC3365" w14:textId="77777777" w:rsidR="00FE6B3A" w:rsidRPr="009F59E1" w:rsidRDefault="00FE6B3A" w:rsidP="00FE6B3A">
            <w:pPr>
              <w:spacing w:after="160" w:line="259" w:lineRule="auto"/>
              <w:rPr>
                <w:ins w:id="185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bookmarkStart w:id="1855" w:name="_Hlk97819848"/>
            <w:ins w:id="185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  <w:vAlign w:val="center"/>
          </w:tcPr>
          <w:p w14:paraId="683C4E41" w14:textId="77777777" w:rsidR="00FE6B3A" w:rsidRPr="009F59E1" w:rsidRDefault="00FE6B3A" w:rsidP="00FE6B3A">
            <w:pPr>
              <w:spacing w:after="160" w:line="259" w:lineRule="auto"/>
              <w:rPr>
                <w:ins w:id="185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  <w:vAlign w:val="center"/>
          </w:tcPr>
          <w:p w14:paraId="6C930607" w14:textId="77777777" w:rsidR="00FE6B3A" w:rsidRPr="009F59E1" w:rsidRDefault="00FE6B3A" w:rsidP="00FE6B3A">
            <w:pPr>
              <w:spacing w:after="160" w:line="259" w:lineRule="auto"/>
              <w:rPr>
                <w:ins w:id="185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  <w:vAlign w:val="center"/>
          </w:tcPr>
          <w:p w14:paraId="5F5B2264" w14:textId="77777777" w:rsidR="00FE6B3A" w:rsidRPr="009F59E1" w:rsidRDefault="00FE6B3A" w:rsidP="00FE6B3A">
            <w:pPr>
              <w:spacing w:after="160" w:line="259" w:lineRule="auto"/>
              <w:rPr>
                <w:ins w:id="186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6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FE6B3A" w:rsidRPr="009F59E1" w14:paraId="24268884" w14:textId="77777777" w:rsidTr="00B07474">
        <w:trPr>
          <w:jc w:val="center"/>
          <w:ins w:id="1863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1EF7011E" w14:textId="38B74031" w:rsidR="00FE6B3A" w:rsidRPr="009F59E1" w:rsidRDefault="00304222" w:rsidP="00FE6B3A">
            <w:pPr>
              <w:spacing w:after="160" w:line="259" w:lineRule="auto"/>
              <w:rPr>
                <w:ins w:id="1864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202</w:t>
            </w:r>
          </w:p>
        </w:tc>
        <w:tc>
          <w:tcPr>
            <w:tcW w:w="1531" w:type="pct"/>
            <w:vAlign w:val="center"/>
          </w:tcPr>
          <w:p w14:paraId="04F29B37" w14:textId="6A92DBE4" w:rsidR="00FE6B3A" w:rsidRPr="009F59E1" w:rsidRDefault="00304222" w:rsidP="00FE6B3A">
            <w:pPr>
              <w:spacing w:after="160" w:line="259" w:lineRule="auto"/>
              <w:rPr>
                <w:ins w:id="1865" w:author="วันวิสา ประดิษฐอุกฤษฎ์" w:date="2021-10-11T19:31:00Z"/>
                <w:rFonts w:ascii="TH SarabunPSK" w:hAnsi="TH SarabunPSK" w:cs="TH SarabunPSK"/>
              </w:rPr>
            </w:pPr>
            <w:ins w:id="18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84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6A39531C" w14:textId="77777777" w:rsidR="00FE6B3A" w:rsidRPr="009F59E1" w:rsidRDefault="00FE6B3A" w:rsidP="00FE6B3A">
            <w:pPr>
              <w:rPr>
                <w:ins w:id="186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Pedigree1.jpeg</w:t>
            </w:r>
          </w:p>
        </w:tc>
        <w:tc>
          <w:tcPr>
            <w:tcW w:w="1148" w:type="pct"/>
            <w:vAlign w:val="center"/>
          </w:tcPr>
          <w:p w14:paraId="343659FA" w14:textId="77777777" w:rsidR="00FE6B3A" w:rsidRPr="009F59E1" w:rsidRDefault="00FE6B3A" w:rsidP="00FE6B3A">
            <w:pPr>
              <w:spacing w:after="160" w:line="259" w:lineRule="auto"/>
              <w:rPr>
                <w:ins w:id="186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FE6B3A" w:rsidRPr="009F59E1" w14:paraId="3545C3DB" w14:textId="77777777" w:rsidTr="00B07474">
        <w:trPr>
          <w:jc w:val="center"/>
        </w:trPr>
        <w:tc>
          <w:tcPr>
            <w:tcW w:w="403" w:type="pct"/>
            <w:vAlign w:val="center"/>
          </w:tcPr>
          <w:p w14:paraId="754FE85F" w14:textId="509C1E3D" w:rsidR="00FE6B3A" w:rsidRPr="009F59E1" w:rsidRDefault="00304222" w:rsidP="00FE6B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203</w:t>
            </w:r>
          </w:p>
        </w:tc>
        <w:tc>
          <w:tcPr>
            <w:tcW w:w="1531" w:type="pct"/>
            <w:vAlign w:val="center"/>
          </w:tcPr>
          <w:p w14:paraId="15927C1A" w14:textId="796FF7FF" w:rsidR="00FE6B3A" w:rsidRPr="009F59E1" w:rsidRDefault="00304222" w:rsidP="00FE6B3A">
            <w:pPr>
              <w:rPr>
                <w:rFonts w:ascii="TH SarabunPSK" w:hAnsi="TH SarabunPSK" w:cs="TH SarabunPSK"/>
              </w:rPr>
            </w:pPr>
            <w:ins w:id="186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84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2FAFA107" w14:textId="77777777" w:rsidR="00FE6B3A" w:rsidRPr="009F59E1" w:rsidRDefault="00FE6B3A" w:rsidP="00FE6B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Pedigree1.jpg</w:t>
            </w:r>
          </w:p>
        </w:tc>
        <w:tc>
          <w:tcPr>
            <w:tcW w:w="1148" w:type="pct"/>
            <w:vAlign w:val="center"/>
          </w:tcPr>
          <w:p w14:paraId="7FC14A21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FE6B3A" w:rsidRPr="009F59E1" w14:paraId="00AF4023" w14:textId="77777777" w:rsidTr="00B07474">
        <w:trPr>
          <w:jc w:val="center"/>
          <w:ins w:id="1870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507789BD" w14:textId="61FBE823" w:rsidR="00FE6B3A" w:rsidRPr="009F59E1" w:rsidRDefault="00304222" w:rsidP="00FE6B3A">
            <w:pPr>
              <w:spacing w:after="160" w:line="259" w:lineRule="auto"/>
              <w:rPr>
                <w:ins w:id="187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204</w:t>
            </w:r>
          </w:p>
        </w:tc>
        <w:tc>
          <w:tcPr>
            <w:tcW w:w="1531" w:type="pct"/>
            <w:vAlign w:val="center"/>
          </w:tcPr>
          <w:p w14:paraId="14EC080E" w14:textId="6309ABAD" w:rsidR="00FE6B3A" w:rsidRPr="009F59E1" w:rsidRDefault="00304222" w:rsidP="00FE6B3A">
            <w:pPr>
              <w:spacing w:after="160" w:line="259" w:lineRule="auto"/>
              <w:rPr>
                <w:ins w:id="1872" w:author="วันวิสา ประดิษฐอุกฤษฎ์" w:date="2021-10-11T19:31:00Z"/>
                <w:rFonts w:ascii="TH SarabunPSK" w:hAnsi="TH SarabunPSK" w:cs="TH SarabunPSK"/>
              </w:rPr>
            </w:pPr>
            <w:ins w:id="18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84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3DFDC63F" w14:textId="77777777" w:rsidR="00FE6B3A" w:rsidRPr="009F59E1" w:rsidRDefault="00FE6B3A" w:rsidP="00FE6B3A">
            <w:pPr>
              <w:spacing w:after="160" w:line="259" w:lineRule="auto"/>
              <w:rPr>
                <w:ins w:id="1874" w:author="วันวิสา ประดิษฐอุกฤษฎ์" w:date="2021-10-11T19:31:00Z"/>
                <w:rFonts w:ascii="TH SarabunPSK" w:eastAsia="Yu Gothic UI Light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Pedigree1.pdf</w:t>
            </w:r>
          </w:p>
        </w:tc>
        <w:tc>
          <w:tcPr>
            <w:tcW w:w="1148" w:type="pct"/>
            <w:vAlign w:val="center"/>
          </w:tcPr>
          <w:p w14:paraId="4BAB2B77" w14:textId="77777777" w:rsidR="00FE6B3A" w:rsidRPr="009F59E1" w:rsidRDefault="00FE6B3A" w:rsidP="00FE6B3A">
            <w:pPr>
              <w:spacing w:after="160" w:line="259" w:lineRule="auto"/>
              <w:rPr>
                <w:ins w:id="187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FE6B3A" w:rsidRPr="009F59E1" w14:paraId="2D012058" w14:textId="77777777" w:rsidTr="00B07474">
        <w:trPr>
          <w:jc w:val="center"/>
        </w:trPr>
        <w:tc>
          <w:tcPr>
            <w:tcW w:w="403" w:type="pct"/>
            <w:vAlign w:val="center"/>
          </w:tcPr>
          <w:p w14:paraId="5E3C3244" w14:textId="1ADB91AB" w:rsidR="00FE6B3A" w:rsidRPr="009F59E1" w:rsidRDefault="00304222" w:rsidP="00FE6B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205</w:t>
            </w:r>
          </w:p>
        </w:tc>
        <w:tc>
          <w:tcPr>
            <w:tcW w:w="1531" w:type="pct"/>
            <w:vAlign w:val="center"/>
          </w:tcPr>
          <w:p w14:paraId="46613358" w14:textId="34800239" w:rsidR="00FE6B3A" w:rsidRPr="009F59E1" w:rsidRDefault="00304222" w:rsidP="00FE6B3A">
            <w:pPr>
              <w:rPr>
                <w:rFonts w:ascii="TH SarabunPSK" w:hAnsi="TH SarabunPSK" w:cs="TH SarabunPSK"/>
              </w:rPr>
            </w:pPr>
            <w:ins w:id="18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84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19FB97B4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Pedigree1.png</w:t>
            </w:r>
          </w:p>
        </w:tc>
        <w:tc>
          <w:tcPr>
            <w:tcW w:w="1148" w:type="pct"/>
            <w:vAlign w:val="center"/>
          </w:tcPr>
          <w:p w14:paraId="63F79AF9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FE6B3A" w:rsidRPr="009F59E1" w14:paraId="25651450" w14:textId="77777777" w:rsidTr="00B07474">
        <w:trPr>
          <w:jc w:val="center"/>
        </w:trPr>
        <w:tc>
          <w:tcPr>
            <w:tcW w:w="403" w:type="pct"/>
            <w:vAlign w:val="center"/>
          </w:tcPr>
          <w:p w14:paraId="1F429A4D" w14:textId="0C4C9973" w:rsidR="00FE6B3A" w:rsidRPr="009F59E1" w:rsidRDefault="00304222" w:rsidP="00FE6B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206</w:t>
            </w:r>
          </w:p>
        </w:tc>
        <w:tc>
          <w:tcPr>
            <w:tcW w:w="1531" w:type="pct"/>
            <w:vAlign w:val="center"/>
          </w:tcPr>
          <w:p w14:paraId="592636A4" w14:textId="54CF28A5" w:rsidR="00FE6B3A" w:rsidRPr="009F59E1" w:rsidRDefault="00304222" w:rsidP="00FE6B3A">
            <w:pPr>
              <w:rPr>
                <w:rFonts w:ascii="TH SarabunPSK" w:hAnsi="TH SarabunPSK" w:cs="TH SarabunPSK"/>
              </w:rPr>
            </w:pPr>
            <w:ins w:id="18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84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2A0B1409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Pedigree1.tif</w:t>
            </w:r>
          </w:p>
        </w:tc>
        <w:tc>
          <w:tcPr>
            <w:tcW w:w="1148" w:type="pct"/>
            <w:vAlign w:val="center"/>
          </w:tcPr>
          <w:p w14:paraId="060C6AAD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FE6B3A" w:rsidRPr="009F59E1" w14:paraId="45E8D057" w14:textId="77777777" w:rsidTr="00B07474">
        <w:trPr>
          <w:jc w:val="center"/>
        </w:trPr>
        <w:tc>
          <w:tcPr>
            <w:tcW w:w="403" w:type="pct"/>
            <w:vAlign w:val="center"/>
          </w:tcPr>
          <w:p w14:paraId="31C91402" w14:textId="38774890" w:rsidR="00FE6B3A" w:rsidRPr="009F59E1" w:rsidRDefault="00304222" w:rsidP="00FE6B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207</w:t>
            </w:r>
          </w:p>
        </w:tc>
        <w:tc>
          <w:tcPr>
            <w:tcW w:w="1531" w:type="pct"/>
            <w:vAlign w:val="center"/>
          </w:tcPr>
          <w:p w14:paraId="0A116D7E" w14:textId="6CDFA1A9" w:rsidR="00FE6B3A" w:rsidRPr="009F59E1" w:rsidRDefault="00304222" w:rsidP="00FE6B3A">
            <w:pPr>
              <w:rPr>
                <w:rFonts w:ascii="TH SarabunPSK" w:hAnsi="TH SarabunPSK" w:cs="TH SarabunPSK"/>
              </w:rPr>
            </w:pPr>
            <w:ins w:id="18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84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59A2294D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Pedigree1.webp</w:t>
            </w:r>
          </w:p>
        </w:tc>
        <w:tc>
          <w:tcPr>
            <w:tcW w:w="1148" w:type="pct"/>
            <w:vAlign w:val="center"/>
          </w:tcPr>
          <w:p w14:paraId="3D176775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FE6B3A" w:rsidRPr="009F59E1" w14:paraId="467923CE" w14:textId="77777777" w:rsidTr="00B07474">
        <w:trPr>
          <w:jc w:val="center"/>
        </w:trPr>
        <w:tc>
          <w:tcPr>
            <w:tcW w:w="403" w:type="pct"/>
            <w:vAlign w:val="center"/>
          </w:tcPr>
          <w:p w14:paraId="0F8D7579" w14:textId="16AC1D28" w:rsidR="00FE6B3A" w:rsidRPr="009F59E1" w:rsidRDefault="00304222" w:rsidP="00FE6B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208</w:t>
            </w:r>
          </w:p>
        </w:tc>
        <w:tc>
          <w:tcPr>
            <w:tcW w:w="1531" w:type="pct"/>
            <w:vAlign w:val="center"/>
          </w:tcPr>
          <w:p w14:paraId="40E04A98" w14:textId="58FA5B9D" w:rsidR="00FE6B3A" w:rsidRPr="009F59E1" w:rsidRDefault="00304222" w:rsidP="00FE6B3A">
            <w:pPr>
              <w:rPr>
                <w:rFonts w:ascii="TH SarabunPSK" w:hAnsi="TH SarabunPSK" w:cs="TH SarabunPSK"/>
              </w:rPr>
            </w:pPr>
            <w:ins w:id="18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84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779A866D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Pedigree1.HEIC</w:t>
            </w:r>
          </w:p>
        </w:tc>
        <w:tc>
          <w:tcPr>
            <w:tcW w:w="1148" w:type="pct"/>
            <w:vAlign w:val="center"/>
          </w:tcPr>
          <w:p w14:paraId="7E24024C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FE6B3A" w:rsidRPr="009F59E1" w14:paraId="47570E74" w14:textId="77777777" w:rsidTr="00B07474">
        <w:trPr>
          <w:jc w:val="center"/>
        </w:trPr>
        <w:tc>
          <w:tcPr>
            <w:tcW w:w="403" w:type="pct"/>
            <w:vAlign w:val="center"/>
          </w:tcPr>
          <w:p w14:paraId="305F7BF7" w14:textId="3A27C1C5" w:rsidR="00FE6B3A" w:rsidRPr="009F59E1" w:rsidRDefault="00304222" w:rsidP="00FE6B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209</w:t>
            </w:r>
          </w:p>
        </w:tc>
        <w:tc>
          <w:tcPr>
            <w:tcW w:w="1531" w:type="pct"/>
            <w:vAlign w:val="center"/>
          </w:tcPr>
          <w:p w14:paraId="5A237C4F" w14:textId="73716109" w:rsidR="00FE6B3A" w:rsidRPr="009F59E1" w:rsidRDefault="00304222" w:rsidP="00FE6B3A">
            <w:pPr>
              <w:rPr>
                <w:rFonts w:ascii="TH SarabunPSK" w:hAnsi="TH SarabunPSK" w:cs="TH SarabunPSK"/>
              </w:rPr>
            </w:pPr>
            <w:ins w:id="18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84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1E64CAC7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Pedigree1.HEIF</w:t>
            </w:r>
          </w:p>
        </w:tc>
        <w:tc>
          <w:tcPr>
            <w:tcW w:w="1148" w:type="pct"/>
            <w:vAlign w:val="center"/>
          </w:tcPr>
          <w:p w14:paraId="1BC3F33C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FE6B3A" w:rsidRPr="009F59E1" w14:paraId="714AFC01" w14:textId="77777777" w:rsidTr="00B07474">
        <w:trPr>
          <w:jc w:val="center"/>
        </w:trPr>
        <w:tc>
          <w:tcPr>
            <w:tcW w:w="403" w:type="pct"/>
            <w:vAlign w:val="center"/>
          </w:tcPr>
          <w:p w14:paraId="71D240D1" w14:textId="62278D0A" w:rsidR="00FE6B3A" w:rsidRPr="009F59E1" w:rsidRDefault="00304222" w:rsidP="00FE6B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210</w:t>
            </w:r>
          </w:p>
        </w:tc>
        <w:tc>
          <w:tcPr>
            <w:tcW w:w="1531" w:type="pct"/>
            <w:vAlign w:val="center"/>
          </w:tcPr>
          <w:p w14:paraId="2A0D9979" w14:textId="48DCC9BD" w:rsidR="00FE6B3A" w:rsidRPr="009F59E1" w:rsidRDefault="00FE6B3A" w:rsidP="00FE6B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304222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ไม่เป็นสกุล .</w:t>
            </w:r>
            <w:r w:rsidRPr="009F59E1">
              <w:rPr>
                <w:rFonts w:ascii="TH SarabunPSK" w:hAnsi="TH SarabunPSK" w:cs="TH SarabunPSK" w:hint="cs"/>
              </w:rPr>
              <w:t>pdf .jpg .jpeg .png .tif .webp .HEIC .HEIF</w:t>
            </w:r>
          </w:p>
        </w:tc>
        <w:tc>
          <w:tcPr>
            <w:tcW w:w="1918" w:type="pct"/>
            <w:vAlign w:val="center"/>
          </w:tcPr>
          <w:p w14:paraId="66C5810F" w14:textId="77777777" w:rsidR="00FE6B3A" w:rsidRPr="009F59E1" w:rsidRDefault="00FE6B3A" w:rsidP="00FE6B3A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Pedigree1.mp4</w:t>
            </w:r>
          </w:p>
        </w:tc>
        <w:tc>
          <w:tcPr>
            <w:tcW w:w="1148" w:type="pct"/>
            <w:vAlign w:val="center"/>
          </w:tcPr>
          <w:p w14:paraId="41F50EF1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กรุณาแนบใบเพ็ดดีกรี (</w:t>
            </w:r>
            <w:r w:rsidRPr="009F59E1">
              <w:rPr>
                <w:rFonts w:ascii="TH SarabunPSK" w:hAnsi="TH SarabunPSK" w:cs="TH SarabunPSK" w:hint="cs"/>
              </w:rPr>
              <w:t>Certified Pedigree)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ให้ถูกต้อง</w:t>
            </w:r>
          </w:p>
        </w:tc>
      </w:tr>
      <w:tr w:rsidR="00FE6B3A" w:rsidRPr="009F59E1" w14:paraId="4590C8C5" w14:textId="77777777" w:rsidTr="00B07474">
        <w:trPr>
          <w:jc w:val="center"/>
        </w:trPr>
        <w:tc>
          <w:tcPr>
            <w:tcW w:w="403" w:type="pct"/>
            <w:vAlign w:val="center"/>
          </w:tcPr>
          <w:p w14:paraId="64B2A500" w14:textId="6DB70A69" w:rsidR="00FE6B3A" w:rsidRPr="009F59E1" w:rsidRDefault="00304222" w:rsidP="00FE6B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211</w:t>
            </w:r>
          </w:p>
        </w:tc>
        <w:tc>
          <w:tcPr>
            <w:tcW w:w="1531" w:type="pct"/>
            <w:vAlign w:val="center"/>
          </w:tcPr>
          <w:p w14:paraId="3470EDE8" w14:textId="44DCD055" w:rsidR="00FE6B3A" w:rsidRPr="009F59E1" w:rsidRDefault="00FE6B3A" w:rsidP="00FE6B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304222">
              <w:rPr>
                <w:rFonts w:ascii="TH SarabunPSK" w:hAnsi="TH SarabunPSK" w:cs="TH SarabunPSK" w:hint="cs"/>
                <w:cs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</w:rPr>
              <w:t>.1–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ไม่เป็นสกุล .</w:t>
            </w:r>
            <w:r w:rsidRPr="009F59E1">
              <w:rPr>
                <w:rFonts w:ascii="TH SarabunPSK" w:hAnsi="TH SarabunPSK" w:cs="TH SarabunPSK" w:hint="cs"/>
              </w:rPr>
              <w:t>pdf .jpg .jpeg .png .tif .webp .HEIC .HEIF</w:t>
            </w:r>
          </w:p>
        </w:tc>
        <w:tc>
          <w:tcPr>
            <w:tcW w:w="1918" w:type="pct"/>
            <w:vAlign w:val="center"/>
          </w:tcPr>
          <w:p w14:paraId="6B63AF40" w14:textId="77777777" w:rsidR="00FE6B3A" w:rsidRPr="009F59E1" w:rsidRDefault="00FE6B3A" w:rsidP="00FE6B3A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Pedigree1.exe</w:t>
            </w:r>
          </w:p>
        </w:tc>
        <w:tc>
          <w:tcPr>
            <w:tcW w:w="1148" w:type="pct"/>
            <w:vAlign w:val="center"/>
          </w:tcPr>
          <w:p w14:paraId="6A471F83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กรุณาแนบใบเพ็ดดีกรี (</w:t>
            </w:r>
            <w:r w:rsidRPr="009F59E1">
              <w:rPr>
                <w:rFonts w:ascii="TH SarabunPSK" w:hAnsi="TH SarabunPSK" w:cs="TH SarabunPSK" w:hint="cs"/>
              </w:rPr>
              <w:t>Certified Pedigree)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ให้ถูกต้อง</w:t>
            </w:r>
          </w:p>
        </w:tc>
      </w:tr>
      <w:tr w:rsidR="00FE6B3A" w:rsidRPr="009F59E1" w14:paraId="741ED9AB" w14:textId="77777777" w:rsidTr="00B07474">
        <w:trPr>
          <w:jc w:val="center"/>
        </w:trPr>
        <w:tc>
          <w:tcPr>
            <w:tcW w:w="403" w:type="pct"/>
            <w:vAlign w:val="center"/>
          </w:tcPr>
          <w:p w14:paraId="5E7301C9" w14:textId="3393F61A" w:rsidR="00FE6B3A" w:rsidRPr="009F59E1" w:rsidRDefault="00304222" w:rsidP="00FE6B3A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212</w:t>
            </w:r>
          </w:p>
        </w:tc>
        <w:tc>
          <w:tcPr>
            <w:tcW w:w="1531" w:type="pct"/>
            <w:vAlign w:val="center"/>
          </w:tcPr>
          <w:p w14:paraId="7D185C26" w14:textId="06D81052" w:rsidR="00FE6B3A" w:rsidRPr="009F59E1" w:rsidRDefault="00FE6B3A" w:rsidP="00FE6B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304222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918" w:type="pct"/>
            <w:shd w:val="clear" w:color="auto" w:fill="FFFF00"/>
            <w:vAlign w:val="center"/>
          </w:tcPr>
          <w:p w14:paraId="2A941FBB" w14:textId="77777777" w:rsidR="00FE6B3A" w:rsidRPr="009F59E1" w:rsidRDefault="00FE6B3A" w:rsidP="00FE6B3A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148" w:type="pct"/>
            <w:vAlign w:val="center"/>
          </w:tcPr>
          <w:p w14:paraId="0F922194" w14:textId="77777777" w:rsidR="00FE6B3A" w:rsidRPr="009F59E1" w:rsidRDefault="00FE6B3A" w:rsidP="00FE6B3A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กรุณาแนบใบเพ็ดดีกรี (</w:t>
            </w:r>
            <w:r w:rsidRPr="009F59E1">
              <w:rPr>
                <w:rFonts w:ascii="TH SarabunPSK" w:hAnsi="TH SarabunPSK" w:cs="TH SarabunPSK" w:hint="cs"/>
              </w:rPr>
              <w:t>Certified Pedigree)</w:t>
            </w:r>
          </w:p>
        </w:tc>
      </w:tr>
    </w:tbl>
    <w:bookmarkEnd w:id="1855"/>
    <w:p w14:paraId="5E916A15" w14:textId="468FFAE3" w:rsidR="00FE6B3A" w:rsidRPr="009F59E1" w:rsidRDefault="00FE6B3A" w:rsidP="00FE6B3A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304222">
        <w:rPr>
          <w:rFonts w:ascii="TH SarabunPSK" w:hAnsi="TH SarabunPSK" w:cs="TH SarabunPSK" w:hint="cs"/>
          <w:cs/>
          <w:lang w:bidi="th-TH"/>
        </w:rPr>
        <w:t>85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304222">
        <w:rPr>
          <w:rFonts w:ascii="TH SarabunPSK" w:hAnsi="TH SarabunPSK" w:cs="TH SarabunPSK" w:hint="cs"/>
          <w:cs/>
          <w:lang w:bidi="th-TH"/>
        </w:rPr>
        <w:t>202-209</w:t>
      </w:r>
    </w:p>
    <w:p w14:paraId="04BC304B" w14:textId="65D6DD46" w:rsidR="00677CE9" w:rsidRPr="009F59E1" w:rsidRDefault="00677CE9" w:rsidP="00970A9F">
      <w:pPr>
        <w:jc w:val="thaiDistribute"/>
        <w:rPr>
          <w:rFonts w:ascii="TH SarabunPSK" w:hAnsi="TH SarabunPSK" w:cs="TH SarabunPSK"/>
          <w:lang w:bidi="th-TH"/>
        </w:rPr>
      </w:pPr>
    </w:p>
    <w:p w14:paraId="68183208" w14:textId="3B9ABB86" w:rsidR="005D796B" w:rsidRPr="009F59E1" w:rsidRDefault="005D796B" w:rsidP="005D796B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อื่นๆ (</w:t>
      </w:r>
      <w:r w:rsidRPr="009F59E1">
        <w:rPr>
          <w:rFonts w:ascii="TH SarabunPSK" w:hAnsi="TH SarabunPSK" w:cs="TH SarabunPSK" w:hint="cs"/>
          <w:b/>
          <w:bCs/>
          <w:lang w:bidi="th-TH"/>
        </w:rPr>
        <w:t>Other) : TextInput</w:t>
      </w:r>
    </w:p>
    <w:p w14:paraId="55D1C763" w14:textId="69D03DE5" w:rsidR="005D796B" w:rsidRPr="009F59E1" w:rsidRDefault="005D796B" w:rsidP="005D796B">
      <w:pPr>
        <w:ind w:firstLine="720"/>
        <w:rPr>
          <w:ins w:id="1881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188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>อื่นๆ</w:t>
      </w:r>
      <w:ins w:id="188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 xml:space="preserve"> มีคุณลักษณะดังนี้</w:t>
        </w:r>
      </w:ins>
    </w:p>
    <w:p w14:paraId="6BDB0B96" w14:textId="63E6CD2F" w:rsidR="005D796B" w:rsidRPr="009F59E1" w:rsidRDefault="005D796B" w:rsidP="005D796B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</w:rPr>
        <w:tab/>
        <w:t>ต้องเป็นตัวอักษรไท</w:t>
      </w:r>
      <w:r w:rsidR="00935396">
        <w:rPr>
          <w:rFonts w:ascii="TH SarabunPSK" w:hAnsi="TH SarabunPSK" w:cs="TH SarabunPSK" w:hint="cs"/>
          <w:cs/>
          <w:lang w:bidi="th-TH"/>
        </w:rPr>
        <w:t xml:space="preserve">ย </w:t>
      </w:r>
      <w:r w:rsidRPr="009F59E1">
        <w:rPr>
          <w:rFonts w:ascii="TH SarabunPSK" w:hAnsi="TH SarabunPSK" w:cs="TH SarabunPSK" w:hint="cs"/>
          <w:cs/>
        </w:rPr>
        <w:t>ภาษาอังกฤษ</w:t>
      </w:r>
      <w:r w:rsidR="00304222">
        <w:rPr>
          <w:rFonts w:ascii="TH SarabunPSK" w:hAnsi="TH SarabunPSK" w:cs="TH SarabunPSK" w:hint="cs"/>
          <w:cs/>
          <w:lang w:bidi="th-TH"/>
        </w:rPr>
        <w:t xml:space="preserve"> </w:t>
      </w:r>
      <w:r w:rsidR="00304222" w:rsidRPr="009F59E1">
        <w:rPr>
          <w:rFonts w:ascii="TH SarabunPSK" w:hAnsi="TH SarabunPSK" w:cs="TH SarabunPSK" w:hint="cs"/>
          <w:cs/>
        </w:rPr>
        <w:t>ตัวเลข</w:t>
      </w:r>
      <w:r w:rsidR="00935396">
        <w:rPr>
          <w:rFonts w:ascii="TH SarabunPSK" w:hAnsi="TH SarabunPSK" w:cs="TH SarabunPSK" w:hint="cs"/>
          <w:cs/>
          <w:lang w:bidi="th-TH"/>
        </w:rPr>
        <w:t xml:space="preserve"> </w:t>
      </w:r>
      <w:r w:rsidR="00304222" w:rsidRPr="009F59E1">
        <w:rPr>
          <w:rFonts w:ascii="TH SarabunPSK" w:hAnsi="TH SarabunPSK" w:cs="TH SarabunPSK" w:hint="cs"/>
          <w:cs/>
        </w:rPr>
        <w:t>หรืออักขระพิเศษได้</w:t>
      </w:r>
    </w:p>
    <w:p w14:paraId="4D58658A" w14:textId="49F84B44" w:rsidR="005D796B" w:rsidRPr="009F59E1" w:rsidRDefault="005D796B" w:rsidP="005D796B">
      <w:pPr>
        <w:ind w:left="1800"/>
        <w:rPr>
          <w:rFonts w:ascii="TH SarabunPSK" w:hAnsi="TH SarabunPSK" w:cs="TH SarabunPSK"/>
          <w:cs/>
          <w:lang w:bidi="th-TH"/>
        </w:rPr>
      </w:pPr>
      <w:r w:rsidRPr="009F59E1">
        <w:rPr>
          <w:rFonts w:ascii="TH SarabunPSK" w:hAnsi="TH SarabunPSK" w:cs="TH SarabunPSK" w:hint="cs"/>
          <w:cs/>
        </w:rPr>
        <w:t>2.</w:t>
      </w:r>
      <w:r w:rsidRPr="009F59E1">
        <w:rPr>
          <w:rFonts w:ascii="TH SarabunPSK" w:hAnsi="TH SarabunPSK" w:cs="TH SarabunPSK" w:hint="cs"/>
          <w:cs/>
        </w:rPr>
        <w:tab/>
      </w:r>
      <w:r w:rsidR="00935396">
        <w:rPr>
          <w:rFonts w:ascii="TH SarabunPSK" w:hAnsi="TH SarabunPSK" w:cs="TH SarabunPSK" w:hint="cs"/>
          <w:cs/>
          <w:lang w:bidi="th-TH"/>
        </w:rPr>
        <w:t>มีช่องว่างได้</w:t>
      </w:r>
    </w:p>
    <w:p w14:paraId="533C3646" w14:textId="556C3F47" w:rsidR="005D796B" w:rsidRDefault="005D796B" w:rsidP="005D796B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3.</w:t>
      </w:r>
      <w:r w:rsidRPr="009F59E1">
        <w:rPr>
          <w:rFonts w:ascii="TH SarabunPSK" w:hAnsi="TH SarabunPSK" w:cs="TH SarabunPSK" w:hint="cs"/>
          <w:cs/>
        </w:rPr>
        <w:tab/>
        <w:t xml:space="preserve">มีจำนวนตัวอักษรไม่เกิน </w:t>
      </w:r>
      <w:r w:rsidRPr="009F59E1">
        <w:rPr>
          <w:rFonts w:ascii="TH SarabunPSK" w:hAnsi="TH SarabunPSK" w:cs="TH SarabunPSK" w:hint="cs"/>
        </w:rPr>
        <w:t>255</w:t>
      </w:r>
      <w:r w:rsidRPr="009F59E1">
        <w:rPr>
          <w:rFonts w:ascii="TH SarabunPSK" w:hAnsi="TH SarabunPSK" w:cs="TH SarabunPSK" w:hint="cs"/>
          <w:cs/>
        </w:rPr>
        <w:t xml:space="preserve"> ตัวอักษร</w:t>
      </w:r>
    </w:p>
    <w:p w14:paraId="34C45CE3" w14:textId="398D9E94" w:rsidR="00935396" w:rsidRPr="009F59E1" w:rsidRDefault="00935396" w:rsidP="005D796B">
      <w:pPr>
        <w:ind w:left="1800"/>
        <w:rPr>
          <w:rFonts w:ascii="TH SarabunPSK" w:hAnsi="TH SarabunPSK" w:cs="TH SarabunPSK" w:hint="cs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4.</w:t>
      </w:r>
      <w:r>
        <w:rPr>
          <w:rFonts w:ascii="TH SarabunPSK" w:hAnsi="TH SarabunPSK" w:cs="TH SarabunPSK"/>
          <w:cs/>
          <w:lang w:bidi="th-TH"/>
        </w:rPr>
        <w:tab/>
      </w:r>
      <w:r>
        <w:rPr>
          <w:rFonts w:ascii="TH SarabunPSK" w:hAnsi="TH SarabunPSK" w:cs="TH SarabunPSK" w:hint="cs"/>
          <w:cs/>
          <w:lang w:bidi="th-TH"/>
        </w:rPr>
        <w:t>สามารถเป็นค่าว่างได้</w:t>
      </w:r>
    </w:p>
    <w:p w14:paraId="1AC9634C" w14:textId="1097273D" w:rsidR="005D796B" w:rsidRPr="009F59E1" w:rsidRDefault="005D796B" w:rsidP="005D796B">
      <w:pPr>
        <w:ind w:firstLine="720"/>
        <w:rPr>
          <w:ins w:id="1884" w:author="วันวิสา ประดิษฐอุกฤษฎ์" w:date="2021-10-11T19:31:00Z"/>
          <w:rFonts w:ascii="TH SarabunPSK" w:hAnsi="TH SarabunPSK" w:cs="TH SarabunPSK"/>
          <w:b/>
          <w:bCs/>
          <w:cs/>
          <w:lang w:bidi="th-TH"/>
        </w:rPr>
      </w:pPr>
      <w:ins w:id="188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>อื่นๆ</w:t>
      </w:r>
    </w:p>
    <w:p w14:paraId="3AF325EA" w14:textId="77777777" w:rsidR="005D796B" w:rsidRPr="009F59E1" w:rsidRDefault="005D796B" w:rsidP="005D796B">
      <w:pPr>
        <w:numPr>
          <w:ilvl w:val="0"/>
          <w:numId w:val="10"/>
        </w:numPr>
        <w:spacing w:after="160" w:line="259" w:lineRule="auto"/>
        <w:rPr>
          <w:ins w:id="1886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ในกรณีที่กรอกอื่นๆ 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กรุณากรอกอื่นๆอีกครั้ง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18926AB5" w14:textId="77777777" w:rsidR="005D796B" w:rsidRPr="009F59E1" w:rsidRDefault="005D796B" w:rsidP="005D796B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44145EAC" w14:textId="77777777" w:rsidR="005D796B" w:rsidRPr="009F59E1" w:rsidRDefault="005D796B" w:rsidP="005D796B">
      <w:pPr>
        <w:ind w:left="720" w:firstLine="360"/>
        <w:rPr>
          <w:rFonts w:ascii="TH SarabunPSK" w:hAnsi="TH SarabunPSK" w:cs="TH SarabunPSK"/>
          <w:lang w:bidi="th-TH"/>
        </w:rPr>
      </w:pPr>
    </w:p>
    <w:p w14:paraId="5C80B9CF" w14:textId="0BB5E37F" w:rsidR="005D796B" w:rsidRPr="009F59E1" w:rsidRDefault="005D796B" w:rsidP="005D796B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อื่นๆ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2175"/>
        <w:gridCol w:w="1652"/>
        <w:gridCol w:w="1169"/>
        <w:gridCol w:w="1352"/>
        <w:gridCol w:w="1352"/>
      </w:tblGrid>
      <w:tr w:rsidR="005D796B" w:rsidRPr="009F59E1" w14:paraId="1BEC25A7" w14:textId="77777777" w:rsidTr="00B07474">
        <w:tc>
          <w:tcPr>
            <w:tcW w:w="803" w:type="pct"/>
            <w:shd w:val="clear" w:color="auto" w:fill="D0CECE" w:themeFill="background2" w:themeFillShade="E6"/>
            <w:vAlign w:val="center"/>
          </w:tcPr>
          <w:p w14:paraId="421895BA" w14:textId="77777777" w:rsidR="005D796B" w:rsidRPr="009F59E1" w:rsidRDefault="005D796B" w:rsidP="005D796B">
            <w:pPr>
              <w:spacing w:after="160" w:line="259" w:lineRule="auto"/>
              <w:rPr>
                <w:ins w:id="188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230" w:type="pct"/>
            <w:shd w:val="clear" w:color="auto" w:fill="D0CECE" w:themeFill="background2" w:themeFillShade="E6"/>
            <w:vAlign w:val="center"/>
          </w:tcPr>
          <w:p w14:paraId="4434DFF4" w14:textId="77777777" w:rsidR="005D796B" w:rsidRPr="009F59E1" w:rsidRDefault="005D796B" w:rsidP="005D796B">
            <w:pPr>
              <w:spacing w:after="160" w:line="259" w:lineRule="auto"/>
              <w:rPr>
                <w:ins w:id="188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3B80763F" w14:textId="77777777" w:rsidR="005D796B" w:rsidRPr="009F59E1" w:rsidRDefault="005D796B" w:rsidP="005D796B">
            <w:pPr>
              <w:spacing w:after="160" w:line="259" w:lineRule="auto"/>
              <w:rPr>
                <w:ins w:id="189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9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947" w:type="pct"/>
            <w:shd w:val="clear" w:color="auto" w:fill="D0CECE" w:themeFill="background2" w:themeFillShade="E6"/>
            <w:vAlign w:val="center"/>
          </w:tcPr>
          <w:p w14:paraId="4A452A39" w14:textId="77777777" w:rsidR="005D796B" w:rsidRPr="009F59E1" w:rsidRDefault="005D796B" w:rsidP="005D796B">
            <w:pPr>
              <w:spacing w:after="160" w:line="259" w:lineRule="auto"/>
              <w:rPr>
                <w:ins w:id="189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 xml:space="preserve">Invalid Partitions </w:t>
              </w:r>
            </w:ins>
          </w:p>
        </w:tc>
        <w:tc>
          <w:tcPr>
            <w:tcW w:w="610" w:type="pct"/>
            <w:shd w:val="clear" w:color="auto" w:fill="D0CECE" w:themeFill="background2" w:themeFillShade="E6"/>
            <w:vAlign w:val="center"/>
          </w:tcPr>
          <w:p w14:paraId="5A71B6A8" w14:textId="77777777" w:rsidR="005D796B" w:rsidRPr="009F59E1" w:rsidRDefault="005D796B" w:rsidP="005D796B">
            <w:pPr>
              <w:spacing w:after="160" w:line="259" w:lineRule="auto"/>
              <w:rPr>
                <w:ins w:id="189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705" w:type="pct"/>
            <w:shd w:val="clear" w:color="auto" w:fill="D0CECE" w:themeFill="background2" w:themeFillShade="E6"/>
            <w:vAlign w:val="center"/>
          </w:tcPr>
          <w:p w14:paraId="57791EBA" w14:textId="77777777" w:rsidR="005D796B" w:rsidRPr="009F59E1" w:rsidRDefault="005D796B" w:rsidP="005D796B">
            <w:pPr>
              <w:spacing w:after="160" w:line="259" w:lineRule="auto"/>
              <w:rPr>
                <w:ins w:id="189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8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5C9C9B49" w14:textId="77777777" w:rsidR="005D796B" w:rsidRPr="009F59E1" w:rsidRDefault="005D796B" w:rsidP="005D796B">
            <w:pPr>
              <w:spacing w:after="160" w:line="259" w:lineRule="auto"/>
              <w:rPr>
                <w:ins w:id="189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705" w:type="pct"/>
            <w:shd w:val="clear" w:color="auto" w:fill="D0CECE" w:themeFill="background2" w:themeFillShade="E6"/>
            <w:vAlign w:val="center"/>
          </w:tcPr>
          <w:p w14:paraId="7EFE37ED" w14:textId="77777777" w:rsidR="005D796B" w:rsidRPr="009F59E1" w:rsidRDefault="005D796B" w:rsidP="005D796B">
            <w:pPr>
              <w:spacing w:after="160" w:line="259" w:lineRule="auto"/>
              <w:rPr>
                <w:ins w:id="190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79B47B53" w14:textId="77777777" w:rsidR="005D796B" w:rsidRPr="009F59E1" w:rsidRDefault="005D796B" w:rsidP="005D796B">
            <w:pPr>
              <w:spacing w:after="160" w:line="259" w:lineRule="auto"/>
              <w:rPr>
                <w:ins w:id="190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5D796B" w:rsidRPr="009F59E1" w14:paraId="50480CA9" w14:textId="77777777" w:rsidTr="00B07474">
        <w:tc>
          <w:tcPr>
            <w:tcW w:w="803" w:type="pct"/>
            <w:vAlign w:val="center"/>
          </w:tcPr>
          <w:p w14:paraId="4D6D2CF1" w14:textId="77777777" w:rsidR="005D796B" w:rsidRPr="009F59E1" w:rsidRDefault="005D796B" w:rsidP="005D796B">
            <w:pPr>
              <w:spacing w:after="160" w:line="259" w:lineRule="auto"/>
              <w:rPr>
                <w:ins w:id="190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230" w:type="pct"/>
            <w:vAlign w:val="center"/>
          </w:tcPr>
          <w:p w14:paraId="7061F902" w14:textId="5ADCCE9A" w:rsidR="005D796B" w:rsidRPr="009F59E1" w:rsidRDefault="005D796B" w:rsidP="005D796B">
            <w:pPr>
              <w:spacing w:after="160" w:line="259" w:lineRule="auto"/>
              <w:rPr>
                <w:ins w:id="1906" w:author="วันวิสา ประดิษฐอุกฤษฎ์" w:date="2021-10-11T19:31:00Z"/>
                <w:rFonts w:ascii="TH SarabunPSK" w:hAnsi="TH SarabunPSK" w:cs="TH SarabunPSK" w:hint="cs"/>
                <w:cs/>
              </w:rPr>
            </w:pPr>
            <w:ins w:id="19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19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9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="00534D28" w:rsidRPr="00534D28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947" w:type="pct"/>
            <w:vAlign w:val="center"/>
          </w:tcPr>
          <w:p w14:paraId="799AAB4C" w14:textId="5BA8F90B" w:rsidR="005D796B" w:rsidRPr="009F59E1" w:rsidRDefault="005D796B" w:rsidP="005D796B">
            <w:pPr>
              <w:spacing w:after="160" w:line="259" w:lineRule="auto"/>
              <w:rPr>
                <w:ins w:id="191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610" w:type="pct"/>
            <w:vAlign w:val="center"/>
          </w:tcPr>
          <w:p w14:paraId="3DAA8044" w14:textId="77777777" w:rsidR="005D796B" w:rsidRPr="009F59E1" w:rsidRDefault="005D796B" w:rsidP="005D796B">
            <w:pPr>
              <w:spacing w:after="160" w:line="259" w:lineRule="auto"/>
              <w:rPr>
                <w:ins w:id="191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05" w:type="pct"/>
            <w:vAlign w:val="center"/>
          </w:tcPr>
          <w:p w14:paraId="51077BB5" w14:textId="77777777" w:rsidR="005D796B" w:rsidRPr="009F59E1" w:rsidRDefault="005D796B" w:rsidP="005D796B">
            <w:pPr>
              <w:spacing w:after="160" w:line="259" w:lineRule="auto"/>
              <w:rPr>
                <w:ins w:id="1912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05" w:type="pct"/>
            <w:vAlign w:val="center"/>
          </w:tcPr>
          <w:p w14:paraId="2721A1C7" w14:textId="77777777" w:rsidR="005D796B" w:rsidRPr="009F59E1" w:rsidRDefault="005D796B" w:rsidP="005D796B">
            <w:pPr>
              <w:spacing w:after="160" w:line="259" w:lineRule="auto"/>
              <w:rPr>
                <w:ins w:id="1913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5D796B" w:rsidRPr="009F59E1" w14:paraId="52E933C9" w14:textId="77777777" w:rsidTr="00B07474">
        <w:tc>
          <w:tcPr>
            <w:tcW w:w="803" w:type="pct"/>
            <w:vAlign w:val="center"/>
          </w:tcPr>
          <w:p w14:paraId="771A802A" w14:textId="77777777" w:rsidR="005D796B" w:rsidRPr="009F59E1" w:rsidRDefault="005D796B" w:rsidP="005D796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1230" w:type="pct"/>
            <w:vAlign w:val="center"/>
          </w:tcPr>
          <w:p w14:paraId="4EB3C41E" w14:textId="15B17D12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  <w:ins w:id="19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ins w:id="19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9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มีช่องว่างระหว่างตัวอักษร</w:t>
            </w:r>
          </w:p>
        </w:tc>
        <w:tc>
          <w:tcPr>
            <w:tcW w:w="947" w:type="pct"/>
            <w:vAlign w:val="center"/>
          </w:tcPr>
          <w:p w14:paraId="61778C49" w14:textId="77777777" w:rsidR="005D796B" w:rsidRPr="009F59E1" w:rsidRDefault="005D796B" w:rsidP="005D796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610" w:type="pct"/>
            <w:vAlign w:val="center"/>
          </w:tcPr>
          <w:p w14:paraId="424DC11C" w14:textId="7777777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</w:p>
        </w:tc>
        <w:tc>
          <w:tcPr>
            <w:tcW w:w="705" w:type="pct"/>
            <w:vAlign w:val="center"/>
          </w:tcPr>
          <w:p w14:paraId="3BF61AED" w14:textId="7777777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</w:p>
        </w:tc>
        <w:tc>
          <w:tcPr>
            <w:tcW w:w="705" w:type="pct"/>
            <w:vAlign w:val="center"/>
          </w:tcPr>
          <w:p w14:paraId="6B73C213" w14:textId="7777777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</w:p>
        </w:tc>
      </w:tr>
      <w:tr w:rsidR="005D796B" w:rsidRPr="009F59E1" w14:paraId="2845F816" w14:textId="77777777" w:rsidTr="00B07474">
        <w:tc>
          <w:tcPr>
            <w:tcW w:w="803" w:type="pct"/>
            <w:vAlign w:val="center"/>
          </w:tcPr>
          <w:p w14:paraId="57747A9D" w14:textId="77777777" w:rsidR="005D796B" w:rsidRPr="009F59E1" w:rsidRDefault="005D796B" w:rsidP="005D796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1230" w:type="pct"/>
            <w:vAlign w:val="center"/>
          </w:tcPr>
          <w:p w14:paraId="2A90B5A6" w14:textId="0FB803BF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 ความยาวไม่เกิน 255ตัวอักษร</w:t>
            </w:r>
          </w:p>
        </w:tc>
        <w:tc>
          <w:tcPr>
            <w:tcW w:w="947" w:type="pct"/>
            <w:vAlign w:val="center"/>
          </w:tcPr>
          <w:p w14:paraId="0C956844" w14:textId="0A7B500C" w:rsidR="005D796B" w:rsidRPr="009F59E1" w:rsidRDefault="005D796B" w:rsidP="005D796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มีความยาวมากกว่า 255 ตัวอักษร</w:t>
            </w:r>
          </w:p>
        </w:tc>
        <w:tc>
          <w:tcPr>
            <w:tcW w:w="610" w:type="pct"/>
            <w:vAlign w:val="center"/>
          </w:tcPr>
          <w:p w14:paraId="5ACDACB4" w14:textId="7777777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</w:p>
        </w:tc>
        <w:tc>
          <w:tcPr>
            <w:tcW w:w="705" w:type="pct"/>
            <w:vAlign w:val="center"/>
          </w:tcPr>
          <w:p w14:paraId="1F67517B" w14:textId="7B76C3F6" w:rsidR="005D796B" w:rsidRDefault="005D796B" w:rsidP="005D796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62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0 ตัวอักษร</w:t>
            </w:r>
          </w:p>
          <w:p w14:paraId="5B2DD159" w14:textId="4A1C655D" w:rsidR="00534D28" w:rsidRPr="009F59E1" w:rsidRDefault="00534D28" w:rsidP="005D796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 1 ตัวอักษร</w:t>
            </w:r>
          </w:p>
          <w:p w14:paraId="472592AC" w14:textId="050C0BCF" w:rsidR="005D796B" w:rsidRDefault="005D796B" w:rsidP="005D796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64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59AD9839" w14:textId="6F7CE2AA" w:rsidR="00534D28" w:rsidRPr="009F59E1" w:rsidRDefault="00534D28" w:rsidP="005D796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705" w:type="pct"/>
            <w:vAlign w:val="center"/>
          </w:tcPr>
          <w:p w14:paraId="73B5B9EA" w14:textId="1F47768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35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1DAA45D7" w14:textId="7777777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</w:p>
        </w:tc>
      </w:tr>
      <w:tr w:rsidR="005D796B" w:rsidRPr="009F59E1" w14:paraId="507918FC" w14:textId="77777777" w:rsidTr="00B07474">
        <w:tc>
          <w:tcPr>
            <w:tcW w:w="803" w:type="pct"/>
            <w:vAlign w:val="center"/>
          </w:tcPr>
          <w:p w14:paraId="1F4B3990" w14:textId="77777777" w:rsidR="005D796B" w:rsidRPr="009F59E1" w:rsidRDefault="005D796B" w:rsidP="005D796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ค่าว่าง </w:t>
            </w:r>
          </w:p>
        </w:tc>
        <w:tc>
          <w:tcPr>
            <w:tcW w:w="1230" w:type="pct"/>
            <w:vAlign w:val="center"/>
          </w:tcPr>
          <w:p w14:paraId="23EC0D6D" w14:textId="186684EF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09625E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เป็นค่าว่าง</w:t>
            </w:r>
          </w:p>
        </w:tc>
        <w:tc>
          <w:tcPr>
            <w:tcW w:w="947" w:type="pct"/>
            <w:vAlign w:val="center"/>
          </w:tcPr>
          <w:p w14:paraId="31CBC658" w14:textId="7777777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</w:p>
        </w:tc>
        <w:tc>
          <w:tcPr>
            <w:tcW w:w="610" w:type="pct"/>
            <w:vAlign w:val="center"/>
          </w:tcPr>
          <w:p w14:paraId="7184FD33" w14:textId="7777777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</w:p>
        </w:tc>
        <w:tc>
          <w:tcPr>
            <w:tcW w:w="705" w:type="pct"/>
            <w:vAlign w:val="center"/>
          </w:tcPr>
          <w:p w14:paraId="15F28890" w14:textId="7777777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</w:p>
        </w:tc>
        <w:tc>
          <w:tcPr>
            <w:tcW w:w="705" w:type="pct"/>
            <w:vAlign w:val="center"/>
          </w:tcPr>
          <w:p w14:paraId="146DB9AF" w14:textId="77777777" w:rsidR="005D796B" w:rsidRPr="009F59E1" w:rsidRDefault="005D796B" w:rsidP="005D796B">
            <w:pPr>
              <w:rPr>
                <w:rFonts w:ascii="TH SarabunPSK" w:hAnsi="TH SarabunPSK" w:cs="TH SarabunPSK"/>
              </w:rPr>
            </w:pPr>
          </w:p>
        </w:tc>
      </w:tr>
    </w:tbl>
    <w:p w14:paraId="32CB5EE1" w14:textId="77777777" w:rsidR="00A93AB0" w:rsidRPr="009F59E1" w:rsidRDefault="00A93AB0" w:rsidP="005D796B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1162792" w14:textId="54A6F26A" w:rsidR="005D796B" w:rsidRPr="009F59E1" w:rsidRDefault="005D796B" w:rsidP="005D796B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A93AB0" w:rsidRPr="009F59E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A93AB0" w:rsidRPr="009F59E1">
        <w:rPr>
          <w:rFonts w:ascii="TH SarabunPSK" w:hAnsi="TH SarabunPSK" w:cs="TH SarabunPSK" w:hint="cs"/>
          <w:b/>
          <w:bCs/>
          <w:cs/>
          <w:lang w:bidi="th-TH"/>
        </w:rPr>
        <w:t>อื่นๆ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88"/>
        <w:gridCol w:w="1636"/>
        <w:gridCol w:w="5431"/>
        <w:gridCol w:w="1487"/>
      </w:tblGrid>
      <w:tr w:rsidR="00A93AB0" w:rsidRPr="009F59E1" w14:paraId="22DDC882" w14:textId="77777777" w:rsidTr="00B07474">
        <w:trPr>
          <w:jc w:val="center"/>
          <w:ins w:id="1917" w:author="วันวิสา ประดิษฐอุกฤษฎ์" w:date="2021-10-11T19:31:00Z"/>
        </w:trPr>
        <w:tc>
          <w:tcPr>
            <w:tcW w:w="292" w:type="pct"/>
            <w:shd w:val="clear" w:color="auto" w:fill="D0CECE" w:themeFill="background2" w:themeFillShade="E6"/>
            <w:vAlign w:val="center"/>
          </w:tcPr>
          <w:p w14:paraId="7EE58DDA" w14:textId="77777777" w:rsidR="00A93AB0" w:rsidRPr="009F59E1" w:rsidRDefault="00A93AB0" w:rsidP="002C59D3">
            <w:pPr>
              <w:spacing w:after="160" w:line="259" w:lineRule="auto"/>
              <w:rPr>
                <w:ins w:id="191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912" w:type="pct"/>
            <w:shd w:val="clear" w:color="auto" w:fill="D0CECE" w:themeFill="background2" w:themeFillShade="E6"/>
            <w:vAlign w:val="center"/>
          </w:tcPr>
          <w:p w14:paraId="477FECDD" w14:textId="77777777" w:rsidR="00A93AB0" w:rsidRPr="009F59E1" w:rsidRDefault="00A93AB0" w:rsidP="002C59D3">
            <w:pPr>
              <w:spacing w:after="160" w:line="259" w:lineRule="auto"/>
              <w:rPr>
                <w:ins w:id="192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2965" w:type="pct"/>
            <w:shd w:val="clear" w:color="auto" w:fill="D0CECE" w:themeFill="background2" w:themeFillShade="E6"/>
            <w:vAlign w:val="center"/>
          </w:tcPr>
          <w:p w14:paraId="11AEC01E" w14:textId="77777777" w:rsidR="00A93AB0" w:rsidRPr="009F59E1" w:rsidRDefault="00A93AB0" w:rsidP="002C59D3">
            <w:pPr>
              <w:spacing w:after="160" w:line="259" w:lineRule="auto"/>
              <w:rPr>
                <w:ins w:id="192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832" w:type="pct"/>
            <w:shd w:val="clear" w:color="auto" w:fill="D0CECE" w:themeFill="background2" w:themeFillShade="E6"/>
            <w:vAlign w:val="center"/>
          </w:tcPr>
          <w:p w14:paraId="780CEC9A" w14:textId="77777777" w:rsidR="00A93AB0" w:rsidRPr="009F59E1" w:rsidRDefault="00A93AB0" w:rsidP="002C59D3">
            <w:pPr>
              <w:spacing w:after="160" w:line="259" w:lineRule="auto"/>
              <w:rPr>
                <w:ins w:id="192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A93AB0" w:rsidRPr="009F59E1" w14:paraId="5747BF18" w14:textId="77777777" w:rsidTr="00B07474">
        <w:trPr>
          <w:jc w:val="center"/>
          <w:ins w:id="1926" w:author="วันวิสา ประดิษฐอุกฤษฎ์" w:date="2021-10-11T19:31:00Z"/>
        </w:trPr>
        <w:tc>
          <w:tcPr>
            <w:tcW w:w="292" w:type="pct"/>
            <w:vAlign w:val="center"/>
          </w:tcPr>
          <w:p w14:paraId="3161E0BE" w14:textId="1020D7FE" w:rsidR="00A93AB0" w:rsidRPr="009F59E1" w:rsidRDefault="0009625E" w:rsidP="002C59D3">
            <w:pPr>
              <w:spacing w:after="160" w:line="259" w:lineRule="auto"/>
              <w:rPr>
                <w:ins w:id="1927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213</w:t>
            </w:r>
          </w:p>
        </w:tc>
        <w:tc>
          <w:tcPr>
            <w:tcW w:w="912" w:type="pct"/>
            <w:vAlign w:val="center"/>
          </w:tcPr>
          <w:p w14:paraId="12F7B7BC" w14:textId="195F5B48" w:rsidR="00A93AB0" w:rsidRPr="009F59E1" w:rsidRDefault="00534D28" w:rsidP="002C59D3">
            <w:pPr>
              <w:spacing w:after="160" w:line="259" w:lineRule="auto"/>
              <w:rPr>
                <w:ins w:id="1928" w:author="วันวิสา ประดิษฐอุกฤษฎ์" w:date="2021-10-11T19:31:00Z"/>
                <w:rFonts w:ascii="TH SarabunPSK" w:hAnsi="TH SarabunPSK" w:cs="TH SarabunPSK"/>
              </w:rPr>
            </w:pPr>
            <w:ins w:id="19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ins w:id="19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19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Pr="00534D28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2965" w:type="pct"/>
            <w:vAlign w:val="center"/>
          </w:tcPr>
          <w:p w14:paraId="4450718D" w14:textId="77777777" w:rsidR="00A93AB0" w:rsidRPr="009F59E1" w:rsidRDefault="00A93AB0" w:rsidP="002C59D3">
            <w:pPr>
              <w:rPr>
                <w:ins w:id="193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>55555 ******</w:t>
            </w:r>
          </w:p>
        </w:tc>
        <w:tc>
          <w:tcPr>
            <w:tcW w:w="832" w:type="pct"/>
            <w:vAlign w:val="center"/>
          </w:tcPr>
          <w:p w14:paraId="5D210849" w14:textId="77777777" w:rsidR="00A93AB0" w:rsidRPr="009F59E1" w:rsidRDefault="00A93AB0" w:rsidP="002C59D3">
            <w:pPr>
              <w:spacing w:after="160" w:line="259" w:lineRule="auto"/>
              <w:rPr>
                <w:ins w:id="193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93AB0" w:rsidRPr="009F59E1" w14:paraId="6A6E7C29" w14:textId="77777777" w:rsidTr="00B07474">
        <w:trPr>
          <w:jc w:val="center"/>
          <w:ins w:id="1934" w:author="วันวิสา ประดิษฐอุกฤษฎ์" w:date="2021-10-11T19:31:00Z"/>
        </w:trPr>
        <w:tc>
          <w:tcPr>
            <w:tcW w:w="292" w:type="pct"/>
            <w:vAlign w:val="center"/>
          </w:tcPr>
          <w:p w14:paraId="767AEF1B" w14:textId="4C3308DD" w:rsidR="00A93AB0" w:rsidRPr="009F59E1" w:rsidRDefault="0009625E" w:rsidP="002C59D3">
            <w:pPr>
              <w:spacing w:after="160" w:line="259" w:lineRule="auto"/>
              <w:rPr>
                <w:ins w:id="1935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214</w:t>
            </w:r>
          </w:p>
        </w:tc>
        <w:tc>
          <w:tcPr>
            <w:tcW w:w="912" w:type="pct"/>
            <w:vAlign w:val="center"/>
          </w:tcPr>
          <w:p w14:paraId="6533D485" w14:textId="2A792449" w:rsidR="00A93AB0" w:rsidRPr="009F59E1" w:rsidRDefault="00A93AB0" w:rsidP="002C59D3">
            <w:pPr>
              <w:spacing w:after="160" w:line="259" w:lineRule="auto"/>
              <w:rPr>
                <w:ins w:id="193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2965" w:type="pct"/>
            <w:vAlign w:val="center"/>
          </w:tcPr>
          <w:p w14:paraId="106CD9F2" w14:textId="77777777" w:rsidR="00A93AB0" w:rsidRPr="009F59E1" w:rsidRDefault="00A93AB0" w:rsidP="002C59D3">
            <w:pPr>
              <w:spacing w:after="160" w:line="259" w:lineRule="auto"/>
              <w:rPr>
                <w:ins w:id="1937" w:author="วันวิสา ประดิษฐอุกฤษฎ์" w:date="2021-10-11T19:31:00Z"/>
                <w:rFonts w:ascii="TH SarabunPSK" w:eastAsia="Yu Gothic UI Light" w:hAnsi="TH SarabunPSK" w:cs="TH SarabunPSK"/>
                <w:cs/>
              </w:rPr>
            </w:pPr>
            <w:r w:rsidRPr="009F59E1">
              <w:rPr>
                <w:rFonts w:ascii="TH SarabunPSK" w:eastAsia="Yu Gothic UI Light" w:hAnsi="TH SarabunPSK" w:cs="TH SarabunPSK" w:hint="cs"/>
                <w:color w:val="FF0000"/>
                <w:sz w:val="28"/>
              </w:rPr>
              <w:t>はしか、腸炎、レプトスピラ症、肝炎、パラインフルエンザに対するワクチン</w:t>
            </w:r>
          </w:p>
        </w:tc>
        <w:tc>
          <w:tcPr>
            <w:tcW w:w="832" w:type="pct"/>
            <w:vAlign w:val="center"/>
          </w:tcPr>
          <w:p w14:paraId="3AF1D468" w14:textId="77777777" w:rsidR="00A93AB0" w:rsidRPr="009F59E1" w:rsidRDefault="00A93AB0" w:rsidP="002C59D3">
            <w:pPr>
              <w:spacing w:after="160" w:line="259" w:lineRule="auto"/>
              <w:rPr>
                <w:ins w:id="193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กรุณากรอกอื่นๆอีกครั้ง</w:t>
            </w:r>
          </w:p>
        </w:tc>
      </w:tr>
      <w:tr w:rsidR="00A93AB0" w:rsidRPr="009F59E1" w14:paraId="35274E5B" w14:textId="77777777" w:rsidTr="00B07474">
        <w:trPr>
          <w:jc w:val="center"/>
        </w:trPr>
        <w:tc>
          <w:tcPr>
            <w:tcW w:w="292" w:type="pct"/>
            <w:vAlign w:val="center"/>
          </w:tcPr>
          <w:p w14:paraId="2B9E1DB1" w14:textId="426E7520" w:rsidR="00A93AB0" w:rsidRPr="009F59E1" w:rsidRDefault="0009625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215</w:t>
            </w:r>
          </w:p>
        </w:tc>
        <w:tc>
          <w:tcPr>
            <w:tcW w:w="912" w:type="pct"/>
            <w:vAlign w:val="center"/>
          </w:tcPr>
          <w:p w14:paraId="6BE5DF3F" w14:textId="2DEEF6C4" w:rsidR="00A93AB0" w:rsidRPr="009F59E1" w:rsidRDefault="00A93AB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62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965" w:type="pct"/>
            <w:vAlign w:val="center"/>
          </w:tcPr>
          <w:p w14:paraId="6CB26CD2" w14:textId="77777777" w:rsidR="00A93AB0" w:rsidRPr="009F59E1" w:rsidRDefault="00A93AB0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32" w:type="pct"/>
            <w:vAlign w:val="center"/>
          </w:tcPr>
          <w:p w14:paraId="140594BA" w14:textId="77777777" w:rsidR="00A93AB0" w:rsidRPr="009F59E1" w:rsidRDefault="00A93AB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93AB0" w:rsidRPr="009F59E1" w14:paraId="5E860A0A" w14:textId="77777777" w:rsidTr="00B07474">
        <w:trPr>
          <w:jc w:val="center"/>
        </w:trPr>
        <w:tc>
          <w:tcPr>
            <w:tcW w:w="292" w:type="pct"/>
            <w:vAlign w:val="center"/>
          </w:tcPr>
          <w:p w14:paraId="3FF5C809" w14:textId="619009E1" w:rsidR="00A93AB0" w:rsidRPr="009F59E1" w:rsidRDefault="0009625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216</w:t>
            </w:r>
          </w:p>
        </w:tc>
        <w:tc>
          <w:tcPr>
            <w:tcW w:w="912" w:type="pct"/>
            <w:vAlign w:val="center"/>
          </w:tcPr>
          <w:p w14:paraId="5307C5FA" w14:textId="3F330B0E" w:rsidR="00A93AB0" w:rsidRPr="009F59E1" w:rsidRDefault="00A93AB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>63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965" w:type="pct"/>
            <w:vAlign w:val="center"/>
          </w:tcPr>
          <w:p w14:paraId="6C42F750" w14:textId="77777777" w:rsidR="00A93AB0" w:rsidRPr="009F59E1" w:rsidRDefault="00A93AB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</w:t>
            </w:r>
          </w:p>
        </w:tc>
        <w:tc>
          <w:tcPr>
            <w:tcW w:w="832" w:type="pct"/>
            <w:vAlign w:val="center"/>
          </w:tcPr>
          <w:p w14:paraId="60169CB1" w14:textId="77777777" w:rsidR="00A93AB0" w:rsidRPr="009F59E1" w:rsidRDefault="00A93AB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93AB0" w:rsidRPr="009F59E1" w14:paraId="49A850F4" w14:textId="77777777" w:rsidTr="00B07474">
        <w:trPr>
          <w:jc w:val="center"/>
        </w:trPr>
        <w:tc>
          <w:tcPr>
            <w:tcW w:w="292" w:type="pct"/>
            <w:vAlign w:val="center"/>
          </w:tcPr>
          <w:p w14:paraId="573C165F" w14:textId="0F00E6EF" w:rsidR="00A93AB0" w:rsidRPr="009F59E1" w:rsidRDefault="0009625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217</w:t>
            </w:r>
          </w:p>
        </w:tc>
        <w:tc>
          <w:tcPr>
            <w:tcW w:w="912" w:type="pct"/>
            <w:vAlign w:val="center"/>
          </w:tcPr>
          <w:p w14:paraId="37331434" w14:textId="36E28284" w:rsidR="00A93AB0" w:rsidRPr="009F59E1" w:rsidRDefault="00A93AB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09625E">
              <w:rPr>
                <w:rFonts w:ascii="TH SarabunPSK" w:hAnsi="TH SarabunPSK" w:cs="TH SarabunPSK" w:hint="cs"/>
                <w:cs/>
                <w:lang w:bidi="th-TH"/>
              </w:rPr>
              <w:t>64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="00534D2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965" w:type="pct"/>
            <w:vAlign w:val="center"/>
          </w:tcPr>
          <w:p w14:paraId="3D9AD2A0" w14:textId="77777777" w:rsidR="00A93AB0" w:rsidRPr="009F59E1" w:rsidRDefault="00A93AB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>55555 ********** สุนัขใจดีมากๆจ</w:t>
            </w:r>
          </w:p>
        </w:tc>
        <w:tc>
          <w:tcPr>
            <w:tcW w:w="832" w:type="pct"/>
            <w:vAlign w:val="center"/>
          </w:tcPr>
          <w:p w14:paraId="778F25C1" w14:textId="77777777" w:rsidR="00A93AB0" w:rsidRPr="009F59E1" w:rsidRDefault="00A93AB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93AB0" w:rsidRPr="009F59E1" w14:paraId="1428642C" w14:textId="77777777" w:rsidTr="00B07474">
        <w:trPr>
          <w:jc w:val="center"/>
        </w:trPr>
        <w:tc>
          <w:tcPr>
            <w:tcW w:w="292" w:type="pct"/>
            <w:vAlign w:val="center"/>
          </w:tcPr>
          <w:p w14:paraId="59367396" w14:textId="21CB2284" w:rsidR="00A93AB0" w:rsidRPr="009F59E1" w:rsidRDefault="0009625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218</w:t>
            </w:r>
          </w:p>
        </w:tc>
        <w:tc>
          <w:tcPr>
            <w:tcW w:w="912" w:type="pct"/>
            <w:vAlign w:val="center"/>
          </w:tcPr>
          <w:p w14:paraId="18FD1E42" w14:textId="1A511F54" w:rsidR="00A93AB0" w:rsidRPr="009F59E1" w:rsidRDefault="00A93AB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09625E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และ255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965" w:type="pct"/>
            <w:vAlign w:val="center"/>
          </w:tcPr>
          <w:p w14:paraId="417E7882" w14:textId="77777777" w:rsidR="00A93AB0" w:rsidRPr="009F59E1" w:rsidRDefault="00A93AB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>55555 ********** สุนัขใจดีมากๆจ้</w:t>
            </w:r>
          </w:p>
        </w:tc>
        <w:tc>
          <w:tcPr>
            <w:tcW w:w="832" w:type="pct"/>
            <w:vAlign w:val="center"/>
          </w:tcPr>
          <w:p w14:paraId="2BE1E559" w14:textId="77777777" w:rsidR="00A93AB0" w:rsidRPr="009F59E1" w:rsidRDefault="00A93AB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A93AB0" w:rsidRPr="009F59E1" w14:paraId="244318E4" w14:textId="77777777" w:rsidTr="00B07474">
        <w:trPr>
          <w:jc w:val="center"/>
        </w:trPr>
        <w:tc>
          <w:tcPr>
            <w:tcW w:w="292" w:type="pct"/>
            <w:vAlign w:val="center"/>
          </w:tcPr>
          <w:p w14:paraId="6C97A17B" w14:textId="1FF98011" w:rsidR="00A93AB0" w:rsidRPr="009F59E1" w:rsidRDefault="0009625E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219</w:t>
            </w:r>
          </w:p>
        </w:tc>
        <w:tc>
          <w:tcPr>
            <w:tcW w:w="912" w:type="pct"/>
            <w:vAlign w:val="center"/>
          </w:tcPr>
          <w:p w14:paraId="101AE00D" w14:textId="65EBD9FE" w:rsidR="00A93AB0" w:rsidRPr="009F59E1" w:rsidRDefault="00A93AB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35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965" w:type="pct"/>
            <w:vAlign w:val="center"/>
          </w:tcPr>
          <w:p w14:paraId="721209A4" w14:textId="77777777" w:rsidR="00A93AB0" w:rsidRPr="009F59E1" w:rsidRDefault="00A93AB0" w:rsidP="002C59D3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55555 ********** สุนัขใจดีมากๆจ้า</w:t>
            </w:r>
          </w:p>
        </w:tc>
        <w:tc>
          <w:tcPr>
            <w:tcW w:w="832" w:type="pct"/>
            <w:vAlign w:val="center"/>
          </w:tcPr>
          <w:p w14:paraId="3908DE40" w14:textId="77777777" w:rsidR="00A93AB0" w:rsidRPr="009F59E1" w:rsidRDefault="00A93AB0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กรุณากรอกอื่นๆอีกครั้ง</w:t>
            </w:r>
          </w:p>
        </w:tc>
      </w:tr>
    </w:tbl>
    <w:p w14:paraId="0DB11113" w14:textId="0C2F618F" w:rsidR="00A93AB0" w:rsidRPr="009F59E1" w:rsidRDefault="00A93AB0" w:rsidP="00A93AB0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09625E">
        <w:rPr>
          <w:rFonts w:ascii="TH SarabunPSK" w:hAnsi="TH SarabunPSK" w:cs="TH SarabunPSK" w:hint="cs"/>
          <w:cs/>
          <w:lang w:bidi="th-TH"/>
        </w:rPr>
        <w:t>87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Pr="009F59E1">
        <w:rPr>
          <w:rFonts w:ascii="TH SarabunPSK" w:hAnsi="TH SarabunPSK" w:cs="TH SarabunPSK" w:hint="cs"/>
          <w:cs/>
          <w:lang w:bidi="th-TH"/>
        </w:rPr>
        <w:t>8</w:t>
      </w:r>
      <w:r w:rsidR="0009625E">
        <w:rPr>
          <w:rFonts w:ascii="TH SarabunPSK" w:hAnsi="TH SarabunPSK" w:cs="TH SarabunPSK" w:hint="cs"/>
          <w:cs/>
          <w:lang w:bidi="th-TH"/>
        </w:rPr>
        <w:t>8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 </w:t>
      </w:r>
      <w:r w:rsidR="0009625E">
        <w:rPr>
          <w:rFonts w:ascii="TH SarabunPSK" w:hAnsi="TH SarabunPSK" w:cs="TH SarabunPSK" w:hint="cs"/>
          <w:cs/>
          <w:lang w:bidi="th-TH"/>
        </w:rPr>
        <w:t>213</w:t>
      </w:r>
    </w:p>
    <w:p w14:paraId="5CE8B88D" w14:textId="6222B18C" w:rsidR="00A93AB0" w:rsidRPr="009F59E1" w:rsidRDefault="00A93AB0" w:rsidP="00A93AB0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>IVEc</w:t>
      </w:r>
      <w:r w:rsidR="0009625E">
        <w:rPr>
          <w:rFonts w:ascii="TH SarabunPSK" w:hAnsi="TH SarabunPSK" w:cs="TH SarabunPSK" w:hint="cs"/>
          <w:cs/>
          <w:lang w:bidi="th-TH"/>
        </w:rPr>
        <w:t>88</w:t>
      </w:r>
      <w:r w:rsidRPr="009F59E1">
        <w:rPr>
          <w:rFonts w:ascii="TH SarabunPSK" w:hAnsi="TH SarabunPSK" w:cs="TH SarabunPSK" w:hint="cs"/>
        </w:rPr>
        <w:t>.1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Pr="009F59E1">
        <w:rPr>
          <w:rFonts w:ascii="TH SarabunPSK" w:hAnsi="TH SarabunPSK" w:cs="TH SarabunPSK" w:hint="cs"/>
          <w:cs/>
          <w:lang w:bidi="th-TH"/>
        </w:rPr>
        <w:t>2</w:t>
      </w:r>
      <w:r w:rsidR="0009625E">
        <w:rPr>
          <w:rFonts w:ascii="TH SarabunPSK" w:hAnsi="TH SarabunPSK" w:cs="TH SarabunPSK" w:hint="cs"/>
          <w:cs/>
          <w:lang w:bidi="th-TH"/>
        </w:rPr>
        <w:t>19</w:t>
      </w:r>
      <w:r w:rsidRPr="009F59E1">
        <w:rPr>
          <w:rFonts w:ascii="TH SarabunPSK" w:hAnsi="TH SarabunPSK" w:cs="TH SarabunPSK" w:hint="cs"/>
          <w:cs/>
        </w:rPr>
        <w:t xml:space="preserve"> และ </w:t>
      </w:r>
      <w:r w:rsidRPr="009F59E1">
        <w:rPr>
          <w:rFonts w:ascii="TH SarabunPSK" w:hAnsi="TH SarabunPSK" w:cs="TH SarabunPSK" w:hint="cs"/>
        </w:rPr>
        <w:t>VEc</w:t>
      </w:r>
      <w:r w:rsidR="0009625E">
        <w:rPr>
          <w:rFonts w:ascii="TH SarabunPSK" w:hAnsi="TH SarabunPSK" w:cs="TH SarabunPSK" w:hint="cs"/>
          <w:cs/>
          <w:lang w:bidi="th-TH"/>
        </w:rPr>
        <w:t>89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Pr="009F59E1">
        <w:rPr>
          <w:rFonts w:ascii="TH SarabunPSK" w:hAnsi="TH SarabunPSK" w:cs="TH SarabunPSK" w:hint="cs"/>
          <w:cs/>
          <w:lang w:bidi="th-TH"/>
        </w:rPr>
        <w:t>2</w:t>
      </w:r>
      <w:r w:rsidR="0009625E">
        <w:rPr>
          <w:rFonts w:ascii="TH SarabunPSK" w:hAnsi="TH SarabunPSK" w:cs="TH SarabunPSK" w:hint="cs"/>
          <w:cs/>
          <w:lang w:bidi="th-TH"/>
        </w:rPr>
        <w:t>15</w:t>
      </w:r>
    </w:p>
    <w:p w14:paraId="28D32568" w14:textId="474EBDC7" w:rsidR="00D3606F" w:rsidRPr="009F59E1" w:rsidRDefault="00D3606F" w:rsidP="00970A9F">
      <w:pPr>
        <w:jc w:val="thaiDistribute"/>
        <w:rPr>
          <w:rFonts w:ascii="TH SarabunPSK" w:hAnsi="TH SarabunPSK" w:cs="TH SarabunPSK"/>
        </w:rPr>
      </w:pPr>
    </w:p>
    <w:p w14:paraId="59FB936B" w14:textId="01165E32" w:rsidR="008D359A" w:rsidRPr="009F59E1" w:rsidRDefault="008D359A" w:rsidP="008D359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CC3C4C" w:rsidRPr="009F59E1">
        <w:rPr>
          <w:rFonts w:ascii="TH SarabunPSK" w:hAnsi="TH SarabunPSK" w:cs="TH SarabunPSK" w:hint="cs"/>
          <w:b/>
          <w:b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] </w:t>
      </w:r>
      <w:r w:rsidRPr="009F59E1">
        <w:rPr>
          <w:rFonts w:ascii="TH SarabunPSK" w:hAnsi="TH SarabunPSK" w:cs="TH SarabunPSK" w:hint="cs"/>
          <w:b/>
          <w:bCs/>
        </w:rPr>
        <w:t>Edit Dog Profile</w:t>
      </w:r>
    </w:p>
    <w:p w14:paraId="2353582C" w14:textId="6C01AD86" w:rsidR="008D359A" w:rsidRPr="009F59E1" w:rsidRDefault="008D359A" w:rsidP="008D359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7.5.1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29AFB28E" w14:textId="77777777" w:rsidR="008D359A" w:rsidRPr="009F59E1" w:rsidRDefault="008D359A" w:rsidP="008D359A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</w:rPr>
      </w:pPr>
      <w:bookmarkStart w:id="1939" w:name="_Hlk97986527"/>
      <w:r w:rsidRPr="009F59E1">
        <w:rPr>
          <w:rFonts w:ascii="TH SarabunPSK" w:hAnsi="TH SarabunPSK" w:cs="TH SarabunPSK" w:hint="cs"/>
          <w:cs/>
          <w:lang w:bidi="th-TH"/>
        </w:rPr>
        <w:t>ระบบสำหรับให้สมาชิก (</w:t>
      </w:r>
      <w:r w:rsidRPr="009F59E1">
        <w:rPr>
          <w:rFonts w:ascii="TH SarabunPSK" w:hAnsi="TH SarabunPSK" w:cs="TH SarabunPSK" w:hint="cs"/>
        </w:rPr>
        <w:t xml:space="preserve">Member) </w:t>
      </w:r>
      <w:r w:rsidRPr="009F59E1">
        <w:rPr>
          <w:rFonts w:ascii="TH SarabunPSK" w:hAnsi="TH SarabunPSK" w:cs="TH SarabunPSK" w:hint="cs"/>
          <w:cs/>
          <w:lang w:bidi="th-TH"/>
        </w:rPr>
        <w:t>แก้ไขข้อมูลบางส่วนของสุนัข (</w:t>
      </w:r>
      <w:r w:rsidRPr="009F59E1">
        <w:rPr>
          <w:rFonts w:ascii="TH SarabunPSK" w:hAnsi="TH SarabunPSK" w:cs="TH SarabunPSK" w:hint="cs"/>
        </w:rPr>
        <w:t xml:space="preserve">Dog) </w:t>
      </w:r>
      <w:r w:rsidRPr="009F59E1">
        <w:rPr>
          <w:rFonts w:ascii="TH SarabunPSK" w:hAnsi="TH SarabunPSK" w:cs="TH SarabunPSK" w:hint="cs"/>
          <w:cs/>
          <w:lang w:bidi="th-TH"/>
        </w:rPr>
        <w:t>ที่ได้ทำการลงทะเบียนไว้</w:t>
      </w:r>
    </w:p>
    <w:p w14:paraId="5461C01C" w14:textId="77777777" w:rsidR="008D359A" w:rsidRPr="009F59E1" w:rsidRDefault="008D359A" w:rsidP="008D359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ได้ทำการแก้ไขรายละเอียดเพิ่มเติมของสุนัขได้บางส่วน </w:t>
      </w:r>
      <w:bookmarkEnd w:id="1939"/>
      <w:r w:rsidRPr="009F59E1">
        <w:rPr>
          <w:rFonts w:ascii="TH SarabunPSK" w:hAnsi="TH SarabunPSK" w:cs="TH SarabunPSK" w:hint="cs"/>
          <w:cs/>
          <w:lang w:bidi="th-TH"/>
        </w:rPr>
        <w:t>เช่น การเลี้ยงดู (</w:t>
      </w:r>
      <w:r w:rsidRPr="009F59E1">
        <w:rPr>
          <w:rFonts w:ascii="TH SarabunPSK" w:hAnsi="TH SarabunPSK" w:cs="TH SarabunPSK" w:hint="cs"/>
        </w:rPr>
        <w:t xml:space="preserve">parenting) </w:t>
      </w:r>
      <w:r w:rsidRPr="009F59E1">
        <w:rPr>
          <w:rFonts w:ascii="TH SarabunPSK" w:hAnsi="TH SarabunPSK" w:cs="TH SarabunPSK" w:hint="cs"/>
          <w:cs/>
          <w:lang w:bidi="th-TH"/>
        </w:rPr>
        <w:t>วัคซีน (</w:t>
      </w:r>
      <w:r w:rsidRPr="009F59E1">
        <w:rPr>
          <w:rFonts w:ascii="TH SarabunPSK" w:hAnsi="TH SarabunPSK" w:cs="TH SarabunPSK" w:hint="cs"/>
        </w:rPr>
        <w:t xml:space="preserve">vaccine) </w:t>
      </w:r>
      <w:r w:rsidRPr="009F59E1">
        <w:rPr>
          <w:rFonts w:ascii="TH SarabunPSK" w:hAnsi="TH SarabunPSK" w:cs="TH SarabunPSK" w:hint="cs"/>
          <w:cs/>
          <w:lang w:bidi="th-TH"/>
        </w:rPr>
        <w:t>ใบเพ็ด</w:t>
      </w:r>
    </w:p>
    <w:p w14:paraId="37D70E1D" w14:textId="77777777" w:rsidR="008D359A" w:rsidRPr="009F59E1" w:rsidRDefault="008D359A" w:rsidP="008D359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ดีกรี (</w:t>
      </w:r>
      <w:r w:rsidRPr="009F59E1">
        <w:rPr>
          <w:rFonts w:ascii="TH SarabunPSK" w:hAnsi="TH SarabunPSK" w:cs="TH SarabunPSK" w:hint="cs"/>
        </w:rPr>
        <w:t xml:space="preserve">pedigree) </w:t>
      </w:r>
      <w:r w:rsidRPr="009F59E1">
        <w:rPr>
          <w:rFonts w:ascii="TH SarabunPSK" w:hAnsi="TH SarabunPSK" w:cs="TH SarabunPSK" w:hint="cs"/>
          <w:cs/>
          <w:lang w:bidi="th-TH"/>
        </w:rPr>
        <w:t>ข้อมูลอื่นๆ(</w:t>
      </w:r>
      <w:r w:rsidRPr="009F59E1">
        <w:rPr>
          <w:rFonts w:ascii="TH SarabunPSK" w:hAnsi="TH SarabunPSK" w:cs="TH SarabunPSK" w:hint="cs"/>
        </w:rPr>
        <w:t xml:space="preserve">other) </w:t>
      </w:r>
    </w:p>
    <w:p w14:paraId="5DEE534A" w14:textId="5198AD2D" w:rsidR="008D359A" w:rsidRPr="009F59E1" w:rsidRDefault="008D359A" w:rsidP="008D359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3B4B8F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21B09DEF" w14:textId="29DBE248" w:rsidR="008D359A" w:rsidRPr="009F59E1" w:rsidRDefault="003B4B8F" w:rsidP="008D359A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ผู้ใช้จะต้องเลือกสุนัขที่ต้องการจะแก้ไขข้อมูลก่อนถึงจะทำการแก้ไขข้อมูลได้ จากนั้น</w:t>
      </w:r>
      <w:r w:rsidR="008D359A" w:rsidRPr="009F59E1">
        <w:rPr>
          <w:rFonts w:ascii="TH SarabunPSK" w:hAnsi="TH SarabunPSK" w:cs="TH SarabunPSK" w:hint="cs"/>
          <w:cs/>
          <w:lang w:bidi="th-TH"/>
        </w:rPr>
        <w:t>ผู้ใช้สามารถแก้ไขข้อมูลได้สำเร็จ</w:t>
      </w:r>
    </w:p>
    <w:p w14:paraId="20654B71" w14:textId="39014614" w:rsidR="008D359A" w:rsidRPr="009F59E1" w:rsidRDefault="008D359A" w:rsidP="008D359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3B4B8F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690BF8D4" w14:textId="2AF57E17" w:rsidR="008D359A" w:rsidRPr="009F59E1" w:rsidRDefault="008D359A" w:rsidP="008D359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TC0</w:t>
      </w:r>
      <w:r w:rsidR="003B4B8F" w:rsidRPr="009F59E1">
        <w:rPr>
          <w:rFonts w:ascii="TH SarabunPSK" w:hAnsi="TH SarabunPSK" w:cs="TH SarabunPSK" w:hint="cs"/>
          <w:cs/>
          <w:lang w:bidi="th-TH"/>
        </w:rPr>
        <w:t>5</w:t>
      </w:r>
      <w:r w:rsidRPr="009F59E1">
        <w:rPr>
          <w:rFonts w:ascii="TH SarabunPSK" w:hAnsi="TH SarabunPSK" w:cs="TH SarabunPSK" w:hint="cs"/>
        </w:rPr>
        <w:t xml:space="preserve"> </w:t>
      </w:r>
      <w:ins w:id="194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 xml:space="preserve">รายละเอียดการทำงานของยูสเคส </w:t>
        </w:r>
      </w:ins>
      <w:r w:rsidR="003B4B8F" w:rsidRPr="009F59E1">
        <w:rPr>
          <w:rFonts w:ascii="TH SarabunPSK" w:hAnsi="TH SarabunPSK" w:cs="TH SarabunPSK" w:hint="cs"/>
        </w:rPr>
        <w:t>Edit Dog Profile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2605"/>
        <w:gridCol w:w="6390"/>
      </w:tblGrid>
      <w:tr w:rsidR="003B4B8F" w:rsidRPr="009F59E1" w14:paraId="163A9A11" w14:textId="77777777" w:rsidTr="00F5461B">
        <w:trPr>
          <w:jc w:val="center"/>
          <w:ins w:id="194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31A7EDC7" w14:textId="77777777" w:rsidR="003B4B8F" w:rsidRPr="009F59E1" w:rsidRDefault="003B4B8F" w:rsidP="00F5461B">
            <w:pPr>
              <w:spacing w:after="160" w:line="259" w:lineRule="auto"/>
              <w:rPr>
                <w:ins w:id="194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4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6390" w:type="dxa"/>
          </w:tcPr>
          <w:p w14:paraId="1259B327" w14:textId="77777777" w:rsidR="003B4B8F" w:rsidRPr="009F59E1" w:rsidRDefault="003B4B8F" w:rsidP="00F5461B">
            <w:pPr>
              <w:spacing w:after="160" w:line="259" w:lineRule="auto"/>
              <w:rPr>
                <w:ins w:id="194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แอปพลิเคชันสำหรับหาคู่สุนัข</w:t>
            </w:r>
          </w:p>
        </w:tc>
      </w:tr>
      <w:tr w:rsidR="003B4B8F" w:rsidRPr="009F59E1" w14:paraId="686504E5" w14:textId="77777777" w:rsidTr="00F5461B">
        <w:trPr>
          <w:jc w:val="center"/>
          <w:ins w:id="194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13528CF" w14:textId="77777777" w:rsidR="003B4B8F" w:rsidRPr="009F59E1" w:rsidRDefault="003B4B8F" w:rsidP="00F5461B">
            <w:pPr>
              <w:spacing w:after="160" w:line="259" w:lineRule="auto"/>
              <w:rPr>
                <w:ins w:id="194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6390" w:type="dxa"/>
          </w:tcPr>
          <w:p w14:paraId="4F6B749A" w14:textId="77777777" w:rsidR="003B4B8F" w:rsidRPr="009F59E1" w:rsidRDefault="003B4B8F" w:rsidP="00F5461B">
            <w:pPr>
              <w:spacing w:after="160" w:line="259" w:lineRule="auto"/>
              <w:rPr>
                <w:ins w:id="194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Edit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Dog Profile</w:t>
            </w:r>
          </w:p>
        </w:tc>
      </w:tr>
      <w:tr w:rsidR="003B4B8F" w:rsidRPr="009F59E1" w14:paraId="3370B9A7" w14:textId="77777777" w:rsidTr="00F5461B">
        <w:trPr>
          <w:jc w:val="center"/>
          <w:ins w:id="1949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679B3F0" w14:textId="77777777" w:rsidR="003B4B8F" w:rsidRPr="009F59E1" w:rsidRDefault="003B4B8F" w:rsidP="00F5461B">
            <w:pPr>
              <w:spacing w:after="160" w:line="259" w:lineRule="auto"/>
              <w:rPr>
                <w:ins w:id="195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6390" w:type="dxa"/>
          </w:tcPr>
          <w:p w14:paraId="05F8C380" w14:textId="77777777" w:rsidR="003B4B8F" w:rsidRPr="009F59E1" w:rsidRDefault="003B4B8F" w:rsidP="00F5461B">
            <w:pPr>
              <w:spacing w:after="160" w:line="259" w:lineRule="auto"/>
              <w:rPr>
                <w:ins w:id="195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3B4B8F" w:rsidRPr="009F59E1" w14:paraId="33A0FA4F" w14:textId="77777777" w:rsidTr="00F5461B">
        <w:trPr>
          <w:jc w:val="center"/>
          <w:ins w:id="1953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68EFF55" w14:textId="77777777" w:rsidR="003B4B8F" w:rsidRPr="009F59E1" w:rsidRDefault="003B4B8F" w:rsidP="00F5461B">
            <w:pPr>
              <w:spacing w:after="160" w:line="259" w:lineRule="auto"/>
              <w:rPr>
                <w:ins w:id="195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6390" w:type="dxa"/>
          </w:tcPr>
          <w:p w14:paraId="36E6142E" w14:textId="77777777" w:rsidR="003B4B8F" w:rsidRPr="009F59E1" w:rsidRDefault="003B4B8F" w:rsidP="00F5461B">
            <w:pPr>
              <w:spacing w:after="160" w:line="259" w:lineRule="auto"/>
              <w:rPr>
                <w:ins w:id="195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List Dog</w:t>
            </w:r>
          </w:p>
        </w:tc>
      </w:tr>
      <w:tr w:rsidR="003B4B8F" w:rsidRPr="009F59E1" w14:paraId="315BB889" w14:textId="77777777" w:rsidTr="00F5461B">
        <w:trPr>
          <w:jc w:val="center"/>
          <w:ins w:id="1957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41AF7B1F" w14:textId="77777777" w:rsidR="003B4B8F" w:rsidRPr="009F59E1" w:rsidRDefault="003B4B8F" w:rsidP="00F5461B">
            <w:pPr>
              <w:spacing w:after="160" w:line="259" w:lineRule="auto"/>
              <w:rPr>
                <w:ins w:id="195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6390" w:type="dxa"/>
          </w:tcPr>
          <w:p w14:paraId="0413269D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ยูสเคสเริ่มต้นเมื่อผู้ใช้เลือกฟังก์ชัน </w:t>
            </w:r>
            <w:r w:rsidRPr="009F59E1">
              <w:rPr>
                <w:rFonts w:ascii="TH SarabunPSK" w:hAnsi="TH SarabunPSK" w:cs="TH SarabunPSK" w:hint="cs"/>
              </w:rPr>
              <w:t xml:space="preserve">Edit Dog Profile </w:t>
            </w:r>
          </w:p>
          <w:p w14:paraId="6DBCFA0C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ระบบรับข้อมูลของสุนัข</w:t>
            </w:r>
          </w:p>
          <w:p w14:paraId="05D1943A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ระบบจะทำการค้นหาข้อมูลของสุนัข</w:t>
            </w:r>
          </w:p>
          <w:p w14:paraId="54301DE8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   3.1. </w:t>
            </w:r>
            <w:r w:rsidRPr="009F59E1">
              <w:rPr>
                <w:rFonts w:ascii="TH SarabunPSK" w:hAnsi="TH SarabunPSK" w:cs="TH SarabunPSK" w:hint="cs"/>
                <w:cs/>
              </w:rPr>
              <w:t>ระบบค้นหาข้อมูลจากฐานข้อมูล</w:t>
            </w:r>
          </w:p>
          <w:p w14:paraId="54F826E5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   3.2. </w:t>
            </w:r>
            <w:r w:rsidRPr="009F59E1">
              <w:rPr>
                <w:rFonts w:ascii="TH SarabunPSK" w:hAnsi="TH SarabunPSK" w:cs="TH SarabunPSK" w:hint="cs"/>
                <w:cs/>
              </w:rPr>
              <w:t>ระบบคืนค่าข้อมูล</w:t>
            </w:r>
          </w:p>
          <w:p w14:paraId="4EF90252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4. </w:t>
            </w:r>
            <w:r w:rsidRPr="009F59E1">
              <w:rPr>
                <w:rFonts w:ascii="TH SarabunPSK" w:hAnsi="TH SarabunPSK" w:cs="TH SarabunPSK" w:hint="cs"/>
                <w:cs/>
              </w:rPr>
              <w:t>ระบบแสดงผลลัพธ์แก่ผู้ใช้</w:t>
            </w:r>
          </w:p>
          <w:p w14:paraId="41DAE98B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5. </w:t>
            </w:r>
            <w:r w:rsidRPr="009F59E1">
              <w:rPr>
                <w:rFonts w:ascii="TH SarabunPSK" w:hAnsi="TH SarabunPSK" w:cs="TH SarabunPSK" w:hint="cs"/>
                <w:cs/>
              </w:rPr>
              <w:t>ผู้ใช้ทำการแก้ไขข้อมูลส่วนตัวของสุนัข</w:t>
            </w:r>
          </w:p>
          <w:p w14:paraId="063E469A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6.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ระบบตรวจสอบข้อมูลความถูกต้องจากสคริปต์ </w:t>
            </w:r>
          </w:p>
          <w:p w14:paraId="1E2731E7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ระบบรับค่าข้อมูลโปรไฟล์ที่ผู้ใช้แก้ไข </w:t>
            </w:r>
          </w:p>
          <w:p w14:paraId="60B227FC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8.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ระบบทำการแก้ไขข้อมูลสุนัขโดย </w:t>
            </w:r>
          </w:p>
          <w:p w14:paraId="2DB4C9D0" w14:textId="77777777" w:rsidR="003B4B8F" w:rsidRPr="009F59E1" w:rsidRDefault="003B4B8F" w:rsidP="00F5461B">
            <w:pPr>
              <w:spacing w:line="259" w:lineRule="auto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 xml:space="preserve">8.1. </w:t>
            </w:r>
            <w:r w:rsidRPr="009F59E1">
              <w:rPr>
                <w:rFonts w:ascii="TH SarabunPSK" w:hAnsi="TH SarabunPSK" w:cs="TH SarabunPSK" w:hint="cs"/>
                <w:cs/>
              </w:rPr>
              <w:t>ระบบแก้ไขข้อมูลสุนัขในฐานข้อมูล</w:t>
            </w:r>
          </w:p>
          <w:p w14:paraId="0BAEED2F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 8.2. ระบบคืนค่าผลลัพธ์การแก้ไขข้อมูล </w:t>
            </w:r>
          </w:p>
          <w:p w14:paraId="50CDD587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9. ระบบแสดงผลลัพธ์การแก้ไขข้อมูลแก่ผู้ใช้ </w:t>
            </w:r>
          </w:p>
          <w:p w14:paraId="03857164" w14:textId="77777777" w:rsidR="003B4B8F" w:rsidRPr="009F59E1" w:rsidRDefault="003B4B8F" w:rsidP="00F5461B">
            <w:pPr>
              <w:spacing w:after="160" w:line="259" w:lineRule="auto"/>
              <w:rPr>
                <w:ins w:id="196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10. ยูสเคสสิ้นสุดการทำงาน</w:t>
            </w:r>
          </w:p>
        </w:tc>
      </w:tr>
      <w:tr w:rsidR="003B4B8F" w:rsidRPr="009F59E1" w14:paraId="5E97268F" w14:textId="77777777" w:rsidTr="00F5461B">
        <w:trPr>
          <w:jc w:val="center"/>
          <w:ins w:id="196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26C323E2" w14:textId="77777777" w:rsidR="003B4B8F" w:rsidRPr="009F59E1" w:rsidRDefault="003B4B8F" w:rsidP="00F5461B">
            <w:pPr>
              <w:spacing w:after="160" w:line="259" w:lineRule="auto"/>
              <w:rPr>
                <w:ins w:id="196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6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6390" w:type="dxa"/>
          </w:tcPr>
          <w:p w14:paraId="27444CDA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7.1. กรณีที่ผู้ใช้กรอกข้อมูลไม่ครบถ้วน ระบบจะแสดงข้อความ </w:t>
            </w:r>
          </w:p>
          <w:p w14:paraId="02450012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“ไม่สามารถแก้ไขข้อมูลได้ กรุณากรอกข้อมูลให้ครบ”</w:t>
            </w:r>
          </w:p>
          <w:p w14:paraId="2C2060D9" w14:textId="77777777" w:rsidR="003B4B8F" w:rsidRPr="009F59E1" w:rsidRDefault="003B4B8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7.2. กรณีที่ผู้ใช้กรอกข้อมูลผิดระบบจะแสดงข้อความ </w:t>
            </w:r>
          </w:p>
          <w:p w14:paraId="7130220C" w14:textId="77777777" w:rsidR="003B4B8F" w:rsidRPr="009F59E1" w:rsidRDefault="003B4B8F" w:rsidP="00F5461B">
            <w:pPr>
              <w:rPr>
                <w:ins w:id="196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“ไม่สามารถแก้ไขข้อมูลได้ กรุณากรอกข้อมูลให้ถูกต้อง”</w:t>
            </w:r>
          </w:p>
        </w:tc>
      </w:tr>
      <w:tr w:rsidR="003B4B8F" w:rsidRPr="009F59E1" w14:paraId="3C37E64E" w14:textId="77777777" w:rsidTr="00F5461B">
        <w:trPr>
          <w:jc w:val="center"/>
          <w:ins w:id="196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7AF340F" w14:textId="77777777" w:rsidR="003B4B8F" w:rsidRPr="009F59E1" w:rsidRDefault="003B4B8F" w:rsidP="00F5461B">
            <w:pPr>
              <w:spacing w:after="160" w:line="259" w:lineRule="auto"/>
              <w:rPr>
                <w:ins w:id="196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6390" w:type="dxa"/>
          </w:tcPr>
          <w:p w14:paraId="476D03CF" w14:textId="77777777" w:rsidR="003B4B8F" w:rsidRPr="009F59E1" w:rsidRDefault="003B4B8F" w:rsidP="00F5461B">
            <w:pPr>
              <w:spacing w:after="160" w:line="259" w:lineRule="auto"/>
              <w:rPr>
                <w:ins w:id="196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ผู้ใช้จะต้องเลือกสุนัขที่ต้องการจะแก้ไขข้อมูลก่อนถึงจะทำการแก้ไขข้อมูลได้</w:t>
            </w:r>
          </w:p>
        </w:tc>
      </w:tr>
      <w:tr w:rsidR="003B4B8F" w:rsidRPr="009F59E1" w14:paraId="49210F37" w14:textId="77777777" w:rsidTr="00F5461B">
        <w:trPr>
          <w:jc w:val="center"/>
          <w:ins w:id="1969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478B0A77" w14:textId="77777777" w:rsidR="003B4B8F" w:rsidRPr="009F59E1" w:rsidRDefault="003B4B8F" w:rsidP="00F5461B">
            <w:pPr>
              <w:spacing w:after="160" w:line="259" w:lineRule="auto"/>
              <w:rPr>
                <w:ins w:id="197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7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6390" w:type="dxa"/>
          </w:tcPr>
          <w:p w14:paraId="3C1D3FB0" w14:textId="77777777" w:rsidR="003B4B8F" w:rsidRPr="009F59E1" w:rsidRDefault="003B4B8F" w:rsidP="00F5461B">
            <w:pPr>
              <w:spacing w:after="160" w:line="259" w:lineRule="auto"/>
              <w:rPr>
                <w:ins w:id="197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ผู้ใช้สามารถแก้ไขข้อมูลได้สำเร็จ</w:t>
            </w:r>
          </w:p>
        </w:tc>
      </w:tr>
    </w:tbl>
    <w:p w14:paraId="58087112" w14:textId="77777777" w:rsidR="008D359A" w:rsidRPr="009F59E1" w:rsidRDefault="008D359A" w:rsidP="008D359A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</w:p>
    <w:p w14:paraId="56E6A4C4" w14:textId="78BCD233" w:rsidR="008D359A" w:rsidRPr="009F59E1" w:rsidRDefault="008D359A" w:rsidP="008D359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3B4B8F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694BDC40" w14:textId="77777777" w:rsidR="008D359A" w:rsidRPr="009F59E1" w:rsidRDefault="008D359A" w:rsidP="008D359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F8170F3" w14:textId="77777777" w:rsidR="003B4B8F" w:rsidRPr="009F59E1" w:rsidRDefault="003B4B8F" w:rsidP="003B4B8F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noProof/>
          <w:shd w:val="clear" w:color="auto" w:fill="FFFFFF"/>
          <w:cs/>
        </w:rPr>
        <w:drawing>
          <wp:inline distT="0" distB="0" distL="0" distR="0" wp14:anchorId="5918C95E" wp14:editId="26F20ADE">
            <wp:extent cx="1944949" cy="3600000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49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F910" w14:textId="5ADAE272" w:rsidR="003B4B8F" w:rsidRPr="009F59E1" w:rsidRDefault="003B4B8F" w:rsidP="003B4B8F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  <w:lang w:bidi="th-TH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5.1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หน้าจอแสดงผลโปรไฟล์ของสุนัข </w:t>
      </w:r>
    </w:p>
    <w:p w14:paraId="591DAC09" w14:textId="77777777" w:rsidR="003B4B8F" w:rsidRPr="009F59E1" w:rsidRDefault="003B4B8F" w:rsidP="003B4B8F">
      <w:pPr>
        <w:ind w:left="1440"/>
        <w:rPr>
          <w:rFonts w:ascii="TH SarabunPSK" w:hAnsi="TH SarabunPSK" w:cs="TH SarabunPSK"/>
          <w:b/>
          <w:bCs/>
        </w:rPr>
      </w:pPr>
    </w:p>
    <w:p w14:paraId="625DAB36" w14:textId="77777777" w:rsidR="003B4B8F" w:rsidRPr="009F59E1" w:rsidRDefault="003B4B8F" w:rsidP="003B4B8F">
      <w:pPr>
        <w:ind w:left="360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noProof/>
          <w:shd w:val="clear" w:color="auto" w:fill="FFFFFF"/>
          <w:cs/>
        </w:rPr>
        <w:drawing>
          <wp:inline distT="0" distB="0" distL="0" distR="0" wp14:anchorId="2E97B9D2" wp14:editId="0DC07898">
            <wp:extent cx="1961677" cy="3600000"/>
            <wp:effectExtent l="0" t="0" r="635" b="63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167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D92" w14:textId="666B386E" w:rsidR="003B4B8F" w:rsidRPr="009F59E1" w:rsidRDefault="003B4B8F" w:rsidP="003B4B8F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  <w:lang w:bidi="th-TH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5.2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หน้าจอการแก้ไขข้อมูลของสุนัขของบัญชีนั้นๆ ส่วนที่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1</w:t>
      </w:r>
    </w:p>
    <w:p w14:paraId="0741338C" w14:textId="77777777" w:rsidR="003B4B8F" w:rsidRPr="009F59E1" w:rsidRDefault="003B4B8F" w:rsidP="003B4B8F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noProof/>
          <w:shd w:val="clear" w:color="auto" w:fill="FFFFFF"/>
          <w:cs/>
        </w:rPr>
        <w:drawing>
          <wp:inline distT="0" distB="0" distL="0" distR="0" wp14:anchorId="2BDF27C0" wp14:editId="2B04C3FF">
            <wp:extent cx="1992159" cy="3600000"/>
            <wp:effectExtent l="0" t="0" r="8255" b="635"/>
            <wp:docPr id="17" name="Picture 1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application&#10;&#10;Description automatically generated"/>
                    <pic:cNvPicPr/>
                  </pic:nvPicPr>
                  <pic:blipFill rotWithShape="1">
                    <a:blip r:embed="rId22"/>
                    <a:srcRect t="-1" b="1015"/>
                    <a:stretch/>
                  </pic:blipFill>
                  <pic:spPr bwMode="auto">
                    <a:xfrm>
                      <a:off x="0" y="0"/>
                      <a:ext cx="199215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33C9A" w14:textId="26A873A6" w:rsidR="003B4B8F" w:rsidRPr="009F59E1" w:rsidRDefault="003B4B8F" w:rsidP="003B4B8F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5.3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หน้าจอการแก้ไขข้อมูลของสุนัขของบัญชีนั้นๆ ส่วนที่ 2</w:t>
      </w:r>
    </w:p>
    <w:p w14:paraId="1FE1D37D" w14:textId="77777777" w:rsidR="008D359A" w:rsidRPr="009F59E1" w:rsidRDefault="008D359A" w:rsidP="008D359A">
      <w:pPr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357B228D" w14:textId="416B2E70" w:rsidR="008D359A" w:rsidRPr="009F59E1" w:rsidRDefault="008D359A" w:rsidP="008D359A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="006B1BC4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2F5C8676" w14:textId="77777777" w:rsidR="00B07197" w:rsidRPr="009F59E1" w:rsidRDefault="00B07197" w:rsidP="00B07197">
      <w:pPr>
        <w:ind w:firstLine="720"/>
        <w:rPr>
          <w:ins w:id="1973" w:author="วันวิสา ประดิษฐอุกฤษฎ์" w:date="2021-10-11T19:31:00Z"/>
          <w:rFonts w:ascii="TH SarabunPSK" w:hAnsi="TH SarabunPSK" w:cs="TH SarabunPSK"/>
          <w:cs/>
        </w:rPr>
      </w:pPr>
      <w:ins w:id="197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เงื่อนไขของกลุ่มข้อมูลทดสอบฟังก์ชัน</w:t>
        </w:r>
      </w:ins>
      <w:r w:rsidRPr="009F59E1">
        <w:rPr>
          <w:rFonts w:ascii="TH SarabunPSK" w:hAnsi="TH SarabunPSK" w:cs="TH SarabunPSK" w:hint="cs"/>
        </w:rPr>
        <w:t xml:space="preserve"> Edit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Dog Profile</w:t>
      </w:r>
      <w:r w:rsidRPr="009F59E1">
        <w:rPr>
          <w:rFonts w:ascii="TH SarabunPSK" w:hAnsi="TH SarabunPSK" w:cs="TH SarabunPSK" w:hint="cs"/>
          <w:cs/>
        </w:rPr>
        <w:t xml:space="preserve"> </w:t>
      </w:r>
      <w:ins w:id="197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มีข้อมูลรายละเอียดดังต่อไปนี้</w:t>
        </w:r>
      </w:ins>
    </w:p>
    <w:p w14:paraId="74DAAC68" w14:textId="29DD526D" w:rsidR="00B07197" w:rsidRPr="009F59E1" w:rsidRDefault="00B07197" w:rsidP="00B07197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="006B1BC4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การเลี้ยงดู (</w:t>
      </w:r>
      <w:r w:rsidRPr="009F59E1">
        <w:rPr>
          <w:rFonts w:ascii="TH SarabunPSK" w:hAnsi="TH SarabunPSK" w:cs="TH SarabunPSK" w:hint="cs"/>
          <w:b/>
          <w:bCs/>
          <w:lang w:bidi="th-TH"/>
        </w:rPr>
        <w:t>Parenting) : TextInput</w:t>
      </w:r>
    </w:p>
    <w:p w14:paraId="041506D3" w14:textId="77777777" w:rsidR="00B07197" w:rsidRPr="009F59E1" w:rsidRDefault="00B07197" w:rsidP="00B07197">
      <w:pPr>
        <w:ind w:firstLine="720"/>
        <w:rPr>
          <w:ins w:id="1976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197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การเลี้ยงดู</w:t>
      </w:r>
      <w:ins w:id="197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 xml:space="preserve"> มีคุณลักษณะดังนี้</w:t>
        </w:r>
      </w:ins>
    </w:p>
    <w:p w14:paraId="409879D5" w14:textId="77777777" w:rsidR="003070B0" w:rsidRPr="009F59E1" w:rsidRDefault="003070B0" w:rsidP="003070B0">
      <w:pPr>
        <w:ind w:left="1800"/>
        <w:rPr>
          <w:rFonts w:ascii="TH SarabunPSK" w:hAnsi="TH SarabunPSK" w:cs="TH SarabunPSK" w:hint="cs"/>
          <w:lang w:bidi="th-TH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</w:rPr>
        <w:tab/>
        <w:t>ต้องเป็นตัวอักษรไทย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ภาษาอังกฤษ</w:t>
      </w:r>
      <w:r>
        <w:rPr>
          <w:rFonts w:ascii="TH SarabunPSK" w:hAnsi="TH SarabunPSK" w:cs="TH SarabunPSK" w:hint="cs"/>
          <w:cs/>
          <w:lang w:bidi="th-TH"/>
        </w:rPr>
        <w:t xml:space="preserve"> อักษรพิเศษ หรือตัวเลขได้</w:t>
      </w:r>
    </w:p>
    <w:p w14:paraId="3486B75F" w14:textId="77777777" w:rsidR="003070B0" w:rsidRDefault="003070B0" w:rsidP="003070B0">
      <w:pPr>
        <w:ind w:left="180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2</w:t>
      </w:r>
      <w:r w:rsidRPr="009F59E1">
        <w:rPr>
          <w:rFonts w:ascii="TH SarabunPSK" w:hAnsi="TH SarabunPSK" w:cs="TH SarabunPSK" w:hint="cs"/>
          <w:cs/>
        </w:rPr>
        <w:t>.</w:t>
      </w:r>
      <w:r w:rsidRPr="009F59E1">
        <w:rPr>
          <w:rFonts w:ascii="TH SarabunPSK" w:hAnsi="TH SarabunPSK" w:cs="TH SarabunPSK" w:hint="cs"/>
          <w:cs/>
        </w:rPr>
        <w:tab/>
        <w:t xml:space="preserve">มีจำนวนตัวอักษรเป็นจำนวนไม่น้อยกว่า 10 ตัวอักษรและไม่เกิน </w:t>
      </w:r>
      <w:r w:rsidRPr="009F59E1">
        <w:rPr>
          <w:rFonts w:ascii="TH SarabunPSK" w:hAnsi="TH SarabunPSK" w:cs="TH SarabunPSK" w:hint="cs"/>
        </w:rPr>
        <w:t>255</w:t>
      </w:r>
      <w:r w:rsidRPr="009F59E1">
        <w:rPr>
          <w:rFonts w:ascii="TH SarabunPSK" w:hAnsi="TH SarabunPSK" w:cs="TH SarabunPSK" w:hint="cs"/>
          <w:cs/>
        </w:rPr>
        <w:t xml:space="preserve"> ตัวอักษร</w:t>
      </w:r>
    </w:p>
    <w:p w14:paraId="2F358CEE" w14:textId="77777777" w:rsidR="003070B0" w:rsidRPr="009F59E1" w:rsidRDefault="003070B0" w:rsidP="003070B0">
      <w:pPr>
        <w:ind w:left="1800"/>
        <w:rPr>
          <w:rFonts w:ascii="TH SarabunPSK" w:hAnsi="TH SarabunPSK" w:cs="TH SarabunPSK" w:hint="cs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 xml:space="preserve">3. </w:t>
      </w:r>
      <w:r>
        <w:rPr>
          <w:rFonts w:ascii="TH SarabunPSK" w:hAnsi="TH SarabunPSK" w:cs="TH SarabunPSK"/>
          <w:cs/>
          <w:lang w:bidi="th-TH"/>
        </w:rPr>
        <w:tab/>
      </w:r>
      <w:r>
        <w:rPr>
          <w:rFonts w:ascii="TH SarabunPSK" w:hAnsi="TH SarabunPSK" w:cs="TH SarabunPSK" w:hint="cs"/>
          <w:cs/>
          <w:lang w:bidi="th-TH"/>
        </w:rPr>
        <w:t>มีช่องว่างได้</w:t>
      </w:r>
    </w:p>
    <w:p w14:paraId="346C6300" w14:textId="77777777" w:rsidR="003070B0" w:rsidRPr="009F59E1" w:rsidRDefault="003070B0" w:rsidP="003070B0">
      <w:pPr>
        <w:ind w:left="1800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  <w:lang w:bidi="th-TH"/>
        </w:rPr>
        <w:t>4</w:t>
      </w:r>
      <w:r w:rsidRPr="009F59E1">
        <w:rPr>
          <w:rFonts w:ascii="TH SarabunPSK" w:hAnsi="TH SarabunPSK" w:cs="TH SarabunPSK" w:hint="cs"/>
          <w:cs/>
        </w:rPr>
        <w:t>.</w:t>
      </w:r>
      <w:r w:rsidRPr="009F59E1">
        <w:rPr>
          <w:rFonts w:ascii="TH SarabunPSK" w:hAnsi="TH SarabunPSK" w:cs="TH SarabunPSK" w:hint="cs"/>
          <w:cs/>
        </w:rPr>
        <w:tab/>
        <w:t>ต้องไม่เป็นค่าว่าง</w:t>
      </w:r>
    </w:p>
    <w:p w14:paraId="3D1768FB" w14:textId="77777777" w:rsidR="00B07197" w:rsidRPr="009F59E1" w:rsidRDefault="00B07197" w:rsidP="00B07197">
      <w:pPr>
        <w:ind w:firstLine="720"/>
        <w:rPr>
          <w:ins w:id="1979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198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การเลี้ยงดู</w:t>
      </w:r>
    </w:p>
    <w:p w14:paraId="462338BB" w14:textId="77777777" w:rsidR="00B07197" w:rsidRPr="009F59E1" w:rsidRDefault="00B07197" w:rsidP="00B07197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ในกรณีที่ไม่กรอกการเลี้ยงดูระบบจะแสดงข้อความ “กรุณากรอกการเลี้ยงดู”  </w:t>
      </w:r>
    </w:p>
    <w:p w14:paraId="504425B7" w14:textId="77777777" w:rsidR="00B07197" w:rsidRPr="009F59E1" w:rsidRDefault="00B07197" w:rsidP="00B07197">
      <w:pPr>
        <w:numPr>
          <w:ilvl w:val="0"/>
          <w:numId w:val="10"/>
        </w:numPr>
        <w:spacing w:after="160" w:line="259" w:lineRule="auto"/>
        <w:rPr>
          <w:ins w:id="1981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ในกรณีที่กรอกการเลี้ยงดูไม่ตรงตามรูปแบบ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กรุณากรอกการเลี้ยงดูอีกครั้ง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6301D5AF" w14:textId="407C0300" w:rsidR="00B07197" w:rsidRPr="009F59E1" w:rsidRDefault="00B07197" w:rsidP="00B07197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586F8199" w14:textId="63AD9DAB" w:rsidR="00B07197" w:rsidRPr="009F59E1" w:rsidRDefault="00B07197" w:rsidP="00B07197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การเลี้ยงดู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05]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980"/>
        <w:gridCol w:w="1519"/>
        <w:gridCol w:w="1497"/>
        <w:gridCol w:w="1352"/>
        <w:gridCol w:w="1352"/>
      </w:tblGrid>
      <w:tr w:rsidR="00B07197" w:rsidRPr="009F59E1" w14:paraId="2FE65BEA" w14:textId="77777777" w:rsidTr="00B07474">
        <w:trPr>
          <w:ins w:id="1982" w:author="วันวิสา ประดิษฐอุกฤษฎ์" w:date="2021-10-11T19:31:00Z"/>
        </w:trPr>
        <w:tc>
          <w:tcPr>
            <w:tcW w:w="834" w:type="pct"/>
            <w:shd w:val="clear" w:color="auto" w:fill="D0CECE" w:themeFill="background2" w:themeFillShade="E6"/>
            <w:vAlign w:val="center"/>
          </w:tcPr>
          <w:p w14:paraId="48CBC16B" w14:textId="77777777" w:rsidR="00B07197" w:rsidRPr="009F59E1" w:rsidRDefault="00B07197" w:rsidP="002C59D3">
            <w:pPr>
              <w:spacing w:after="160" w:line="259" w:lineRule="auto"/>
              <w:rPr>
                <w:ins w:id="198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071" w:type="pct"/>
            <w:shd w:val="clear" w:color="auto" w:fill="D0CECE" w:themeFill="background2" w:themeFillShade="E6"/>
            <w:vAlign w:val="center"/>
          </w:tcPr>
          <w:p w14:paraId="4BC802DB" w14:textId="77777777" w:rsidR="00B07197" w:rsidRPr="009F59E1" w:rsidRDefault="00B07197" w:rsidP="002C59D3">
            <w:pPr>
              <w:spacing w:after="160" w:line="259" w:lineRule="auto"/>
              <w:rPr>
                <w:ins w:id="198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8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5322755B" w14:textId="77777777" w:rsidR="00B07197" w:rsidRPr="009F59E1" w:rsidRDefault="00B07197" w:rsidP="002C59D3">
            <w:pPr>
              <w:spacing w:after="160" w:line="259" w:lineRule="auto"/>
              <w:rPr>
                <w:ins w:id="198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22" w:type="pct"/>
            <w:shd w:val="clear" w:color="auto" w:fill="D0CECE" w:themeFill="background2" w:themeFillShade="E6"/>
            <w:vAlign w:val="center"/>
          </w:tcPr>
          <w:p w14:paraId="6BFD102E" w14:textId="77777777" w:rsidR="00B07197" w:rsidRPr="009F59E1" w:rsidRDefault="00B07197" w:rsidP="002C59D3">
            <w:pPr>
              <w:spacing w:after="160" w:line="259" w:lineRule="auto"/>
              <w:rPr>
                <w:ins w:id="198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810" w:type="pct"/>
            <w:shd w:val="clear" w:color="auto" w:fill="D0CECE" w:themeFill="background2" w:themeFillShade="E6"/>
            <w:vAlign w:val="center"/>
          </w:tcPr>
          <w:p w14:paraId="666292AB" w14:textId="77777777" w:rsidR="00B07197" w:rsidRPr="009F59E1" w:rsidRDefault="00B07197" w:rsidP="002C59D3">
            <w:pPr>
              <w:spacing w:after="160" w:line="259" w:lineRule="auto"/>
              <w:rPr>
                <w:ins w:id="199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9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731" w:type="pct"/>
            <w:shd w:val="clear" w:color="auto" w:fill="D0CECE" w:themeFill="background2" w:themeFillShade="E6"/>
            <w:vAlign w:val="center"/>
          </w:tcPr>
          <w:p w14:paraId="6EA1A1EE" w14:textId="77777777" w:rsidR="00B07197" w:rsidRPr="009F59E1" w:rsidRDefault="00B07197" w:rsidP="002C59D3">
            <w:pPr>
              <w:spacing w:after="160" w:line="259" w:lineRule="auto"/>
              <w:rPr>
                <w:ins w:id="199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49CE124F" w14:textId="77777777" w:rsidR="00B07197" w:rsidRPr="009F59E1" w:rsidRDefault="00B07197" w:rsidP="002C59D3">
            <w:pPr>
              <w:spacing w:after="160" w:line="259" w:lineRule="auto"/>
              <w:rPr>
                <w:ins w:id="199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9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731" w:type="pct"/>
            <w:shd w:val="clear" w:color="auto" w:fill="D0CECE" w:themeFill="background2" w:themeFillShade="E6"/>
            <w:vAlign w:val="center"/>
          </w:tcPr>
          <w:p w14:paraId="01A13B71" w14:textId="77777777" w:rsidR="00B07197" w:rsidRPr="009F59E1" w:rsidRDefault="00B07197" w:rsidP="002C59D3">
            <w:pPr>
              <w:spacing w:after="160" w:line="259" w:lineRule="auto"/>
              <w:rPr>
                <w:ins w:id="199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19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21721041" w14:textId="77777777" w:rsidR="00B07197" w:rsidRPr="009F59E1" w:rsidRDefault="00B07197" w:rsidP="002C59D3">
            <w:pPr>
              <w:spacing w:after="160" w:line="259" w:lineRule="auto"/>
              <w:rPr>
                <w:ins w:id="199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B07197" w:rsidRPr="009F59E1" w14:paraId="5546A779" w14:textId="77777777" w:rsidTr="00B07474">
        <w:trPr>
          <w:ins w:id="2001" w:author="วันวิสา ประดิษฐอุกฤษฎ์" w:date="2021-10-11T19:31:00Z"/>
        </w:trPr>
        <w:tc>
          <w:tcPr>
            <w:tcW w:w="834" w:type="pct"/>
            <w:vAlign w:val="center"/>
          </w:tcPr>
          <w:p w14:paraId="3360FE3B" w14:textId="77777777" w:rsidR="00B07197" w:rsidRPr="009F59E1" w:rsidRDefault="00B07197" w:rsidP="002C59D3">
            <w:pPr>
              <w:spacing w:after="160" w:line="259" w:lineRule="auto"/>
              <w:rPr>
                <w:ins w:id="200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071" w:type="pct"/>
            <w:vAlign w:val="center"/>
          </w:tcPr>
          <w:p w14:paraId="2B05F3F1" w14:textId="06189026" w:rsidR="00B07197" w:rsidRPr="009F59E1" w:rsidRDefault="00B07197" w:rsidP="002C59D3">
            <w:pPr>
              <w:spacing w:after="160" w:line="259" w:lineRule="auto"/>
              <w:rPr>
                <w:ins w:id="200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0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3070B0">
              <w:rPr>
                <w:rFonts w:ascii="TH SarabunPSK" w:hAnsi="TH SarabunPSK" w:cs="TH SarabunPSK" w:hint="cs"/>
                <w:cs/>
                <w:lang w:bidi="th-TH"/>
              </w:rPr>
              <w:t>90</w:t>
            </w:r>
            <w:ins w:id="20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00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="003070B0" w:rsidRPr="009F59E1">
              <w:rPr>
                <w:rFonts w:ascii="TH SarabunPSK" w:hAnsi="TH SarabunPSK" w:cs="TH SarabunPSK" w:hint="cs"/>
                <w:cs/>
              </w:rPr>
              <w:t>ตัวอักษรไทย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3070B0" w:rsidRPr="009F59E1">
              <w:rPr>
                <w:rFonts w:ascii="TH SarabunPSK" w:hAnsi="TH SarabunPSK" w:cs="TH SarabunPSK" w:hint="cs"/>
                <w:cs/>
              </w:rPr>
              <w:t>ภาษาอังกฤษ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 xml:space="preserve"> อักษรพิเศษ หรือตัวเลข</w:t>
            </w:r>
          </w:p>
        </w:tc>
        <w:tc>
          <w:tcPr>
            <w:tcW w:w="822" w:type="pct"/>
            <w:vAlign w:val="center"/>
          </w:tcPr>
          <w:p w14:paraId="1E6C1FDC" w14:textId="0B95E533" w:rsidR="00B07197" w:rsidRPr="009F59E1" w:rsidRDefault="00B07197" w:rsidP="002C59D3">
            <w:pPr>
              <w:spacing w:after="160" w:line="259" w:lineRule="auto"/>
              <w:rPr>
                <w:ins w:id="200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90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810" w:type="pct"/>
            <w:vAlign w:val="center"/>
          </w:tcPr>
          <w:p w14:paraId="350EF8B4" w14:textId="77777777" w:rsidR="00B07197" w:rsidRPr="009F59E1" w:rsidRDefault="00B07197" w:rsidP="002C59D3">
            <w:pPr>
              <w:spacing w:after="160" w:line="259" w:lineRule="auto"/>
              <w:rPr>
                <w:ins w:id="2008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31" w:type="pct"/>
            <w:vAlign w:val="center"/>
          </w:tcPr>
          <w:p w14:paraId="1A67CEF2" w14:textId="77777777" w:rsidR="00B07197" w:rsidRPr="009F59E1" w:rsidRDefault="00B07197" w:rsidP="002C59D3">
            <w:pPr>
              <w:spacing w:after="160" w:line="259" w:lineRule="auto"/>
              <w:rPr>
                <w:ins w:id="2009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31" w:type="pct"/>
            <w:vAlign w:val="center"/>
          </w:tcPr>
          <w:p w14:paraId="1B7AE8EE" w14:textId="77777777" w:rsidR="00B07197" w:rsidRPr="009F59E1" w:rsidRDefault="00B07197" w:rsidP="002C59D3">
            <w:pPr>
              <w:spacing w:after="160" w:line="259" w:lineRule="auto"/>
              <w:rPr>
                <w:ins w:id="201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B07197" w:rsidRPr="009F59E1" w14:paraId="74E5549E" w14:textId="77777777" w:rsidTr="00B07474">
        <w:tc>
          <w:tcPr>
            <w:tcW w:w="834" w:type="pct"/>
            <w:vAlign w:val="center"/>
          </w:tcPr>
          <w:p w14:paraId="1293A736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1071" w:type="pct"/>
            <w:vAlign w:val="center"/>
          </w:tcPr>
          <w:p w14:paraId="4582811B" w14:textId="33CFAAC2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ins w:id="201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3070B0">
              <w:rPr>
                <w:rFonts w:ascii="TH SarabunPSK" w:hAnsi="TH SarabunPSK" w:cs="TH SarabunPSK" w:hint="cs"/>
                <w:cs/>
                <w:lang w:bidi="th-TH"/>
              </w:rPr>
              <w:t>91</w:t>
            </w:r>
            <w:ins w:id="20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0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มีช่องว่างระหว่างตัวอักษร</w:t>
            </w:r>
          </w:p>
        </w:tc>
        <w:tc>
          <w:tcPr>
            <w:tcW w:w="822" w:type="pct"/>
            <w:vAlign w:val="center"/>
          </w:tcPr>
          <w:p w14:paraId="3A9FD561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10" w:type="pct"/>
            <w:vAlign w:val="center"/>
          </w:tcPr>
          <w:p w14:paraId="20C9CBA6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731" w:type="pct"/>
            <w:vAlign w:val="center"/>
          </w:tcPr>
          <w:p w14:paraId="789657DF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731" w:type="pct"/>
            <w:vAlign w:val="center"/>
          </w:tcPr>
          <w:p w14:paraId="3AB60B89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</w:p>
        </w:tc>
      </w:tr>
      <w:tr w:rsidR="00B07197" w:rsidRPr="009F59E1" w14:paraId="1AAE2970" w14:textId="77777777" w:rsidTr="00B07474">
        <w:tc>
          <w:tcPr>
            <w:tcW w:w="834" w:type="pct"/>
            <w:vAlign w:val="center"/>
          </w:tcPr>
          <w:p w14:paraId="1CEC270A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1071" w:type="pct"/>
            <w:vAlign w:val="center"/>
          </w:tcPr>
          <w:p w14:paraId="2AA26501" w14:textId="35565DE4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92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ต้องมีความยาวตั้งแต่ 10 และไม่เกิน 255ตัวอักษร</w:t>
            </w:r>
          </w:p>
        </w:tc>
        <w:tc>
          <w:tcPr>
            <w:tcW w:w="822" w:type="pct"/>
            <w:vAlign w:val="center"/>
          </w:tcPr>
          <w:p w14:paraId="33099DF2" w14:textId="4BDC59E6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92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มีความยาวน้อยกว่า 10 ตัวอักษร</w:t>
            </w:r>
          </w:p>
        </w:tc>
        <w:tc>
          <w:tcPr>
            <w:tcW w:w="810" w:type="pct"/>
            <w:vAlign w:val="center"/>
          </w:tcPr>
          <w:p w14:paraId="12FD2ACD" w14:textId="4A7BFC38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92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มีความยาวมากกว่า 255 ตัวอักษร</w:t>
            </w:r>
          </w:p>
        </w:tc>
        <w:tc>
          <w:tcPr>
            <w:tcW w:w="731" w:type="pct"/>
            <w:vAlign w:val="center"/>
          </w:tcPr>
          <w:p w14:paraId="155FC4CE" w14:textId="6AE862A5" w:rsidR="00B07197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66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505FF85D" w14:textId="62694AC9" w:rsidR="003070B0" w:rsidRPr="009F59E1" w:rsidRDefault="003070B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11 ตัวอักษร</w:t>
            </w:r>
          </w:p>
          <w:p w14:paraId="04A2447F" w14:textId="24B9BD67" w:rsidR="00B07197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68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160DCD82" w14:textId="04A3DA35" w:rsidR="003070B0" w:rsidRPr="009F59E1" w:rsidRDefault="003070B0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731" w:type="pct"/>
            <w:vAlign w:val="center"/>
          </w:tcPr>
          <w:p w14:paraId="2A91B052" w14:textId="2A379722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36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32260731" w14:textId="31ADCF24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IVB3</w:t>
            </w:r>
            <w:r w:rsidR="00927565" w:rsidRPr="009F59E1"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77EEAEA0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</w:p>
        </w:tc>
      </w:tr>
      <w:tr w:rsidR="00B07197" w:rsidRPr="009F59E1" w14:paraId="5C29659E" w14:textId="77777777" w:rsidTr="00B07474">
        <w:tc>
          <w:tcPr>
            <w:tcW w:w="834" w:type="pct"/>
            <w:vAlign w:val="center"/>
          </w:tcPr>
          <w:p w14:paraId="2678642A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071" w:type="pct"/>
            <w:vAlign w:val="center"/>
          </w:tcPr>
          <w:p w14:paraId="73A754C1" w14:textId="7BFA6E69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822" w:type="pct"/>
            <w:vAlign w:val="center"/>
          </w:tcPr>
          <w:p w14:paraId="756B6479" w14:textId="0543125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927565"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810" w:type="pct"/>
            <w:vAlign w:val="center"/>
          </w:tcPr>
          <w:p w14:paraId="33FA799B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731" w:type="pct"/>
            <w:vAlign w:val="center"/>
          </w:tcPr>
          <w:p w14:paraId="2B180EB2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</w:p>
        </w:tc>
        <w:tc>
          <w:tcPr>
            <w:tcW w:w="731" w:type="pct"/>
            <w:vAlign w:val="center"/>
          </w:tcPr>
          <w:p w14:paraId="54F87EE8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</w:p>
        </w:tc>
      </w:tr>
    </w:tbl>
    <w:p w14:paraId="3B2C4859" w14:textId="77777777" w:rsidR="00B07197" w:rsidRPr="009F59E1" w:rsidRDefault="00B07197" w:rsidP="00B07197">
      <w:pPr>
        <w:rPr>
          <w:rFonts w:ascii="TH SarabunPSK" w:hAnsi="TH SarabunPSK" w:cs="TH SarabunPSK"/>
          <w:b/>
          <w:bCs/>
          <w:lang w:bidi="th-TH"/>
        </w:rPr>
      </w:pPr>
    </w:p>
    <w:p w14:paraId="2CE05207" w14:textId="677D9680" w:rsidR="00B07197" w:rsidRPr="009F59E1" w:rsidRDefault="00B07197" w:rsidP="00B07197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04-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3070B0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แสดงข้อมูลของการทดสอบการเลี้ยงดู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88"/>
        <w:gridCol w:w="1307"/>
        <w:gridCol w:w="5837"/>
        <w:gridCol w:w="1410"/>
      </w:tblGrid>
      <w:tr w:rsidR="00B07197" w:rsidRPr="009F59E1" w14:paraId="12F4776A" w14:textId="77777777" w:rsidTr="00B07474">
        <w:trPr>
          <w:jc w:val="center"/>
        </w:trPr>
        <w:tc>
          <w:tcPr>
            <w:tcW w:w="252" w:type="pct"/>
            <w:shd w:val="clear" w:color="auto" w:fill="D0CECE" w:themeFill="background2" w:themeFillShade="E6"/>
            <w:vAlign w:val="center"/>
          </w:tcPr>
          <w:p w14:paraId="34B7AC43" w14:textId="77777777" w:rsidR="00B07197" w:rsidRPr="009F59E1" w:rsidRDefault="00B07197" w:rsidP="002C59D3">
            <w:pPr>
              <w:spacing w:after="160" w:line="259" w:lineRule="auto"/>
              <w:rPr>
                <w:ins w:id="201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731" w:type="pct"/>
            <w:shd w:val="clear" w:color="auto" w:fill="D0CECE" w:themeFill="background2" w:themeFillShade="E6"/>
            <w:vAlign w:val="center"/>
          </w:tcPr>
          <w:p w14:paraId="05585864" w14:textId="77777777" w:rsidR="00B07197" w:rsidRPr="009F59E1" w:rsidRDefault="00B07197" w:rsidP="002C59D3">
            <w:pPr>
              <w:spacing w:after="160" w:line="259" w:lineRule="auto"/>
              <w:rPr>
                <w:ins w:id="201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3214" w:type="pct"/>
            <w:shd w:val="clear" w:color="auto" w:fill="D0CECE" w:themeFill="background2" w:themeFillShade="E6"/>
            <w:vAlign w:val="center"/>
          </w:tcPr>
          <w:p w14:paraId="2943A3D6" w14:textId="77777777" w:rsidR="00B07197" w:rsidRPr="009F59E1" w:rsidRDefault="00B07197" w:rsidP="002C59D3">
            <w:pPr>
              <w:spacing w:after="160" w:line="259" w:lineRule="auto"/>
              <w:rPr>
                <w:ins w:id="201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803" w:type="pct"/>
            <w:shd w:val="clear" w:color="auto" w:fill="D0CECE" w:themeFill="background2" w:themeFillShade="E6"/>
            <w:vAlign w:val="center"/>
          </w:tcPr>
          <w:p w14:paraId="22F1025D" w14:textId="77777777" w:rsidR="00B07197" w:rsidRPr="009F59E1" w:rsidRDefault="00B07197" w:rsidP="002C59D3">
            <w:pPr>
              <w:spacing w:after="160" w:line="259" w:lineRule="auto"/>
              <w:rPr>
                <w:ins w:id="202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B07197" w:rsidRPr="009F59E1" w14:paraId="485FFABF" w14:textId="77777777" w:rsidTr="00B07474">
        <w:trPr>
          <w:jc w:val="center"/>
        </w:trPr>
        <w:tc>
          <w:tcPr>
            <w:tcW w:w="252" w:type="pct"/>
            <w:vAlign w:val="center"/>
          </w:tcPr>
          <w:p w14:paraId="4795D7E0" w14:textId="38A8A556" w:rsidR="00B07197" w:rsidRPr="009F59E1" w:rsidRDefault="0019608C" w:rsidP="002C59D3">
            <w:pPr>
              <w:spacing w:after="160" w:line="259" w:lineRule="auto"/>
              <w:rPr>
                <w:ins w:id="202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220</w:t>
            </w:r>
          </w:p>
        </w:tc>
        <w:tc>
          <w:tcPr>
            <w:tcW w:w="731" w:type="pct"/>
            <w:vAlign w:val="center"/>
          </w:tcPr>
          <w:p w14:paraId="5A879952" w14:textId="5D6A7033" w:rsidR="00B07197" w:rsidRPr="009F59E1" w:rsidRDefault="003070B0" w:rsidP="002C59D3">
            <w:pPr>
              <w:spacing w:after="160" w:line="259" w:lineRule="auto"/>
              <w:rPr>
                <w:ins w:id="2023" w:author="วันวิสา ประดิษฐอุกฤษฎ์" w:date="2021-10-11T19:31:00Z"/>
                <w:rFonts w:ascii="TH SarabunPSK" w:hAnsi="TH SarabunPSK" w:cs="TH SarabunPSK"/>
              </w:rPr>
            </w:pPr>
            <w:ins w:id="20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90</w:t>
            </w:r>
            <w:ins w:id="20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0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ประกอบด้วยตัวอักษรไทย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ภาษาอังกฤษ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อักษรพิเศษ หรือตัวเลข</w:t>
            </w:r>
          </w:p>
        </w:tc>
        <w:tc>
          <w:tcPr>
            <w:tcW w:w="3214" w:type="pct"/>
            <w:vAlign w:val="center"/>
          </w:tcPr>
          <w:p w14:paraId="1F11BCAD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-ฝึกให้รออาหาร</w:t>
            </w:r>
          </w:p>
          <w:p w14:paraId="0680032E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-ฝึกขอมือ</w:t>
            </w:r>
          </w:p>
          <w:p w14:paraId="7806B660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-พาไปเดินเล่น 5 วัน/อาทิตย์</w:t>
            </w:r>
          </w:p>
          <w:p w14:paraId="348F89B2" w14:textId="77777777" w:rsidR="00B07197" w:rsidRPr="009F59E1" w:rsidRDefault="00B07197" w:rsidP="002C59D3">
            <w:pPr>
              <w:rPr>
                <w:ins w:id="202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-ไม่ค่อยปล่อยให้สุนัขอยู่ตัวเดียว</w:t>
            </w:r>
          </w:p>
        </w:tc>
        <w:tc>
          <w:tcPr>
            <w:tcW w:w="803" w:type="pct"/>
            <w:vAlign w:val="center"/>
          </w:tcPr>
          <w:p w14:paraId="01A23F38" w14:textId="73C10DB3" w:rsidR="00B07197" w:rsidRPr="009F59E1" w:rsidRDefault="004C0A71" w:rsidP="002C59D3">
            <w:pPr>
              <w:spacing w:after="160" w:line="259" w:lineRule="auto"/>
              <w:rPr>
                <w:ins w:id="202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="00B07197"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B07197" w:rsidRPr="009F59E1" w14:paraId="575B0D89" w14:textId="77777777" w:rsidTr="00B07474">
        <w:trPr>
          <w:jc w:val="center"/>
        </w:trPr>
        <w:tc>
          <w:tcPr>
            <w:tcW w:w="252" w:type="pct"/>
            <w:vAlign w:val="center"/>
          </w:tcPr>
          <w:p w14:paraId="25233C18" w14:textId="3743ACB9" w:rsidR="00B07197" w:rsidRPr="009F59E1" w:rsidRDefault="0019608C" w:rsidP="002C59D3">
            <w:pPr>
              <w:rPr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221</w:t>
            </w:r>
          </w:p>
        </w:tc>
        <w:tc>
          <w:tcPr>
            <w:tcW w:w="731" w:type="pct"/>
            <w:vAlign w:val="center"/>
          </w:tcPr>
          <w:p w14:paraId="53C52754" w14:textId="7E84A423" w:rsidR="00B07197" w:rsidRPr="009F59E1" w:rsidRDefault="003070B0" w:rsidP="002C59D3">
            <w:pPr>
              <w:rPr>
                <w:rFonts w:ascii="TH SarabunPSK" w:hAnsi="TH SarabunPSK" w:cs="TH SarabunPSK"/>
              </w:rPr>
            </w:pPr>
            <w:ins w:id="20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90</w:t>
            </w:r>
            <w:ins w:id="20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0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ประกอบด้วยตัวอักษรไทย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ภาษาอังกฤษ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อักษรพิเศษ หรือตัวเลข</w:t>
            </w:r>
          </w:p>
        </w:tc>
        <w:tc>
          <w:tcPr>
            <w:tcW w:w="3214" w:type="pct"/>
            <w:vAlign w:val="center"/>
          </w:tcPr>
          <w:p w14:paraId="4D82ADB6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Practice waiting for food, practice asking for hands, and taking frequent walks. Rarely leave the dog alone.</w:t>
            </w:r>
          </w:p>
        </w:tc>
        <w:tc>
          <w:tcPr>
            <w:tcW w:w="803" w:type="pct"/>
            <w:vAlign w:val="center"/>
          </w:tcPr>
          <w:p w14:paraId="294F040C" w14:textId="7DDB47B4" w:rsidR="00B07197" w:rsidRPr="009F59E1" w:rsidRDefault="004C0A71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B07197" w:rsidRPr="009F59E1" w14:paraId="1A1B5EE8" w14:textId="77777777" w:rsidTr="00B07474">
        <w:trPr>
          <w:jc w:val="center"/>
        </w:trPr>
        <w:tc>
          <w:tcPr>
            <w:tcW w:w="252" w:type="pct"/>
            <w:vAlign w:val="center"/>
          </w:tcPr>
          <w:p w14:paraId="5B231E0E" w14:textId="53D20747" w:rsidR="00B07197" w:rsidRPr="009F59E1" w:rsidRDefault="0019608C" w:rsidP="002C59D3">
            <w:pPr>
              <w:spacing w:after="160" w:line="259" w:lineRule="auto"/>
              <w:rPr>
                <w:ins w:id="203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222</w:t>
            </w:r>
          </w:p>
        </w:tc>
        <w:tc>
          <w:tcPr>
            <w:tcW w:w="731" w:type="pct"/>
            <w:vAlign w:val="center"/>
          </w:tcPr>
          <w:p w14:paraId="6D44DE64" w14:textId="18D9E432" w:rsidR="00B07197" w:rsidRPr="009F59E1" w:rsidRDefault="00B07197" w:rsidP="002C59D3">
            <w:pPr>
              <w:spacing w:after="160" w:line="259" w:lineRule="auto"/>
              <w:rPr>
                <w:ins w:id="203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90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3214" w:type="pct"/>
            <w:vAlign w:val="center"/>
          </w:tcPr>
          <w:p w14:paraId="0614A455" w14:textId="77777777" w:rsidR="00B07197" w:rsidRPr="009F59E1" w:rsidRDefault="00B07197" w:rsidP="002C59D3">
            <w:pPr>
              <w:spacing w:after="160" w:line="259" w:lineRule="auto"/>
              <w:rPr>
                <w:ins w:id="2034" w:author="วันวิสา ประดิษฐอุกฤษฎ์" w:date="2021-10-11T19:31:00Z"/>
                <w:rFonts w:ascii="TH SarabunPSK" w:eastAsia="Yu Gothic UI Light" w:hAnsi="TH SarabunPSK" w:cs="TH SarabunPSK"/>
                <w:color w:val="FF0000"/>
                <w:cs/>
              </w:rPr>
            </w:pPr>
            <w:r w:rsidRPr="009F59E1">
              <w:rPr>
                <w:rFonts w:ascii="TH SarabunPSK" w:eastAsia="Yu Gothic UI Light" w:hAnsi="TH SarabunPSK" w:cs="TH SarabunPSK" w:hint="cs"/>
                <w:color w:val="FF0000"/>
                <w:sz w:val="28"/>
              </w:rPr>
              <w:t>食べ物を待つ練習、手を求める練習、頻繁な散歩の練習。犬を放っておくことはめったにありません。</w:t>
            </w:r>
          </w:p>
        </w:tc>
        <w:tc>
          <w:tcPr>
            <w:tcW w:w="803" w:type="pct"/>
            <w:vAlign w:val="center"/>
          </w:tcPr>
          <w:p w14:paraId="60F10A0C" w14:textId="77777777" w:rsidR="00B07197" w:rsidRPr="009F59E1" w:rsidRDefault="00B07197" w:rsidP="002C59D3">
            <w:pPr>
              <w:spacing w:after="160" w:line="259" w:lineRule="auto"/>
              <w:rPr>
                <w:ins w:id="2035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กรุณากรอกการเลี้ยงดูอีกครั้ง</w:t>
            </w:r>
          </w:p>
        </w:tc>
      </w:tr>
      <w:tr w:rsidR="00B07197" w:rsidRPr="009F59E1" w14:paraId="48567105" w14:textId="77777777" w:rsidTr="00B07474">
        <w:trPr>
          <w:jc w:val="center"/>
        </w:trPr>
        <w:tc>
          <w:tcPr>
            <w:tcW w:w="252" w:type="pct"/>
            <w:vAlign w:val="center"/>
          </w:tcPr>
          <w:p w14:paraId="27149704" w14:textId="64439EF1" w:rsidR="00B07197" w:rsidRPr="009F59E1" w:rsidRDefault="0019608C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223</w:t>
            </w:r>
          </w:p>
        </w:tc>
        <w:tc>
          <w:tcPr>
            <w:tcW w:w="731" w:type="pct"/>
            <w:vAlign w:val="center"/>
          </w:tcPr>
          <w:p w14:paraId="5BF238C9" w14:textId="068410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66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76796A08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ดีมากดีมา</w:t>
            </w:r>
          </w:p>
        </w:tc>
        <w:tc>
          <w:tcPr>
            <w:tcW w:w="803" w:type="pct"/>
            <w:vAlign w:val="center"/>
          </w:tcPr>
          <w:p w14:paraId="2AE5AE24" w14:textId="12EA675A" w:rsidR="00B07197" w:rsidRPr="009F59E1" w:rsidRDefault="004C0A71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B07197" w:rsidRPr="009F59E1" w14:paraId="41372F6E" w14:textId="77777777" w:rsidTr="00B07474">
        <w:trPr>
          <w:jc w:val="center"/>
        </w:trPr>
        <w:tc>
          <w:tcPr>
            <w:tcW w:w="252" w:type="pct"/>
            <w:vAlign w:val="center"/>
          </w:tcPr>
          <w:p w14:paraId="373AB3C5" w14:textId="6D7AD3BA" w:rsidR="00B07197" w:rsidRPr="009F59E1" w:rsidRDefault="0019608C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224</w:t>
            </w:r>
          </w:p>
        </w:tc>
        <w:tc>
          <w:tcPr>
            <w:tcW w:w="731" w:type="pct"/>
            <w:vAlign w:val="center"/>
          </w:tcPr>
          <w:p w14:paraId="620F5612" w14:textId="5C9BFF8A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67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11ตัวอักษร</w:t>
            </w:r>
          </w:p>
        </w:tc>
        <w:tc>
          <w:tcPr>
            <w:tcW w:w="3214" w:type="pct"/>
            <w:vAlign w:val="center"/>
          </w:tcPr>
          <w:p w14:paraId="0165D1A6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ดีมากดีมาก</w:t>
            </w:r>
          </w:p>
        </w:tc>
        <w:tc>
          <w:tcPr>
            <w:tcW w:w="803" w:type="pct"/>
            <w:vAlign w:val="center"/>
          </w:tcPr>
          <w:p w14:paraId="3A28905E" w14:textId="18485319" w:rsidR="00B07197" w:rsidRPr="009F59E1" w:rsidRDefault="004C0A71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B07197" w:rsidRPr="009F59E1" w14:paraId="6D4C222D" w14:textId="77777777" w:rsidTr="00B07474">
        <w:trPr>
          <w:jc w:val="center"/>
        </w:trPr>
        <w:tc>
          <w:tcPr>
            <w:tcW w:w="252" w:type="pct"/>
            <w:vAlign w:val="center"/>
          </w:tcPr>
          <w:p w14:paraId="7D2366A0" w14:textId="00F493CD" w:rsidR="00B07197" w:rsidRPr="009F59E1" w:rsidRDefault="0019608C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225</w:t>
            </w:r>
          </w:p>
        </w:tc>
        <w:tc>
          <w:tcPr>
            <w:tcW w:w="731" w:type="pct"/>
            <w:vAlign w:val="center"/>
          </w:tcPr>
          <w:p w14:paraId="5224F5E5" w14:textId="257658AD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3070B0">
              <w:rPr>
                <w:rFonts w:ascii="TH SarabunPSK" w:hAnsi="TH SarabunPSK" w:cs="TH SarabunPSK" w:hint="cs"/>
                <w:cs/>
                <w:lang w:bidi="th-TH"/>
              </w:rPr>
              <w:t>68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6EFA3013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0F133999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6F955D40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วัน/อาทิตย์</w:t>
            </w:r>
          </w:p>
          <w:p w14:paraId="502742B5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ไม่ค่อยปล่อยให้สุนัขอยู่ตัวเดียว</w:t>
            </w:r>
          </w:p>
          <w:p w14:paraId="0D36E74F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0E54751A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591D3126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วัน/อาทิตย์</w:t>
            </w:r>
          </w:p>
          <w:p w14:paraId="4FF35C51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ไม่ค่อยปล่อยให้สุนัขอยู่ตัวเดียว</w:t>
            </w:r>
          </w:p>
          <w:p w14:paraId="46295D47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3BEC3C11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70C938C1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7293497C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1777002D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4B4E8800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</w:t>
            </w:r>
          </w:p>
        </w:tc>
        <w:tc>
          <w:tcPr>
            <w:tcW w:w="803" w:type="pct"/>
            <w:vAlign w:val="center"/>
          </w:tcPr>
          <w:p w14:paraId="1EC4570C" w14:textId="46371C2E" w:rsidR="00B07197" w:rsidRPr="009F59E1" w:rsidRDefault="004C0A71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B07197" w:rsidRPr="009F59E1" w14:paraId="730899DA" w14:textId="77777777" w:rsidTr="00B07474">
        <w:trPr>
          <w:jc w:val="center"/>
        </w:trPr>
        <w:tc>
          <w:tcPr>
            <w:tcW w:w="252" w:type="pct"/>
            <w:vAlign w:val="center"/>
          </w:tcPr>
          <w:p w14:paraId="1CC808BE" w14:textId="0CD45110" w:rsidR="00B07197" w:rsidRPr="009F59E1" w:rsidRDefault="0019608C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226</w:t>
            </w:r>
          </w:p>
        </w:tc>
        <w:tc>
          <w:tcPr>
            <w:tcW w:w="731" w:type="pct"/>
            <w:vAlign w:val="center"/>
          </w:tcPr>
          <w:p w14:paraId="4104262F" w14:textId="1C58E18C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19608C">
              <w:rPr>
                <w:rFonts w:ascii="TH SarabunPSK" w:hAnsi="TH SarabunPSK" w:cs="TH SarabunPSK" w:hint="cs"/>
                <w:cs/>
                <w:lang w:bidi="th-TH"/>
              </w:rPr>
              <w:t xml:space="preserve">69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5739A5A6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5994C392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3B1F91F4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วัน/อาทิตย์</w:t>
            </w:r>
          </w:p>
          <w:p w14:paraId="452F1648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ไม่ค่อยปล่อยให้สุนัขอยู่ตัวเดียว</w:t>
            </w:r>
          </w:p>
          <w:p w14:paraId="3A769D6D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73822D32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640CC5C2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</w:rPr>
              <w:t>5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วัน/อาทิตย์</w:t>
            </w:r>
          </w:p>
          <w:p w14:paraId="590B8136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ไม่ค่อยปล่อยให้สุนัขอยู่ตัวเดียว</w:t>
            </w:r>
          </w:p>
          <w:p w14:paraId="2968D760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361B40C9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4E9140BA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356CF404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ฝึกขอมือ</w:t>
            </w:r>
          </w:p>
          <w:p w14:paraId="2FDA0C21" w14:textId="77777777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ฝึกให้รออาหาร</w:t>
            </w:r>
          </w:p>
          <w:p w14:paraId="5B101D30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>ฝึกขอ</w:t>
            </w:r>
          </w:p>
        </w:tc>
        <w:tc>
          <w:tcPr>
            <w:tcW w:w="803" w:type="pct"/>
            <w:vAlign w:val="center"/>
          </w:tcPr>
          <w:p w14:paraId="143C940E" w14:textId="12A429B8" w:rsidR="00B07197" w:rsidRPr="009F59E1" w:rsidRDefault="004C0A71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B07197" w:rsidRPr="009F59E1" w14:paraId="10749320" w14:textId="77777777" w:rsidTr="00B07474">
        <w:trPr>
          <w:jc w:val="center"/>
        </w:trPr>
        <w:tc>
          <w:tcPr>
            <w:tcW w:w="252" w:type="pct"/>
            <w:vAlign w:val="center"/>
          </w:tcPr>
          <w:p w14:paraId="2C0325F3" w14:textId="07499EAC" w:rsidR="00B07197" w:rsidRPr="009F59E1" w:rsidRDefault="0019608C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227</w:t>
            </w:r>
          </w:p>
        </w:tc>
        <w:tc>
          <w:tcPr>
            <w:tcW w:w="731" w:type="pct"/>
            <w:vAlign w:val="center"/>
          </w:tcPr>
          <w:p w14:paraId="0FD3A888" w14:textId="2934F565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IVB3</w:t>
            </w:r>
            <w:r w:rsidR="0019608C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45F5274C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ดีมากดีมา</w:t>
            </w:r>
          </w:p>
        </w:tc>
        <w:tc>
          <w:tcPr>
            <w:tcW w:w="803" w:type="pct"/>
            <w:vAlign w:val="center"/>
          </w:tcPr>
          <w:p w14:paraId="68F169CC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กรุณากรอกการเลี้ยงดูอีกครั้ง</w:t>
            </w:r>
          </w:p>
        </w:tc>
      </w:tr>
      <w:tr w:rsidR="00B07197" w:rsidRPr="009F59E1" w14:paraId="7232F14A" w14:textId="77777777" w:rsidTr="00B07474">
        <w:trPr>
          <w:jc w:val="center"/>
        </w:trPr>
        <w:tc>
          <w:tcPr>
            <w:tcW w:w="252" w:type="pct"/>
            <w:vAlign w:val="center"/>
          </w:tcPr>
          <w:p w14:paraId="633CE832" w14:textId="5712639A" w:rsidR="00B07197" w:rsidRPr="009F59E1" w:rsidRDefault="0019608C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228</w:t>
            </w:r>
          </w:p>
        </w:tc>
        <w:tc>
          <w:tcPr>
            <w:tcW w:w="731" w:type="pct"/>
            <w:vAlign w:val="center"/>
          </w:tcPr>
          <w:p w14:paraId="32A4C17F" w14:textId="60BEC3AC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IVB3</w:t>
            </w:r>
            <w:r w:rsidR="0019608C">
              <w:rPr>
                <w:rFonts w:ascii="TH SarabunPSK" w:hAnsi="TH SarabunPSK" w:cs="TH SarabunPSK" w:hint="cs"/>
                <w:cs/>
                <w:lang w:bidi="th-TH"/>
              </w:rPr>
              <w:t>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214" w:type="pct"/>
            <w:vAlign w:val="center"/>
          </w:tcPr>
          <w:p w14:paraId="759FFE39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15E8CFCA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5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 วัน/อาทิตย์</w:t>
            </w:r>
          </w:p>
          <w:p w14:paraId="1F782E42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ไม่ค่อยปล่อยให้สุนัขอยู่ตัวเดียว</w:t>
            </w:r>
          </w:p>
          <w:p w14:paraId="60936474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ฝึกให้รออาหาร</w:t>
            </w:r>
          </w:p>
          <w:p w14:paraId="1181A51D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35A7FD63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ฝึกให้รออาหาร</w:t>
            </w:r>
          </w:p>
          <w:p w14:paraId="08B08D1E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78227CAE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ฝึกให้รออาหาร</w:t>
            </w:r>
          </w:p>
          <w:p w14:paraId="5E1615AC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</w:t>
            </w:r>
          </w:p>
          <w:p w14:paraId="104A4812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0CBB9330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พาไปเดินเล่น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>5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 วัน/อาทิตย์</w:t>
            </w:r>
          </w:p>
          <w:p w14:paraId="130A5834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ไม่ค่อยปล่อยให้สุนัขอยู่ตัวเดียว</w:t>
            </w:r>
          </w:p>
          <w:p w14:paraId="0EE68C79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ฝึกให้รออาหาร</w:t>
            </w:r>
          </w:p>
          <w:p w14:paraId="3DA7BFAB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ฝึกขอมือ</w:t>
            </w:r>
          </w:p>
          <w:p w14:paraId="6770E86C" w14:textId="77777777" w:rsidR="00B07197" w:rsidRPr="009F59E1" w:rsidRDefault="00B07197" w:rsidP="002C59D3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-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ฝึกให</w:t>
            </w:r>
          </w:p>
        </w:tc>
        <w:tc>
          <w:tcPr>
            <w:tcW w:w="803" w:type="pct"/>
            <w:vAlign w:val="center"/>
          </w:tcPr>
          <w:p w14:paraId="71916740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กรุณากรอกการเลี้ยงดูอีกครั้ง</w:t>
            </w:r>
          </w:p>
        </w:tc>
      </w:tr>
      <w:tr w:rsidR="00B07197" w:rsidRPr="009F59E1" w14:paraId="784E8FC2" w14:textId="77777777" w:rsidTr="00B07474">
        <w:trPr>
          <w:jc w:val="center"/>
        </w:trPr>
        <w:tc>
          <w:tcPr>
            <w:tcW w:w="252" w:type="pct"/>
            <w:vAlign w:val="center"/>
          </w:tcPr>
          <w:p w14:paraId="275FAB94" w14:textId="66815987" w:rsidR="00B07197" w:rsidRPr="009F59E1" w:rsidRDefault="0019608C" w:rsidP="002C59D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229</w:t>
            </w:r>
          </w:p>
        </w:tc>
        <w:tc>
          <w:tcPr>
            <w:tcW w:w="731" w:type="pct"/>
            <w:vAlign w:val="center"/>
          </w:tcPr>
          <w:p w14:paraId="1C4624CF" w14:textId="00D56C55" w:rsidR="00B07197" w:rsidRPr="009F59E1" w:rsidRDefault="00B07197" w:rsidP="002C59D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927565"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="0019608C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3214" w:type="pct"/>
            <w:shd w:val="clear" w:color="auto" w:fill="FFFF00"/>
            <w:vAlign w:val="center"/>
          </w:tcPr>
          <w:p w14:paraId="49FEDD15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03" w:type="pct"/>
            <w:vAlign w:val="center"/>
          </w:tcPr>
          <w:p w14:paraId="51745E32" w14:textId="77777777" w:rsidR="00B07197" w:rsidRPr="009F59E1" w:rsidRDefault="00B07197" w:rsidP="002C59D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กรุณากรอกการเลี้ยงดู</w:t>
            </w:r>
          </w:p>
        </w:tc>
      </w:tr>
    </w:tbl>
    <w:p w14:paraId="5D6B40D2" w14:textId="3AEEFF03" w:rsidR="00B07197" w:rsidRDefault="00B07197" w:rsidP="00B07197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19608C">
        <w:rPr>
          <w:rFonts w:ascii="TH SarabunPSK" w:hAnsi="TH SarabunPSK" w:cs="TH SarabunPSK" w:hint="cs"/>
          <w:cs/>
          <w:lang w:bidi="th-TH"/>
        </w:rPr>
        <w:t>91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="0019608C">
        <w:rPr>
          <w:rFonts w:ascii="TH SarabunPSK" w:hAnsi="TH SarabunPSK" w:cs="TH SarabunPSK" w:hint="cs"/>
          <w:cs/>
          <w:lang w:bidi="th-TH"/>
        </w:rPr>
        <w:t>92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="0019608C">
        <w:rPr>
          <w:rFonts w:ascii="TH SarabunPSK" w:hAnsi="TH SarabunPSK" w:cs="TH SarabunPSK" w:hint="cs"/>
          <w:cs/>
          <w:lang w:bidi="th-TH"/>
        </w:rPr>
        <w:t>93</w:t>
      </w:r>
      <w:r w:rsidRPr="009F59E1">
        <w:rPr>
          <w:rFonts w:ascii="TH SarabunPSK" w:hAnsi="TH SarabunPSK" w:cs="TH SarabunPSK" w:hint="cs"/>
        </w:rPr>
        <w:t xml:space="preserve"> 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19608C">
        <w:rPr>
          <w:rFonts w:ascii="TH SarabunPSK" w:hAnsi="TH SarabunPSK" w:cs="TH SarabunPSK" w:hint="cs"/>
          <w:cs/>
          <w:lang w:bidi="th-TH"/>
        </w:rPr>
        <w:t>220</w:t>
      </w:r>
      <w:r w:rsidRPr="009F59E1">
        <w:rPr>
          <w:rFonts w:ascii="TH SarabunPSK" w:hAnsi="TH SarabunPSK" w:cs="TH SarabunPSK" w:hint="cs"/>
        </w:rPr>
        <w:t xml:space="preserve"> IVEc</w:t>
      </w:r>
      <w:r w:rsidR="0019608C">
        <w:rPr>
          <w:rFonts w:ascii="TH SarabunPSK" w:hAnsi="TH SarabunPSK" w:cs="TH SarabunPSK" w:hint="cs"/>
          <w:cs/>
          <w:lang w:bidi="th-TH"/>
        </w:rPr>
        <w:t>92</w:t>
      </w:r>
      <w:r w:rsidR="006B1BC4" w:rsidRPr="009F59E1">
        <w:rPr>
          <w:rFonts w:ascii="TH SarabunPSK" w:hAnsi="TH SarabunPSK" w:cs="TH SarabunPSK" w:hint="cs"/>
          <w:cs/>
          <w:lang w:bidi="th-TH"/>
        </w:rPr>
        <w:t>.1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6B1BC4" w:rsidRPr="009F59E1">
        <w:rPr>
          <w:rFonts w:ascii="TH SarabunPSK" w:hAnsi="TH SarabunPSK" w:cs="TH SarabunPSK" w:hint="cs"/>
          <w:cs/>
          <w:lang w:bidi="th-TH"/>
        </w:rPr>
        <w:t>2</w:t>
      </w:r>
      <w:r w:rsidR="0019608C">
        <w:rPr>
          <w:rFonts w:ascii="TH SarabunPSK" w:hAnsi="TH SarabunPSK" w:cs="TH SarabunPSK" w:hint="cs"/>
          <w:cs/>
          <w:lang w:bidi="th-TH"/>
        </w:rPr>
        <w:t>27</w:t>
      </w:r>
      <w:r w:rsidRPr="009F59E1">
        <w:rPr>
          <w:rFonts w:ascii="TH SarabunPSK" w:hAnsi="TH SarabunPSK" w:cs="TH SarabunPSK" w:hint="cs"/>
          <w:cs/>
        </w:rPr>
        <w:t xml:space="preserve"> และ </w:t>
      </w:r>
      <w:r w:rsidRPr="009F59E1">
        <w:rPr>
          <w:rFonts w:ascii="TH SarabunPSK" w:hAnsi="TH SarabunPSK" w:cs="TH SarabunPSK" w:hint="cs"/>
        </w:rPr>
        <w:t>IVEc</w:t>
      </w:r>
      <w:r w:rsidR="0019608C">
        <w:rPr>
          <w:rFonts w:ascii="TH SarabunPSK" w:hAnsi="TH SarabunPSK" w:cs="TH SarabunPSK" w:hint="cs"/>
          <w:cs/>
          <w:lang w:bidi="th-TH"/>
        </w:rPr>
        <w:t>92</w:t>
      </w:r>
      <w:r w:rsidRPr="009F59E1">
        <w:rPr>
          <w:rFonts w:ascii="TH SarabunPSK" w:hAnsi="TH SarabunPSK" w:cs="TH SarabunPSK" w:hint="cs"/>
        </w:rPr>
        <w:t>.</w:t>
      </w:r>
      <w:r w:rsidRPr="009F59E1">
        <w:rPr>
          <w:rFonts w:ascii="TH SarabunPSK" w:hAnsi="TH SarabunPSK" w:cs="TH SarabunPSK" w:hint="cs"/>
          <w:cs/>
        </w:rPr>
        <w:t xml:space="preserve">2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Pr="009F59E1">
        <w:rPr>
          <w:rFonts w:ascii="TH SarabunPSK" w:hAnsi="TH SarabunPSK" w:cs="TH SarabunPSK" w:hint="cs"/>
        </w:rPr>
        <w:t>2</w:t>
      </w:r>
      <w:r w:rsidR="0019608C">
        <w:rPr>
          <w:rFonts w:ascii="TH SarabunPSK" w:hAnsi="TH SarabunPSK" w:cs="TH SarabunPSK" w:hint="cs"/>
          <w:cs/>
          <w:lang w:bidi="th-TH"/>
        </w:rPr>
        <w:t>28</w:t>
      </w:r>
    </w:p>
    <w:p w14:paraId="7DB9FADD" w14:textId="62D9FC40" w:rsidR="0019608C" w:rsidRDefault="0019608C" w:rsidP="00B07197">
      <w:pPr>
        <w:jc w:val="thaiDistribute"/>
        <w:rPr>
          <w:rFonts w:ascii="TH SarabunPSK" w:hAnsi="TH SarabunPSK" w:cs="TH SarabunPSK"/>
          <w:lang w:bidi="th-TH"/>
        </w:rPr>
      </w:pPr>
    </w:p>
    <w:p w14:paraId="5FAF08C7" w14:textId="58F098DA" w:rsidR="0019608C" w:rsidRDefault="0019608C" w:rsidP="00B07197">
      <w:pPr>
        <w:jc w:val="thaiDistribute"/>
        <w:rPr>
          <w:rFonts w:ascii="TH SarabunPSK" w:hAnsi="TH SarabunPSK" w:cs="TH SarabunPSK"/>
          <w:lang w:bidi="th-TH"/>
        </w:rPr>
      </w:pPr>
    </w:p>
    <w:p w14:paraId="2124C5E1" w14:textId="77777777" w:rsidR="0019608C" w:rsidRPr="009F59E1" w:rsidRDefault="0019608C" w:rsidP="00B07197">
      <w:pPr>
        <w:jc w:val="thaiDistribute"/>
        <w:rPr>
          <w:rFonts w:ascii="TH SarabunPSK" w:hAnsi="TH SarabunPSK" w:cs="TH SarabunPSK" w:hint="cs"/>
          <w:lang w:bidi="th-TH"/>
        </w:rPr>
      </w:pPr>
    </w:p>
    <w:p w14:paraId="2A026414" w14:textId="38C60FCF" w:rsidR="006B1BC4" w:rsidRPr="009F59E1" w:rsidRDefault="006B1BC4" w:rsidP="00B07197">
      <w:pPr>
        <w:jc w:val="thaiDistribute"/>
        <w:rPr>
          <w:rFonts w:ascii="TH SarabunPSK" w:hAnsi="TH SarabunPSK" w:cs="TH SarabunPSK"/>
          <w:lang w:bidi="th-TH"/>
        </w:rPr>
      </w:pPr>
    </w:p>
    <w:p w14:paraId="79542AD2" w14:textId="3AD130B2" w:rsidR="006B1BC4" w:rsidRPr="009F59E1" w:rsidRDefault="006B1BC4" w:rsidP="006B1BC4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วัคซีน (</w:t>
      </w:r>
      <w:r w:rsidRPr="009F59E1">
        <w:rPr>
          <w:rFonts w:ascii="TH SarabunPSK" w:hAnsi="TH SarabunPSK" w:cs="TH SarabunPSK" w:hint="cs"/>
          <w:b/>
          <w:bCs/>
          <w:lang w:bidi="th-TH"/>
        </w:rPr>
        <w:t>Vaccine) : TextInput</w:t>
      </w:r>
    </w:p>
    <w:p w14:paraId="2CFBB5D9" w14:textId="77777777" w:rsidR="006B1BC4" w:rsidRPr="009F59E1" w:rsidRDefault="006B1BC4" w:rsidP="006B1BC4">
      <w:pPr>
        <w:ind w:firstLine="720"/>
        <w:rPr>
          <w:ins w:id="2036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203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วัคซีน</w:t>
      </w:r>
      <w:ins w:id="203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 xml:space="preserve"> มีคุณลักษณะดังนี้</w:t>
        </w:r>
      </w:ins>
    </w:p>
    <w:p w14:paraId="1F15EBEB" w14:textId="77777777" w:rsidR="0079036A" w:rsidRDefault="0079036A" w:rsidP="0079036A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</w:rPr>
        <w:tab/>
        <w:t>ต้องเป็นตัวอักษรไทย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ภาษาอังกฤษ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ตัวเลข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หรืออักขระพิเศษได้</w:t>
      </w:r>
    </w:p>
    <w:p w14:paraId="2708668C" w14:textId="77777777" w:rsidR="0079036A" w:rsidRPr="009F59E1" w:rsidRDefault="0079036A" w:rsidP="0079036A">
      <w:pPr>
        <w:ind w:left="1800"/>
        <w:rPr>
          <w:rFonts w:ascii="TH SarabunPSK" w:hAnsi="TH SarabunPSK" w:cs="TH SarabunPSK" w:hint="cs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2.</w:t>
      </w:r>
      <w:r>
        <w:rPr>
          <w:rFonts w:ascii="TH SarabunPSK" w:hAnsi="TH SarabunPSK" w:cs="TH SarabunPSK"/>
          <w:cs/>
          <w:lang w:bidi="th-TH"/>
        </w:rPr>
        <w:tab/>
      </w:r>
      <w:r>
        <w:rPr>
          <w:rFonts w:ascii="TH SarabunPSK" w:hAnsi="TH SarabunPSK" w:cs="TH SarabunPSK" w:hint="cs"/>
          <w:cs/>
          <w:lang w:bidi="th-TH"/>
        </w:rPr>
        <w:t>มีช่องว่างได้</w:t>
      </w:r>
    </w:p>
    <w:p w14:paraId="0852C9FA" w14:textId="77777777" w:rsidR="0079036A" w:rsidRPr="009F59E1" w:rsidRDefault="0079036A" w:rsidP="0079036A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3.</w:t>
      </w:r>
      <w:r w:rsidRPr="009F59E1">
        <w:rPr>
          <w:rFonts w:ascii="TH SarabunPSK" w:hAnsi="TH SarabunPSK" w:cs="TH SarabunPSK" w:hint="cs"/>
          <w:cs/>
        </w:rPr>
        <w:tab/>
        <w:t xml:space="preserve">มีจำนวนตัวอักษรเป็นจำนวนไม่น้อยกว่า 10 ตัวอักษรและไม่เกิน </w:t>
      </w:r>
      <w:r w:rsidRPr="009F59E1">
        <w:rPr>
          <w:rFonts w:ascii="TH SarabunPSK" w:hAnsi="TH SarabunPSK" w:cs="TH SarabunPSK" w:hint="cs"/>
        </w:rPr>
        <w:t>255</w:t>
      </w:r>
      <w:r w:rsidRPr="009F59E1">
        <w:rPr>
          <w:rFonts w:ascii="TH SarabunPSK" w:hAnsi="TH SarabunPSK" w:cs="TH SarabunPSK" w:hint="cs"/>
          <w:cs/>
        </w:rPr>
        <w:t xml:space="preserve"> ตัวอักษร</w:t>
      </w:r>
    </w:p>
    <w:p w14:paraId="6B1B2960" w14:textId="77777777" w:rsidR="0079036A" w:rsidRPr="009F59E1" w:rsidRDefault="0079036A" w:rsidP="0079036A">
      <w:pPr>
        <w:ind w:left="1800"/>
        <w:rPr>
          <w:rFonts w:ascii="TH SarabunPSK" w:hAnsi="TH SarabunPSK" w:cs="TH SarabunPSK"/>
          <w:cs/>
        </w:rPr>
      </w:pPr>
      <w:r w:rsidRPr="009F59E1">
        <w:rPr>
          <w:rFonts w:ascii="TH SarabunPSK" w:hAnsi="TH SarabunPSK" w:cs="TH SarabunPSK" w:hint="cs"/>
          <w:cs/>
        </w:rPr>
        <w:t>4.</w:t>
      </w:r>
      <w:r w:rsidRPr="009F59E1">
        <w:rPr>
          <w:rFonts w:ascii="TH SarabunPSK" w:hAnsi="TH SarabunPSK" w:cs="TH SarabunPSK" w:hint="cs"/>
          <w:cs/>
        </w:rPr>
        <w:tab/>
        <w:t>ต้องไม่เป็นค่าว่าง</w:t>
      </w:r>
    </w:p>
    <w:p w14:paraId="1CDCC6D3" w14:textId="77777777" w:rsidR="006B1BC4" w:rsidRPr="009F59E1" w:rsidRDefault="006B1BC4" w:rsidP="006B1BC4">
      <w:pPr>
        <w:ind w:firstLine="720"/>
        <w:rPr>
          <w:ins w:id="2039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204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วัคซีน</w:t>
      </w:r>
    </w:p>
    <w:p w14:paraId="5CC457E1" w14:textId="77777777" w:rsidR="006B1BC4" w:rsidRPr="009F59E1" w:rsidRDefault="006B1BC4" w:rsidP="006B1BC4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ในกรณีที่ไม่กรอกวัคซีนระบบจะแสดงข้อความ “กรุณากรอกการวัคซีน”  </w:t>
      </w:r>
    </w:p>
    <w:p w14:paraId="736C3AA9" w14:textId="77777777" w:rsidR="006B1BC4" w:rsidRPr="009F59E1" w:rsidRDefault="006B1BC4" w:rsidP="006B1BC4">
      <w:pPr>
        <w:numPr>
          <w:ilvl w:val="0"/>
          <w:numId w:val="10"/>
        </w:numPr>
        <w:spacing w:after="160" w:line="259" w:lineRule="auto"/>
        <w:rPr>
          <w:ins w:id="2041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ในกรณีที่กรอกวัคซีนไม่ตรงตามรูปแบบ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กรุณากรอกวัคซีนอีกครั้ง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1A136320" w14:textId="77777777" w:rsidR="006B1BC4" w:rsidRPr="009F59E1" w:rsidRDefault="006B1BC4" w:rsidP="006B1BC4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74CE94AB" w14:textId="77777777" w:rsidR="006B1BC4" w:rsidRPr="009F59E1" w:rsidRDefault="006B1BC4" w:rsidP="006B1BC4">
      <w:pPr>
        <w:ind w:left="720" w:firstLine="360"/>
        <w:rPr>
          <w:rFonts w:ascii="TH SarabunPSK" w:hAnsi="TH SarabunPSK" w:cs="TH SarabunPSK"/>
          <w:lang w:bidi="th-TH"/>
        </w:rPr>
      </w:pPr>
    </w:p>
    <w:p w14:paraId="342A605A" w14:textId="3BBE923B" w:rsidR="006B1BC4" w:rsidRDefault="006B1BC4" w:rsidP="006B1BC4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วัคซีน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05]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740"/>
        <w:gridCol w:w="1566"/>
        <w:gridCol w:w="1345"/>
        <w:gridCol w:w="1454"/>
        <w:gridCol w:w="1595"/>
      </w:tblGrid>
      <w:tr w:rsidR="0079036A" w:rsidRPr="009F59E1" w14:paraId="49F12F0A" w14:textId="77777777" w:rsidTr="00F5461B">
        <w:trPr>
          <w:ins w:id="2042" w:author="วันวิสา ประดิษฐอุกฤษฎ์" w:date="2021-10-11T19:31:00Z"/>
        </w:trPr>
        <w:tc>
          <w:tcPr>
            <w:tcW w:w="832" w:type="pct"/>
            <w:shd w:val="clear" w:color="auto" w:fill="D0CECE" w:themeFill="background2" w:themeFillShade="E6"/>
            <w:vAlign w:val="center"/>
          </w:tcPr>
          <w:p w14:paraId="3283DFC9" w14:textId="77777777" w:rsidR="0079036A" w:rsidRPr="009F59E1" w:rsidRDefault="0079036A" w:rsidP="00F5461B">
            <w:pPr>
              <w:spacing w:after="160" w:line="259" w:lineRule="auto"/>
              <w:rPr>
                <w:ins w:id="204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942" w:type="pct"/>
            <w:shd w:val="clear" w:color="auto" w:fill="D0CECE" w:themeFill="background2" w:themeFillShade="E6"/>
            <w:vAlign w:val="center"/>
          </w:tcPr>
          <w:p w14:paraId="082CE443" w14:textId="77777777" w:rsidR="0079036A" w:rsidRPr="009F59E1" w:rsidRDefault="0079036A" w:rsidP="00F5461B">
            <w:pPr>
              <w:spacing w:after="160" w:line="259" w:lineRule="auto"/>
              <w:rPr>
                <w:ins w:id="204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4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3D3D8155" w14:textId="77777777" w:rsidR="0079036A" w:rsidRPr="009F59E1" w:rsidRDefault="0079036A" w:rsidP="00F5461B">
            <w:pPr>
              <w:spacing w:after="160" w:line="259" w:lineRule="auto"/>
              <w:rPr>
                <w:ins w:id="204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4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48" w:type="pct"/>
            <w:shd w:val="clear" w:color="auto" w:fill="D0CECE" w:themeFill="background2" w:themeFillShade="E6"/>
            <w:vAlign w:val="center"/>
          </w:tcPr>
          <w:p w14:paraId="7B976D0C" w14:textId="77777777" w:rsidR="0079036A" w:rsidRPr="009F59E1" w:rsidRDefault="0079036A" w:rsidP="00F5461B">
            <w:pPr>
              <w:spacing w:after="160" w:line="259" w:lineRule="auto"/>
              <w:rPr>
                <w:ins w:id="204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5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728" w:type="pct"/>
            <w:shd w:val="clear" w:color="auto" w:fill="D0CECE" w:themeFill="background2" w:themeFillShade="E6"/>
            <w:vAlign w:val="center"/>
          </w:tcPr>
          <w:p w14:paraId="7B3F5706" w14:textId="77777777" w:rsidR="0079036A" w:rsidRPr="009F59E1" w:rsidRDefault="0079036A" w:rsidP="00F5461B">
            <w:pPr>
              <w:spacing w:after="160" w:line="259" w:lineRule="auto"/>
              <w:rPr>
                <w:ins w:id="205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787" w:type="pct"/>
            <w:shd w:val="clear" w:color="auto" w:fill="D0CECE" w:themeFill="background2" w:themeFillShade="E6"/>
            <w:vAlign w:val="center"/>
          </w:tcPr>
          <w:p w14:paraId="47FA7026" w14:textId="77777777" w:rsidR="0079036A" w:rsidRPr="009F59E1" w:rsidRDefault="0079036A" w:rsidP="00F5461B">
            <w:pPr>
              <w:spacing w:after="160" w:line="259" w:lineRule="auto"/>
              <w:rPr>
                <w:ins w:id="205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6DAD3C17" w14:textId="77777777" w:rsidR="0079036A" w:rsidRPr="009F59E1" w:rsidRDefault="0079036A" w:rsidP="00F5461B">
            <w:pPr>
              <w:spacing w:after="160" w:line="259" w:lineRule="auto"/>
              <w:rPr>
                <w:ins w:id="205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5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864" w:type="pct"/>
            <w:shd w:val="clear" w:color="auto" w:fill="D0CECE" w:themeFill="background2" w:themeFillShade="E6"/>
            <w:vAlign w:val="center"/>
          </w:tcPr>
          <w:p w14:paraId="29E739D7" w14:textId="77777777" w:rsidR="0079036A" w:rsidRPr="009F59E1" w:rsidRDefault="0079036A" w:rsidP="00F5461B">
            <w:pPr>
              <w:spacing w:after="160" w:line="259" w:lineRule="auto"/>
              <w:rPr>
                <w:ins w:id="205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26A2ADC5" w14:textId="77777777" w:rsidR="0079036A" w:rsidRPr="009F59E1" w:rsidRDefault="0079036A" w:rsidP="00F5461B">
            <w:pPr>
              <w:spacing w:after="160" w:line="259" w:lineRule="auto"/>
              <w:rPr>
                <w:ins w:id="205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79036A" w:rsidRPr="009F59E1" w14:paraId="6D074A54" w14:textId="77777777" w:rsidTr="00F5461B">
        <w:trPr>
          <w:ins w:id="2061" w:author="วันวิสา ประดิษฐอุกฤษฎ์" w:date="2021-10-11T19:31:00Z"/>
        </w:trPr>
        <w:tc>
          <w:tcPr>
            <w:tcW w:w="832" w:type="pct"/>
            <w:vAlign w:val="center"/>
          </w:tcPr>
          <w:p w14:paraId="44A66F9E" w14:textId="77777777" w:rsidR="0079036A" w:rsidRPr="009F59E1" w:rsidRDefault="0079036A" w:rsidP="00F5461B">
            <w:pPr>
              <w:spacing w:after="160" w:line="259" w:lineRule="auto"/>
              <w:rPr>
                <w:ins w:id="206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942" w:type="pct"/>
            <w:vAlign w:val="center"/>
          </w:tcPr>
          <w:p w14:paraId="4014EA33" w14:textId="0601AC99" w:rsidR="0079036A" w:rsidRPr="009F59E1" w:rsidRDefault="0079036A" w:rsidP="00F5461B">
            <w:pPr>
              <w:spacing w:after="160" w:line="259" w:lineRule="auto"/>
              <w:rPr>
                <w:ins w:id="2063" w:author="วันวิสา ประดิษฐอุกฤษฎ์" w:date="2021-10-11T19:31:00Z"/>
                <w:rFonts w:ascii="TH SarabunPSK" w:hAnsi="TH SarabunPSK" w:cs="TH SarabunPSK" w:hint="cs"/>
                <w:cs/>
              </w:rPr>
            </w:pPr>
            <w:ins w:id="206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94</w:t>
            </w:r>
            <w:ins w:id="20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0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Pr="001E7ABC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848" w:type="pct"/>
            <w:vAlign w:val="center"/>
          </w:tcPr>
          <w:p w14:paraId="7D696C48" w14:textId="2E342636" w:rsidR="0079036A" w:rsidRPr="009F59E1" w:rsidRDefault="0079036A" w:rsidP="00F5461B">
            <w:pPr>
              <w:spacing w:after="160" w:line="259" w:lineRule="auto"/>
              <w:rPr>
                <w:ins w:id="206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94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728" w:type="pct"/>
            <w:vAlign w:val="center"/>
          </w:tcPr>
          <w:p w14:paraId="506C0A7B" w14:textId="77777777" w:rsidR="0079036A" w:rsidRPr="009F59E1" w:rsidRDefault="0079036A" w:rsidP="00F5461B">
            <w:pPr>
              <w:spacing w:after="160" w:line="259" w:lineRule="auto"/>
              <w:rPr>
                <w:ins w:id="2068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5BDAE221" w14:textId="77777777" w:rsidR="0079036A" w:rsidRPr="009F59E1" w:rsidRDefault="0079036A" w:rsidP="00F5461B">
            <w:pPr>
              <w:spacing w:after="160" w:line="259" w:lineRule="auto"/>
              <w:rPr>
                <w:ins w:id="2069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864" w:type="pct"/>
            <w:vAlign w:val="center"/>
          </w:tcPr>
          <w:p w14:paraId="7721F6D5" w14:textId="77777777" w:rsidR="0079036A" w:rsidRPr="009F59E1" w:rsidRDefault="0079036A" w:rsidP="00F5461B">
            <w:pPr>
              <w:spacing w:after="160" w:line="259" w:lineRule="auto"/>
              <w:rPr>
                <w:ins w:id="207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79036A" w:rsidRPr="009F59E1" w14:paraId="64D5F5EB" w14:textId="77777777" w:rsidTr="00F5461B">
        <w:tc>
          <w:tcPr>
            <w:tcW w:w="832" w:type="pct"/>
            <w:vAlign w:val="center"/>
          </w:tcPr>
          <w:p w14:paraId="4BBB6995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942" w:type="pct"/>
            <w:vAlign w:val="center"/>
          </w:tcPr>
          <w:p w14:paraId="6FCE56B6" w14:textId="4A1EFB8F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ins w:id="207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95</w:t>
            </w:r>
            <w:ins w:id="20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0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มีช่องว่างระหว่างตัวอักษร</w:t>
            </w:r>
          </w:p>
        </w:tc>
        <w:tc>
          <w:tcPr>
            <w:tcW w:w="848" w:type="pct"/>
            <w:vAlign w:val="center"/>
          </w:tcPr>
          <w:p w14:paraId="59E17F4C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728" w:type="pct"/>
            <w:vAlign w:val="center"/>
          </w:tcPr>
          <w:p w14:paraId="3ADD7820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5D564495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864" w:type="pct"/>
            <w:vAlign w:val="center"/>
          </w:tcPr>
          <w:p w14:paraId="5191E39E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</w:p>
        </w:tc>
      </w:tr>
      <w:tr w:rsidR="0079036A" w:rsidRPr="009F59E1" w14:paraId="5D74AF7A" w14:textId="77777777" w:rsidTr="00F5461B">
        <w:tc>
          <w:tcPr>
            <w:tcW w:w="832" w:type="pct"/>
            <w:vAlign w:val="center"/>
          </w:tcPr>
          <w:p w14:paraId="7F482A2F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942" w:type="pct"/>
            <w:vAlign w:val="center"/>
          </w:tcPr>
          <w:p w14:paraId="0E8749E8" w14:textId="7286620C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96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ต้องมีความยาวตั้งแต่ 10 และไม่เกิน 255ตัวอักษร</w:t>
            </w:r>
          </w:p>
        </w:tc>
        <w:tc>
          <w:tcPr>
            <w:tcW w:w="848" w:type="pct"/>
            <w:vAlign w:val="center"/>
          </w:tcPr>
          <w:p w14:paraId="772B146E" w14:textId="082617A5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96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มีความยาวน้อยกว่า 10 ตัวอักษร</w:t>
            </w:r>
          </w:p>
        </w:tc>
        <w:tc>
          <w:tcPr>
            <w:tcW w:w="728" w:type="pct"/>
            <w:vAlign w:val="center"/>
          </w:tcPr>
          <w:p w14:paraId="4ABBC748" w14:textId="0A748616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96</w:t>
            </w:r>
            <w:r w:rsidRPr="009F59E1">
              <w:rPr>
                <w:rFonts w:ascii="TH SarabunPSK" w:hAnsi="TH SarabunPSK" w:cs="TH SarabunPSK" w:hint="cs"/>
              </w:rPr>
              <w:t>.</w:t>
            </w:r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มีความยาวมากกว่า 255 ตัวอักษร</w:t>
            </w:r>
          </w:p>
        </w:tc>
        <w:tc>
          <w:tcPr>
            <w:tcW w:w="787" w:type="pct"/>
            <w:vAlign w:val="center"/>
          </w:tcPr>
          <w:p w14:paraId="20D8F0CC" w14:textId="6E160D1C" w:rsidR="0079036A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3D9A7B35" w14:textId="58618BEF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11 ตัวอักษร</w:t>
            </w:r>
          </w:p>
          <w:p w14:paraId="6A756376" w14:textId="52D52013" w:rsidR="0079036A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72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3475A373" w14:textId="38DEAA9B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864" w:type="pct"/>
            <w:vAlign w:val="center"/>
          </w:tcPr>
          <w:p w14:paraId="200C36BD" w14:textId="76D2DA0F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38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0F9CC0D6" w14:textId="31E5C834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IVB3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0B9E92DC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</w:p>
        </w:tc>
      </w:tr>
      <w:tr w:rsidR="0079036A" w:rsidRPr="009F59E1" w14:paraId="67A72BFF" w14:textId="77777777" w:rsidTr="00F5461B">
        <w:tc>
          <w:tcPr>
            <w:tcW w:w="832" w:type="pct"/>
            <w:vAlign w:val="center"/>
          </w:tcPr>
          <w:p w14:paraId="607CC5F1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942" w:type="pct"/>
            <w:vAlign w:val="center"/>
          </w:tcPr>
          <w:p w14:paraId="2DC29A99" w14:textId="52F3AE88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97</w:t>
            </w:r>
            <w:r w:rsidRPr="009F59E1">
              <w:rPr>
                <w:rFonts w:ascii="TH SarabunPSK" w:hAnsi="TH SarabunPSK" w:cs="TH SarabunPSK" w:hint="cs"/>
              </w:rPr>
              <w:t>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ต้องไม่เป็นค่าว่าง</w:t>
            </w:r>
          </w:p>
        </w:tc>
        <w:tc>
          <w:tcPr>
            <w:tcW w:w="848" w:type="pct"/>
            <w:vAlign w:val="center"/>
          </w:tcPr>
          <w:p w14:paraId="1DB1B694" w14:textId="013F6FFC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890D23">
              <w:rPr>
                <w:rFonts w:ascii="TH SarabunPSK" w:hAnsi="TH SarabunPSK" w:cs="TH SarabunPSK" w:hint="cs"/>
                <w:cs/>
                <w:lang w:bidi="th-TH"/>
              </w:rPr>
              <w:t>97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728" w:type="pct"/>
            <w:vAlign w:val="center"/>
          </w:tcPr>
          <w:p w14:paraId="45B5FAD2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716426D3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864" w:type="pct"/>
            <w:vAlign w:val="center"/>
          </w:tcPr>
          <w:p w14:paraId="2A325302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</w:p>
        </w:tc>
      </w:tr>
    </w:tbl>
    <w:p w14:paraId="18FCBA4D" w14:textId="77777777" w:rsidR="0079036A" w:rsidRPr="009F59E1" w:rsidRDefault="0079036A" w:rsidP="006B1BC4">
      <w:pPr>
        <w:rPr>
          <w:rFonts w:ascii="TH SarabunPSK" w:hAnsi="TH SarabunPSK" w:cs="TH SarabunPSK" w:hint="cs"/>
          <w:b/>
          <w:bCs/>
          <w:lang w:bidi="th-TH"/>
        </w:rPr>
      </w:pPr>
    </w:p>
    <w:p w14:paraId="2D7FC867" w14:textId="1470DD7E" w:rsidR="006B1BC4" w:rsidRDefault="006B1BC4" w:rsidP="006B1BC4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F447A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F447A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แสดงข้อมูลของการทดสอบวัคซีน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F447A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79036A" w:rsidRPr="009F59E1" w14:paraId="029EA478" w14:textId="77777777" w:rsidTr="00F5461B">
        <w:trPr>
          <w:jc w:val="center"/>
        </w:trPr>
        <w:tc>
          <w:tcPr>
            <w:tcW w:w="403" w:type="pct"/>
            <w:shd w:val="clear" w:color="auto" w:fill="D0CECE" w:themeFill="background2" w:themeFillShade="E6"/>
            <w:vAlign w:val="center"/>
          </w:tcPr>
          <w:p w14:paraId="69DE3EA0" w14:textId="77777777" w:rsidR="0079036A" w:rsidRPr="009F59E1" w:rsidRDefault="0079036A" w:rsidP="00F5461B">
            <w:pPr>
              <w:spacing w:after="160" w:line="259" w:lineRule="auto"/>
              <w:rPr>
                <w:ins w:id="207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  <w:vAlign w:val="center"/>
          </w:tcPr>
          <w:p w14:paraId="0E156B5A" w14:textId="77777777" w:rsidR="0079036A" w:rsidRPr="009F59E1" w:rsidRDefault="0079036A" w:rsidP="00F5461B">
            <w:pPr>
              <w:spacing w:after="160" w:line="259" w:lineRule="auto"/>
              <w:rPr>
                <w:ins w:id="207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  <w:vAlign w:val="center"/>
          </w:tcPr>
          <w:p w14:paraId="66C40C66" w14:textId="77777777" w:rsidR="0079036A" w:rsidRPr="009F59E1" w:rsidRDefault="0079036A" w:rsidP="00F5461B">
            <w:pPr>
              <w:spacing w:after="160" w:line="259" w:lineRule="auto"/>
              <w:rPr>
                <w:ins w:id="207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  <w:vAlign w:val="center"/>
          </w:tcPr>
          <w:p w14:paraId="0A1C8172" w14:textId="77777777" w:rsidR="0079036A" w:rsidRPr="009F59E1" w:rsidRDefault="0079036A" w:rsidP="00F5461B">
            <w:pPr>
              <w:spacing w:after="160" w:line="259" w:lineRule="auto"/>
              <w:rPr>
                <w:ins w:id="208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08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79036A" w:rsidRPr="009F59E1" w14:paraId="4FE0FE4B" w14:textId="77777777" w:rsidTr="00F5461B">
        <w:trPr>
          <w:jc w:val="center"/>
        </w:trPr>
        <w:tc>
          <w:tcPr>
            <w:tcW w:w="403" w:type="pct"/>
            <w:vAlign w:val="center"/>
          </w:tcPr>
          <w:p w14:paraId="1B184FF6" w14:textId="34C21980" w:rsidR="0079036A" w:rsidRPr="009F59E1" w:rsidRDefault="00890D23" w:rsidP="00F5461B">
            <w:pPr>
              <w:spacing w:after="160" w:line="259" w:lineRule="auto"/>
              <w:rPr>
                <w:ins w:id="208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230</w:t>
            </w:r>
          </w:p>
        </w:tc>
        <w:tc>
          <w:tcPr>
            <w:tcW w:w="1531" w:type="pct"/>
            <w:vAlign w:val="center"/>
          </w:tcPr>
          <w:p w14:paraId="0EC044F9" w14:textId="2658D370" w:rsidR="0079036A" w:rsidRPr="009F59E1" w:rsidRDefault="0079036A" w:rsidP="00F5461B">
            <w:pPr>
              <w:spacing w:after="160" w:line="259" w:lineRule="auto"/>
              <w:rPr>
                <w:ins w:id="2083" w:author="วันวิสา ประดิษฐอุกฤษฎ์" w:date="2021-10-11T19:31:00Z"/>
                <w:rFonts w:ascii="TH SarabunPSK" w:hAnsi="TH SarabunPSK" w:cs="TH SarabunPSK"/>
              </w:rPr>
            </w:pPr>
            <w:ins w:id="20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890D23">
              <w:rPr>
                <w:rFonts w:ascii="TH SarabunPSK" w:hAnsi="TH SarabunPSK" w:cs="TH SarabunPSK" w:hint="cs"/>
                <w:cs/>
                <w:lang w:bidi="th-TH"/>
              </w:rPr>
              <w:t>94</w:t>
            </w:r>
            <w:r w:rsidRPr="009F59E1">
              <w:rPr>
                <w:rFonts w:ascii="TH SarabunPSK" w:hAnsi="TH SarabunPSK" w:cs="TH SarabunPSK" w:hint="cs"/>
              </w:rPr>
              <w:t>–</w:t>
            </w:r>
            <w:ins w:id="208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Pr="001E7ABC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1918" w:type="pct"/>
            <w:vAlign w:val="center"/>
          </w:tcPr>
          <w:p w14:paraId="0122BC35" w14:textId="77777777" w:rsidR="0079036A" w:rsidRPr="009F59E1" w:rsidRDefault="0079036A" w:rsidP="00F5461B">
            <w:pPr>
              <w:rPr>
                <w:ins w:id="208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  <w:r w:rsidRPr="009F59E1">
              <w:rPr>
                <w:rFonts w:ascii="TH SarabunPSK" w:hAnsi="TH SarabunPSK" w:cs="TH SarabunPSK" w:hint="cs"/>
              </w:rPr>
              <w:t xml:space="preserve">,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ลำไส้อักเสบ </w:t>
            </w:r>
            <w:r w:rsidRPr="009F59E1">
              <w:rPr>
                <w:rFonts w:ascii="TH SarabunPSK" w:hAnsi="TH SarabunPSK" w:cs="TH SarabunPSK" w:hint="cs"/>
              </w:rPr>
              <w:t>,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ตับอักเสบ </w:t>
            </w:r>
            <w:r w:rsidRPr="009F59E1">
              <w:rPr>
                <w:rFonts w:ascii="TH SarabunPSK" w:hAnsi="TH SarabunPSK" w:cs="TH SarabunPSK" w:hint="cs"/>
              </w:rPr>
              <w:t xml:space="preserve">,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พาราอินฟูลเอนซ่า วัคซีนป้องกันโรคหวัดสุนัข </w:t>
            </w:r>
            <w:r w:rsidRPr="009F59E1">
              <w:rPr>
                <w:rFonts w:ascii="TH SarabunPSK" w:hAnsi="TH SarabunPSK" w:cs="TH SarabunPSK" w:hint="cs"/>
              </w:rPr>
              <w:t>,</w:t>
            </w: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วัคซีนป้องกันโรคพิษสุนัขบ้า 11111</w:t>
            </w:r>
          </w:p>
        </w:tc>
        <w:tc>
          <w:tcPr>
            <w:tcW w:w="1148" w:type="pct"/>
            <w:vAlign w:val="center"/>
          </w:tcPr>
          <w:p w14:paraId="2C9AF620" w14:textId="72D4EBCF" w:rsidR="0079036A" w:rsidRPr="009F59E1" w:rsidRDefault="00890D23" w:rsidP="00F5461B">
            <w:pPr>
              <w:spacing w:after="160" w:line="259" w:lineRule="auto"/>
              <w:rPr>
                <w:ins w:id="208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79036A" w:rsidRPr="009F59E1" w14:paraId="58A0D0DF" w14:textId="77777777" w:rsidTr="00F5461B">
        <w:trPr>
          <w:jc w:val="center"/>
        </w:trPr>
        <w:tc>
          <w:tcPr>
            <w:tcW w:w="403" w:type="pct"/>
            <w:vAlign w:val="center"/>
          </w:tcPr>
          <w:p w14:paraId="05887255" w14:textId="06E02F88" w:rsidR="0079036A" w:rsidRPr="009F59E1" w:rsidRDefault="00890D2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231</w:t>
            </w:r>
          </w:p>
        </w:tc>
        <w:tc>
          <w:tcPr>
            <w:tcW w:w="1531" w:type="pct"/>
            <w:vAlign w:val="center"/>
          </w:tcPr>
          <w:p w14:paraId="5E96D209" w14:textId="12DD218B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ins w:id="20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890D23">
              <w:rPr>
                <w:rFonts w:ascii="TH SarabunPSK" w:hAnsi="TH SarabunPSK" w:cs="TH SarabunPSK" w:hint="cs"/>
                <w:cs/>
                <w:lang w:bidi="th-TH"/>
              </w:rPr>
              <w:t>94</w:t>
            </w:r>
            <w:ins w:id="20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0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Pr="001E7ABC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1918" w:type="pct"/>
            <w:vAlign w:val="center"/>
          </w:tcPr>
          <w:p w14:paraId="5B049516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Vaccines against measles, enteritis, leptospirosis, hepatitis, parainfulenza. canine flu vaccine , Rabies vaccine 11111</w:t>
            </w:r>
          </w:p>
        </w:tc>
        <w:tc>
          <w:tcPr>
            <w:tcW w:w="1148" w:type="pct"/>
            <w:vAlign w:val="center"/>
          </w:tcPr>
          <w:p w14:paraId="59D84375" w14:textId="01AF7AA6" w:rsidR="0079036A" w:rsidRPr="009F59E1" w:rsidRDefault="00890D2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79036A" w:rsidRPr="009F59E1" w14:paraId="11823C19" w14:textId="77777777" w:rsidTr="00F5461B">
        <w:trPr>
          <w:jc w:val="center"/>
        </w:trPr>
        <w:tc>
          <w:tcPr>
            <w:tcW w:w="403" w:type="pct"/>
            <w:vAlign w:val="center"/>
          </w:tcPr>
          <w:p w14:paraId="2C79CE09" w14:textId="3F239212" w:rsidR="0079036A" w:rsidRPr="009F59E1" w:rsidRDefault="00890D23" w:rsidP="00F5461B">
            <w:pPr>
              <w:spacing w:after="160" w:line="259" w:lineRule="auto"/>
              <w:rPr>
                <w:ins w:id="209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232</w:t>
            </w:r>
          </w:p>
        </w:tc>
        <w:tc>
          <w:tcPr>
            <w:tcW w:w="1531" w:type="pct"/>
            <w:vAlign w:val="center"/>
          </w:tcPr>
          <w:p w14:paraId="57E1ECA2" w14:textId="0990E7A9" w:rsidR="0079036A" w:rsidRPr="009F59E1" w:rsidRDefault="0079036A" w:rsidP="00F5461B">
            <w:pPr>
              <w:spacing w:after="160" w:line="259" w:lineRule="auto"/>
              <w:rPr>
                <w:ins w:id="209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890D23">
              <w:rPr>
                <w:rFonts w:ascii="TH SarabunPSK" w:hAnsi="TH SarabunPSK" w:cs="TH SarabunPSK" w:hint="cs"/>
                <w:cs/>
                <w:lang w:bidi="th-TH"/>
              </w:rPr>
              <w:t>94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1918" w:type="pct"/>
            <w:vAlign w:val="center"/>
          </w:tcPr>
          <w:p w14:paraId="113FF9FE" w14:textId="77777777" w:rsidR="0079036A" w:rsidRPr="009F59E1" w:rsidRDefault="0079036A" w:rsidP="00F5461B">
            <w:pPr>
              <w:spacing w:after="160" w:line="259" w:lineRule="auto"/>
              <w:rPr>
                <w:ins w:id="2093" w:author="วันวิสา ประดิษฐอุกฤษฎ์" w:date="2021-10-11T19:31:00Z"/>
                <w:rFonts w:ascii="TH SarabunPSK" w:eastAsia="Yu Gothic UI Light" w:hAnsi="TH SarabunPSK" w:cs="TH SarabunPSK"/>
                <w:cs/>
              </w:rPr>
            </w:pPr>
            <w:r w:rsidRPr="009F59E1">
              <w:rPr>
                <w:rFonts w:ascii="TH SarabunPSK" w:eastAsia="Yu Gothic UI Light" w:hAnsi="TH SarabunPSK" w:cs="TH SarabunPSK" w:hint="cs"/>
                <w:color w:val="FF0000"/>
                <w:sz w:val="28"/>
              </w:rPr>
              <w:t>はしか、腸炎、レプトスピラ症、肝炎、パラインフルエンザに対するワクチン。犬インフルエンザワクチン狂犬病ワクチン</w:t>
            </w:r>
            <w:r w:rsidRPr="009F59E1">
              <w:rPr>
                <w:rFonts w:ascii="TH SarabunPSK" w:eastAsia="Yu Gothic UI Light" w:hAnsi="TH SarabunPSK" w:cs="TH SarabunPSK" w:hint="cs"/>
                <w:color w:val="FF0000"/>
                <w:sz w:val="28"/>
              </w:rPr>
              <w:t>11111</w:t>
            </w:r>
          </w:p>
        </w:tc>
        <w:tc>
          <w:tcPr>
            <w:tcW w:w="1148" w:type="pct"/>
            <w:vAlign w:val="center"/>
          </w:tcPr>
          <w:p w14:paraId="5E663168" w14:textId="77777777" w:rsidR="0079036A" w:rsidRPr="009F59E1" w:rsidRDefault="0079036A" w:rsidP="00F5461B">
            <w:pPr>
              <w:spacing w:after="160" w:line="259" w:lineRule="auto"/>
              <w:rPr>
                <w:ins w:id="209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กรุณากรอกวัคซีนอีกครั้ง</w:t>
            </w:r>
          </w:p>
        </w:tc>
      </w:tr>
      <w:tr w:rsidR="0079036A" w:rsidRPr="009F59E1" w14:paraId="4FB903DC" w14:textId="77777777" w:rsidTr="00F5461B">
        <w:trPr>
          <w:jc w:val="center"/>
        </w:trPr>
        <w:tc>
          <w:tcPr>
            <w:tcW w:w="403" w:type="pct"/>
            <w:vAlign w:val="center"/>
          </w:tcPr>
          <w:p w14:paraId="4C485257" w14:textId="2A2F64BE" w:rsidR="0079036A" w:rsidRPr="009F59E1" w:rsidRDefault="00890D2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233</w:t>
            </w:r>
          </w:p>
        </w:tc>
        <w:tc>
          <w:tcPr>
            <w:tcW w:w="1531" w:type="pct"/>
            <w:vAlign w:val="center"/>
          </w:tcPr>
          <w:p w14:paraId="0D8BA37C" w14:textId="515B5A51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890D23">
              <w:rPr>
                <w:rFonts w:ascii="TH SarabunPSK" w:hAnsi="TH SarabunPSK" w:cs="TH SarabunPSK" w:hint="cs"/>
                <w:cs/>
                <w:lang w:bidi="th-TH"/>
              </w:rPr>
              <w:t>70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410B7149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วัคซีนฟูลเ</w:t>
            </w:r>
          </w:p>
        </w:tc>
        <w:tc>
          <w:tcPr>
            <w:tcW w:w="1148" w:type="pct"/>
            <w:vAlign w:val="center"/>
          </w:tcPr>
          <w:p w14:paraId="6F05E1EC" w14:textId="099EF421" w:rsidR="0079036A" w:rsidRPr="009F59E1" w:rsidRDefault="00890D2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79036A" w:rsidRPr="009F59E1" w14:paraId="463A7D61" w14:textId="77777777" w:rsidTr="00F5461B">
        <w:trPr>
          <w:jc w:val="center"/>
        </w:trPr>
        <w:tc>
          <w:tcPr>
            <w:tcW w:w="403" w:type="pct"/>
            <w:vAlign w:val="center"/>
          </w:tcPr>
          <w:p w14:paraId="07D5E2C5" w14:textId="59461839" w:rsidR="0079036A" w:rsidRPr="009F59E1" w:rsidRDefault="00890D2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234</w:t>
            </w:r>
          </w:p>
        </w:tc>
        <w:tc>
          <w:tcPr>
            <w:tcW w:w="1531" w:type="pct"/>
            <w:vAlign w:val="center"/>
          </w:tcPr>
          <w:p w14:paraId="33695CDC" w14:textId="6FE11C06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890D23">
              <w:rPr>
                <w:rFonts w:ascii="TH SarabunPSK" w:hAnsi="TH SarabunPSK" w:cs="TH SarabunPSK" w:hint="cs"/>
                <w:cs/>
                <w:lang w:bidi="th-TH"/>
              </w:rPr>
              <w:t>71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11ตัวอักษร</w:t>
            </w:r>
          </w:p>
        </w:tc>
        <w:tc>
          <w:tcPr>
            <w:tcW w:w="1918" w:type="pct"/>
            <w:vAlign w:val="center"/>
          </w:tcPr>
          <w:p w14:paraId="6C1C2DB9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วัคซีนฟูลเอ</w:t>
            </w:r>
          </w:p>
        </w:tc>
        <w:tc>
          <w:tcPr>
            <w:tcW w:w="1148" w:type="pct"/>
            <w:vAlign w:val="center"/>
          </w:tcPr>
          <w:p w14:paraId="10130F31" w14:textId="364B7530" w:rsidR="0079036A" w:rsidRPr="009F59E1" w:rsidRDefault="00890D2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79036A" w:rsidRPr="009F59E1" w14:paraId="6BF84FF2" w14:textId="77777777" w:rsidTr="00F5461B">
        <w:trPr>
          <w:jc w:val="center"/>
        </w:trPr>
        <w:tc>
          <w:tcPr>
            <w:tcW w:w="403" w:type="pct"/>
            <w:vAlign w:val="center"/>
          </w:tcPr>
          <w:p w14:paraId="4CE8BD04" w14:textId="641212CD" w:rsidR="0079036A" w:rsidRPr="009F59E1" w:rsidRDefault="00890D2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235</w:t>
            </w:r>
          </w:p>
        </w:tc>
        <w:tc>
          <w:tcPr>
            <w:tcW w:w="1531" w:type="pct"/>
            <w:vAlign w:val="center"/>
          </w:tcPr>
          <w:p w14:paraId="17A826EF" w14:textId="1C2F9A85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890D23">
              <w:rPr>
                <w:rFonts w:ascii="TH SarabunPSK" w:hAnsi="TH SarabunPSK" w:cs="TH SarabunPSK" w:hint="cs"/>
                <w:cs/>
                <w:lang w:bidi="th-TH"/>
              </w:rPr>
              <w:t>72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28EA688E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</w:p>
          <w:p w14:paraId="43B9DF3C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ลำไส้อักเสบ</w:t>
            </w:r>
          </w:p>
          <w:p w14:paraId="4CB5DDDB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</w:t>
            </w:r>
          </w:p>
          <w:p w14:paraId="780D0B53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ตับอักเสบ</w:t>
            </w:r>
          </w:p>
          <w:p w14:paraId="27785728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พาราอินฟูลเอนซ่า </w:t>
            </w:r>
          </w:p>
          <w:p w14:paraId="4EB45181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วัคซีนป้องกันโรคหวัดสุนัข</w:t>
            </w:r>
          </w:p>
          <w:p w14:paraId="76A78FA3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วัคซีนป้องกันโรคพิษสุนัขบ้า</w:t>
            </w:r>
          </w:p>
          <w:p w14:paraId="153E4EE3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</w:p>
          <w:p w14:paraId="126518E2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ลำไส้อักเสบ</w:t>
            </w:r>
          </w:p>
          <w:p w14:paraId="4B785557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</w:t>
            </w:r>
          </w:p>
          <w:p w14:paraId="626ED022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ตับอักเสบ</w:t>
            </w:r>
          </w:p>
          <w:p w14:paraId="503386E9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พาราอินฟูลเอนซ่า </w:t>
            </w:r>
          </w:p>
          <w:p w14:paraId="63CB7B53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วัคซีนป้องกันโรคหวัดสุนัข</w:t>
            </w:r>
          </w:p>
          <w:p w14:paraId="10470176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</w:t>
            </w:r>
          </w:p>
        </w:tc>
        <w:tc>
          <w:tcPr>
            <w:tcW w:w="1148" w:type="pct"/>
            <w:vAlign w:val="center"/>
          </w:tcPr>
          <w:p w14:paraId="0F0FCB56" w14:textId="3A8C1C9F" w:rsidR="0079036A" w:rsidRPr="009F59E1" w:rsidRDefault="00890D2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79036A" w:rsidRPr="009F59E1" w14:paraId="40926ADE" w14:textId="77777777" w:rsidTr="00F5461B">
        <w:trPr>
          <w:jc w:val="center"/>
        </w:trPr>
        <w:tc>
          <w:tcPr>
            <w:tcW w:w="403" w:type="pct"/>
            <w:vAlign w:val="center"/>
          </w:tcPr>
          <w:p w14:paraId="301FEF7A" w14:textId="75A76216" w:rsidR="0079036A" w:rsidRPr="009F59E1" w:rsidRDefault="00890D2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236</w:t>
            </w:r>
          </w:p>
        </w:tc>
        <w:tc>
          <w:tcPr>
            <w:tcW w:w="1531" w:type="pct"/>
            <w:vAlign w:val="center"/>
          </w:tcPr>
          <w:p w14:paraId="5432D8D6" w14:textId="77001482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890D23">
              <w:rPr>
                <w:rFonts w:ascii="TH SarabunPSK" w:hAnsi="TH SarabunPSK" w:cs="TH SarabunPSK" w:hint="cs"/>
                <w:cs/>
                <w:lang w:bidi="th-TH"/>
              </w:rPr>
              <w:t>73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3DB56874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</w:p>
          <w:p w14:paraId="7374F464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ลำไส้อักเสบ</w:t>
            </w:r>
          </w:p>
          <w:p w14:paraId="68D0A0C1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</w:t>
            </w:r>
          </w:p>
          <w:p w14:paraId="26B3F2D8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ตับอักเสบ</w:t>
            </w:r>
          </w:p>
          <w:p w14:paraId="6077FD11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พาราอินฟูลเอนซ่า </w:t>
            </w:r>
          </w:p>
          <w:p w14:paraId="763462A5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วัคซีนป้องกันโรคหวัดสุนัข</w:t>
            </w:r>
          </w:p>
          <w:p w14:paraId="52B93C3E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วัคซีนป้องกันโรคพิษสุนัขบ้า</w:t>
            </w:r>
          </w:p>
          <w:p w14:paraId="2748EA5F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วัคซีนป้องกันไข้หัดสุนัข </w:t>
            </w:r>
          </w:p>
          <w:p w14:paraId="3353FBCE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ลำไส้อักเสบ</w:t>
            </w:r>
          </w:p>
          <w:p w14:paraId="37EFD7A4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เลปโตสไปโรซิส </w:t>
            </w:r>
          </w:p>
          <w:p w14:paraId="07308533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ตับอักเสบ</w:t>
            </w:r>
          </w:p>
          <w:p w14:paraId="6B72A81A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พาราอินฟูลเอนซ่า </w:t>
            </w:r>
          </w:p>
          <w:p w14:paraId="28A7DE97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วัคซีนป้องกันโรคหวัดสุนัข</w:t>
            </w:r>
          </w:p>
          <w:p w14:paraId="4B13051F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วัคซีนป้องก</w:t>
            </w:r>
          </w:p>
        </w:tc>
        <w:tc>
          <w:tcPr>
            <w:tcW w:w="1148" w:type="pct"/>
            <w:vAlign w:val="center"/>
          </w:tcPr>
          <w:p w14:paraId="33B84DEE" w14:textId="2A48E144" w:rsidR="0079036A" w:rsidRPr="009F59E1" w:rsidRDefault="00890D23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79036A" w:rsidRPr="009F59E1" w14:paraId="5E10364E" w14:textId="77777777" w:rsidTr="00F5461B">
        <w:trPr>
          <w:jc w:val="center"/>
        </w:trPr>
        <w:tc>
          <w:tcPr>
            <w:tcW w:w="403" w:type="pct"/>
            <w:vAlign w:val="center"/>
          </w:tcPr>
          <w:p w14:paraId="4C1AA475" w14:textId="505D52E6" w:rsidR="0079036A" w:rsidRPr="009F59E1" w:rsidRDefault="00890D2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237</w:t>
            </w:r>
          </w:p>
        </w:tc>
        <w:tc>
          <w:tcPr>
            <w:tcW w:w="1531" w:type="pct"/>
            <w:vAlign w:val="center"/>
          </w:tcPr>
          <w:p w14:paraId="3524063B" w14:textId="58D05434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890D23">
              <w:rPr>
                <w:rFonts w:ascii="TH SarabunPSK" w:hAnsi="TH SarabunPSK" w:cs="TH SarabunPSK" w:hint="cs"/>
                <w:cs/>
                <w:lang w:bidi="th-TH"/>
              </w:rPr>
              <w:t>38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9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420FC439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วัคซีนฟูล</w:t>
            </w:r>
          </w:p>
        </w:tc>
        <w:tc>
          <w:tcPr>
            <w:tcW w:w="1148" w:type="pct"/>
            <w:vAlign w:val="center"/>
          </w:tcPr>
          <w:p w14:paraId="71E7A0C9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กรุณากรอกวัคซีนอีกครั้ง</w:t>
            </w:r>
          </w:p>
        </w:tc>
      </w:tr>
      <w:tr w:rsidR="0079036A" w:rsidRPr="009F59E1" w14:paraId="234B172F" w14:textId="77777777" w:rsidTr="00F5461B">
        <w:trPr>
          <w:jc w:val="center"/>
        </w:trPr>
        <w:tc>
          <w:tcPr>
            <w:tcW w:w="403" w:type="pct"/>
            <w:vAlign w:val="center"/>
          </w:tcPr>
          <w:p w14:paraId="2F002EC5" w14:textId="3AB855AE" w:rsidR="0079036A" w:rsidRPr="009F59E1" w:rsidRDefault="00890D2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238</w:t>
            </w:r>
          </w:p>
        </w:tc>
        <w:tc>
          <w:tcPr>
            <w:tcW w:w="1531" w:type="pct"/>
            <w:vAlign w:val="center"/>
          </w:tcPr>
          <w:p w14:paraId="350F0CA4" w14:textId="542A7622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890D23">
              <w:rPr>
                <w:rFonts w:ascii="TH SarabunPSK" w:hAnsi="TH SarabunPSK" w:cs="TH SarabunPSK" w:hint="cs"/>
                <w:cs/>
                <w:lang w:bidi="th-TH"/>
              </w:rPr>
              <w:t>39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918" w:type="pct"/>
            <w:vAlign w:val="center"/>
          </w:tcPr>
          <w:p w14:paraId="1D64B796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วัคซีนป้องกันไข้หัดสุนัข </w:t>
            </w:r>
          </w:p>
          <w:p w14:paraId="3BE3BE53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ลำไส้อักเสบ</w:t>
            </w:r>
          </w:p>
          <w:p w14:paraId="2B093EE9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เลปโตสไปโรซิส </w:t>
            </w:r>
          </w:p>
          <w:p w14:paraId="1CBF326F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ตับอักเสบ</w:t>
            </w:r>
          </w:p>
          <w:p w14:paraId="6DFE923B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 พาราอินฟูลเอนซ่า </w:t>
            </w:r>
          </w:p>
          <w:p w14:paraId="5A3CCD54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วัคซีนป้องกันโรคหวัดสุนัข</w:t>
            </w:r>
          </w:p>
          <w:p w14:paraId="699DFEEF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วัคซีนป้องกันโรคพิษสุนัขบ้า</w:t>
            </w:r>
          </w:p>
          <w:p w14:paraId="6D49F47B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วัคซีนป้องกันไข้หัดสุนัข </w:t>
            </w:r>
          </w:p>
          <w:p w14:paraId="493514D5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ลำไส้อักเสบ</w:t>
            </w:r>
          </w:p>
          <w:p w14:paraId="146D1CDA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เลปโตสไปโรซิส </w:t>
            </w:r>
          </w:p>
          <w:p w14:paraId="38F89922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ตับอักเสบ</w:t>
            </w:r>
          </w:p>
          <w:p w14:paraId="34178133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 พาราอินฟูลเอนซ่า </w:t>
            </w:r>
          </w:p>
          <w:p w14:paraId="04C43ED3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วัคซีนป้องกันโรคหวัดสุนัข</w:t>
            </w:r>
          </w:p>
          <w:p w14:paraId="77AAC817" w14:textId="77777777" w:rsidR="0079036A" w:rsidRPr="009F59E1" w:rsidRDefault="0079036A" w:rsidP="00F5461B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วัคซีนป้องก</w:t>
            </w:r>
          </w:p>
        </w:tc>
        <w:tc>
          <w:tcPr>
            <w:tcW w:w="1148" w:type="pct"/>
            <w:vAlign w:val="center"/>
          </w:tcPr>
          <w:p w14:paraId="6DCB1755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กรุณากรอกวัคซีนอีกครั้ง</w:t>
            </w:r>
          </w:p>
        </w:tc>
      </w:tr>
      <w:tr w:rsidR="0079036A" w:rsidRPr="009F59E1" w14:paraId="04AC60F1" w14:textId="77777777" w:rsidTr="00F5461B">
        <w:trPr>
          <w:jc w:val="center"/>
        </w:trPr>
        <w:tc>
          <w:tcPr>
            <w:tcW w:w="403" w:type="pct"/>
            <w:vAlign w:val="center"/>
          </w:tcPr>
          <w:p w14:paraId="12C530EE" w14:textId="2BAC9487" w:rsidR="0079036A" w:rsidRPr="009F59E1" w:rsidRDefault="00890D23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239</w:t>
            </w:r>
          </w:p>
        </w:tc>
        <w:tc>
          <w:tcPr>
            <w:tcW w:w="1531" w:type="pct"/>
            <w:vAlign w:val="center"/>
          </w:tcPr>
          <w:p w14:paraId="31F2DF8C" w14:textId="63FA3890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890D23">
              <w:rPr>
                <w:rFonts w:ascii="TH SarabunPSK" w:hAnsi="TH SarabunPSK" w:cs="TH SarabunPSK" w:hint="cs"/>
                <w:cs/>
                <w:lang w:bidi="th-TH"/>
              </w:rPr>
              <w:t>97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918" w:type="pct"/>
            <w:shd w:val="clear" w:color="auto" w:fill="FFFF00"/>
            <w:vAlign w:val="center"/>
          </w:tcPr>
          <w:p w14:paraId="4D76C378" w14:textId="77777777" w:rsidR="0079036A" w:rsidRPr="009F59E1" w:rsidRDefault="0079036A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148" w:type="pct"/>
            <w:vAlign w:val="center"/>
          </w:tcPr>
          <w:p w14:paraId="6035A29E" w14:textId="77777777" w:rsidR="0079036A" w:rsidRPr="009F59E1" w:rsidRDefault="0079036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กรุณากรอกวัคซีน</w:t>
            </w:r>
          </w:p>
        </w:tc>
      </w:tr>
    </w:tbl>
    <w:p w14:paraId="640FB359" w14:textId="618AAD5C" w:rsidR="0079036A" w:rsidRPr="009F59E1" w:rsidRDefault="0079036A" w:rsidP="0079036A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890D23">
        <w:rPr>
          <w:rFonts w:ascii="TH SarabunPSK" w:hAnsi="TH SarabunPSK" w:cs="TH SarabunPSK" w:hint="cs"/>
          <w:cs/>
          <w:lang w:bidi="th-TH"/>
        </w:rPr>
        <w:t>95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="00890D23">
        <w:rPr>
          <w:rFonts w:ascii="TH SarabunPSK" w:hAnsi="TH SarabunPSK" w:cs="TH SarabunPSK" w:hint="cs"/>
          <w:cs/>
          <w:lang w:bidi="th-TH"/>
        </w:rPr>
        <w:t>96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="00890D23">
        <w:rPr>
          <w:rFonts w:ascii="TH SarabunPSK" w:hAnsi="TH SarabunPSK" w:cs="TH SarabunPSK" w:hint="cs"/>
          <w:cs/>
          <w:lang w:bidi="th-TH"/>
        </w:rPr>
        <w:t>97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890D23">
        <w:rPr>
          <w:rFonts w:ascii="TH SarabunPSK" w:hAnsi="TH SarabunPSK" w:cs="TH SarabunPSK" w:hint="cs"/>
          <w:cs/>
          <w:lang w:bidi="th-TH"/>
        </w:rPr>
        <w:t>230</w:t>
      </w:r>
      <w:r>
        <w:rPr>
          <w:rFonts w:ascii="TH SarabunPSK" w:hAnsi="TH SarabunPSK" w:cs="TH SarabunPSK" w:hint="cs"/>
          <w:cs/>
          <w:lang w:bidi="th-TH"/>
        </w:rPr>
        <w:t xml:space="preserve"> และ </w:t>
      </w:r>
      <w:r w:rsidR="00890D23">
        <w:rPr>
          <w:rFonts w:ascii="TH SarabunPSK" w:hAnsi="TH SarabunPSK" w:cs="TH SarabunPSK" w:hint="cs"/>
          <w:cs/>
          <w:lang w:bidi="th-TH"/>
        </w:rPr>
        <w:t>231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</w:rPr>
        <w:t>IVEc</w:t>
      </w:r>
      <w:r w:rsidR="00890D23">
        <w:rPr>
          <w:rFonts w:ascii="TH SarabunPSK" w:hAnsi="TH SarabunPSK" w:cs="TH SarabunPSK" w:hint="cs"/>
          <w:cs/>
          <w:lang w:bidi="th-TH"/>
        </w:rPr>
        <w:t>96</w:t>
      </w:r>
      <w:r w:rsidRPr="009F59E1">
        <w:rPr>
          <w:rFonts w:ascii="TH SarabunPSK" w:hAnsi="TH SarabunPSK" w:cs="TH SarabunPSK" w:hint="cs"/>
          <w:cs/>
          <w:lang w:bidi="th-TH"/>
        </w:rPr>
        <w:t>.1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890D23">
        <w:rPr>
          <w:rFonts w:ascii="TH SarabunPSK" w:hAnsi="TH SarabunPSK" w:cs="TH SarabunPSK" w:hint="cs"/>
          <w:cs/>
          <w:lang w:bidi="th-TH"/>
        </w:rPr>
        <w:t>237</w:t>
      </w:r>
      <w:r w:rsidRPr="009F59E1">
        <w:rPr>
          <w:rFonts w:ascii="TH SarabunPSK" w:hAnsi="TH SarabunPSK" w:cs="TH SarabunPSK" w:hint="cs"/>
          <w:cs/>
        </w:rPr>
        <w:t xml:space="preserve"> และ </w:t>
      </w:r>
      <w:r w:rsidRPr="009F59E1">
        <w:rPr>
          <w:rFonts w:ascii="TH SarabunPSK" w:hAnsi="TH SarabunPSK" w:cs="TH SarabunPSK" w:hint="cs"/>
        </w:rPr>
        <w:t>IVEc</w:t>
      </w:r>
      <w:r w:rsidR="00890D23">
        <w:rPr>
          <w:rFonts w:ascii="TH SarabunPSK" w:hAnsi="TH SarabunPSK" w:cs="TH SarabunPSK" w:hint="cs"/>
          <w:cs/>
          <w:lang w:bidi="th-TH"/>
        </w:rPr>
        <w:t>96</w:t>
      </w:r>
      <w:r w:rsidRPr="009F59E1">
        <w:rPr>
          <w:rFonts w:ascii="TH SarabunPSK" w:hAnsi="TH SarabunPSK" w:cs="TH SarabunPSK" w:hint="cs"/>
        </w:rPr>
        <w:t>.</w:t>
      </w:r>
      <w:r w:rsidRPr="009F59E1">
        <w:rPr>
          <w:rFonts w:ascii="TH SarabunPSK" w:hAnsi="TH SarabunPSK" w:cs="TH SarabunPSK" w:hint="cs"/>
          <w:cs/>
        </w:rPr>
        <w:t xml:space="preserve">2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Pr="009F59E1">
        <w:rPr>
          <w:rFonts w:ascii="TH SarabunPSK" w:hAnsi="TH SarabunPSK" w:cs="TH SarabunPSK" w:hint="cs"/>
          <w:cs/>
          <w:lang w:bidi="th-TH"/>
        </w:rPr>
        <w:t>2</w:t>
      </w:r>
      <w:r w:rsidR="00890D23">
        <w:rPr>
          <w:rFonts w:ascii="TH SarabunPSK" w:hAnsi="TH SarabunPSK" w:cs="TH SarabunPSK" w:hint="cs"/>
          <w:cs/>
          <w:lang w:bidi="th-TH"/>
        </w:rPr>
        <w:t>38</w:t>
      </w:r>
    </w:p>
    <w:p w14:paraId="18AA1E6B" w14:textId="49604735" w:rsidR="00EF447A" w:rsidRDefault="00EF447A" w:rsidP="006B1BC4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D9888FC" w14:textId="2FCBDF06" w:rsidR="0079036A" w:rsidRDefault="0079036A" w:rsidP="006B1BC4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B37BADA" w14:textId="64081695" w:rsidR="0079036A" w:rsidRDefault="0079036A" w:rsidP="006B1BC4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255746B8" w14:textId="2040CC99" w:rsidR="0079036A" w:rsidRDefault="0079036A" w:rsidP="006B1BC4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0F5D58F" w14:textId="220EAFD5" w:rsidR="0079036A" w:rsidRDefault="0079036A" w:rsidP="006B1BC4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287C52FA" w14:textId="4487F712" w:rsidR="0079036A" w:rsidRDefault="0079036A" w:rsidP="006B1BC4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2F1E347F" w14:textId="34D0C680" w:rsidR="0079036A" w:rsidRDefault="0079036A" w:rsidP="006B1BC4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85BF896" w14:textId="77777777" w:rsidR="0079036A" w:rsidRPr="009F59E1" w:rsidRDefault="0079036A" w:rsidP="006B1BC4">
      <w:pPr>
        <w:jc w:val="thaiDistribute"/>
        <w:rPr>
          <w:rFonts w:ascii="TH SarabunPSK" w:hAnsi="TH SarabunPSK" w:cs="TH SarabunPSK" w:hint="cs"/>
          <w:lang w:bidi="th-TH"/>
        </w:rPr>
      </w:pPr>
    </w:p>
    <w:p w14:paraId="3089B63E" w14:textId="360D2C44" w:rsidR="00EF447A" w:rsidRPr="009F59E1" w:rsidRDefault="00EF447A" w:rsidP="00EF447A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ใบเพ็ดดีกรี (</w:t>
      </w:r>
      <w:r w:rsidRPr="009F59E1">
        <w:rPr>
          <w:rFonts w:ascii="TH SarabunPSK" w:hAnsi="TH SarabunPSK" w:cs="TH SarabunPSK" w:hint="cs"/>
          <w:b/>
          <w:bCs/>
          <w:lang w:bidi="th-TH"/>
        </w:rPr>
        <w:t>Certified Pedigree) : Image</w:t>
      </w:r>
    </w:p>
    <w:p w14:paraId="2E2130FB" w14:textId="77777777" w:rsidR="00EF447A" w:rsidRPr="009F59E1" w:rsidRDefault="00EF447A" w:rsidP="00EF447A">
      <w:pPr>
        <w:ind w:firstLine="720"/>
        <w:rPr>
          <w:ins w:id="2095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209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</w:t>
        </w:r>
      </w:ins>
      <w:r w:rsidRPr="009F59E1">
        <w:rPr>
          <w:rFonts w:ascii="TH SarabunPSK" w:hAnsi="TH SarabunPSK" w:cs="TH SarabunPSK" w:hint="cs"/>
          <w:b/>
          <w:bCs/>
          <w:cs/>
        </w:rPr>
        <w:t xml:space="preserve">ของใบเพ็ดดีกรี </w:t>
      </w:r>
      <w:ins w:id="209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มีคุณลักษณะดังนี้</w:t>
        </w:r>
      </w:ins>
    </w:p>
    <w:p w14:paraId="4A60D976" w14:textId="77777777" w:rsidR="00EF447A" w:rsidRPr="009F59E1" w:rsidRDefault="00EF447A" w:rsidP="00EF447A">
      <w:pPr>
        <w:ind w:left="1800"/>
        <w:rPr>
          <w:rFonts w:ascii="TH SarabunPSK" w:hAnsi="TH SarabunPSK" w:cs="TH SarabunPSK"/>
          <w:cs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</w:rPr>
        <w:tab/>
        <w:t xml:space="preserve">ต้องเป็นสกุล </w:t>
      </w:r>
      <w:r w:rsidRPr="009F59E1">
        <w:rPr>
          <w:rFonts w:ascii="TH SarabunPSK" w:hAnsi="TH SarabunPSK" w:cs="TH SarabunPSK" w:hint="cs"/>
        </w:rPr>
        <w:t xml:space="preserve">.pdf </w:t>
      </w:r>
      <w:r w:rsidRPr="009F59E1">
        <w:rPr>
          <w:rFonts w:ascii="TH SarabunPSK" w:hAnsi="TH SarabunPSK" w:cs="TH SarabunPSK" w:hint="cs"/>
          <w:cs/>
        </w:rPr>
        <w:t>.</w:t>
      </w:r>
      <w:r w:rsidRPr="009F59E1">
        <w:rPr>
          <w:rFonts w:ascii="TH SarabunPSK" w:hAnsi="TH SarabunPSK" w:cs="TH SarabunPSK" w:hint="cs"/>
        </w:rPr>
        <w:t>jpg .jpeg .png .tif .webp .HEIC</w:t>
      </w:r>
      <w:r w:rsidRPr="009F59E1">
        <w:rPr>
          <w:rFonts w:ascii="TH SarabunPSK" w:hAnsi="TH SarabunPSK" w:cs="TH SarabunPSK" w:hint="cs"/>
          <w:cs/>
        </w:rPr>
        <w:t xml:space="preserve"> .</w:t>
      </w:r>
      <w:r w:rsidRPr="009F59E1">
        <w:rPr>
          <w:rFonts w:ascii="TH SarabunPSK" w:hAnsi="TH SarabunPSK" w:cs="TH SarabunPSK" w:hint="cs"/>
        </w:rPr>
        <w:t>HEIF</w:t>
      </w:r>
      <w:r w:rsidRPr="009F59E1">
        <w:rPr>
          <w:rFonts w:ascii="TH SarabunPSK" w:hAnsi="TH SarabunPSK" w:cs="TH SarabunPSK" w:hint="cs"/>
          <w:cs/>
        </w:rPr>
        <w:t xml:space="preserve"> เท่านั้น</w:t>
      </w:r>
    </w:p>
    <w:p w14:paraId="00835A44" w14:textId="77777777" w:rsidR="00EF447A" w:rsidRPr="009F59E1" w:rsidRDefault="00EF447A" w:rsidP="00EF447A">
      <w:pPr>
        <w:ind w:left="1800"/>
        <w:rPr>
          <w:rFonts w:ascii="TH SarabunPSK" w:hAnsi="TH SarabunPSK" w:cs="TH SarabunPSK"/>
          <w:cs/>
        </w:rPr>
      </w:pPr>
      <w:r w:rsidRPr="009F59E1">
        <w:rPr>
          <w:rFonts w:ascii="TH SarabunPSK" w:hAnsi="TH SarabunPSK" w:cs="TH SarabunPSK" w:hint="cs"/>
          <w:cs/>
        </w:rPr>
        <w:t>2.</w:t>
      </w:r>
      <w:r w:rsidRPr="009F59E1">
        <w:rPr>
          <w:rFonts w:ascii="TH SarabunPSK" w:hAnsi="TH SarabunPSK" w:cs="TH SarabunPSK" w:hint="cs"/>
          <w:cs/>
        </w:rPr>
        <w:tab/>
        <w:t>ต้องไม่เป็นค่าว่าง</w:t>
      </w:r>
    </w:p>
    <w:p w14:paraId="4A2A8060" w14:textId="77777777" w:rsidR="00EF447A" w:rsidRPr="009F59E1" w:rsidRDefault="00EF447A" w:rsidP="00EF447A">
      <w:pPr>
        <w:ind w:firstLine="720"/>
        <w:rPr>
          <w:rFonts w:ascii="TH SarabunPSK" w:hAnsi="TH SarabunPSK" w:cs="TH SarabunPSK"/>
          <w:b/>
          <w:bCs/>
        </w:rPr>
      </w:pPr>
      <w:ins w:id="209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 xml:space="preserve">ใบเพ็ดดีกรี </w:t>
      </w:r>
    </w:p>
    <w:p w14:paraId="5B8BBA04" w14:textId="77777777" w:rsidR="00EF447A" w:rsidRPr="009F59E1" w:rsidRDefault="00EF447A" w:rsidP="00EF447A">
      <w:pPr>
        <w:pStyle w:val="ListParagraph"/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ในกรณีที่ไม่แนบไฟล์ ระบบจะแสดงข้อความ “กรุณาแนบใบเพ็ดดีกรี (</w:t>
      </w:r>
      <w:r w:rsidRPr="009F59E1">
        <w:rPr>
          <w:rFonts w:ascii="TH SarabunPSK" w:hAnsi="TH SarabunPSK" w:cs="TH SarabunPSK" w:hint="cs"/>
        </w:rPr>
        <w:t>Certified Pedigree)</w:t>
      </w:r>
      <w:r w:rsidRPr="009F59E1">
        <w:rPr>
          <w:rFonts w:ascii="TH SarabunPSK" w:hAnsi="TH SarabunPSK" w:cs="TH SarabunPSK" w:hint="cs"/>
          <w:cs/>
        </w:rPr>
        <w:t xml:space="preserve">”  </w:t>
      </w:r>
    </w:p>
    <w:p w14:paraId="1A6C1A46" w14:textId="77777777" w:rsidR="00EF447A" w:rsidRPr="009F59E1" w:rsidRDefault="00EF447A" w:rsidP="00EF447A">
      <w:pPr>
        <w:numPr>
          <w:ilvl w:val="0"/>
          <w:numId w:val="10"/>
        </w:numPr>
        <w:spacing w:after="160" w:line="259" w:lineRule="auto"/>
        <w:rPr>
          <w:ins w:id="2099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ในกรณีที่แนบไฟล์ไม่ตรงตามรูปแบบ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กรุณาแนบใบเพ็ดดีกรี (</w:t>
      </w:r>
      <w:r w:rsidRPr="009F59E1">
        <w:rPr>
          <w:rFonts w:ascii="TH SarabunPSK" w:hAnsi="TH SarabunPSK" w:cs="TH SarabunPSK" w:hint="cs"/>
        </w:rPr>
        <w:t>Certified Pedigree)</w:t>
      </w:r>
      <w:r w:rsidRPr="009F59E1">
        <w:rPr>
          <w:rFonts w:ascii="TH SarabunPSK" w:hAnsi="TH SarabunPSK" w:cs="TH SarabunPSK" w:hint="cs"/>
          <w:cs/>
        </w:rPr>
        <w:t xml:space="preserve"> ให้ถูกต้อง</w:t>
      </w:r>
      <w:r w:rsidRPr="009F59E1">
        <w:rPr>
          <w:rFonts w:ascii="TH SarabunPSK" w:hAnsi="TH SarabunPSK" w:cs="TH SarabunPSK" w:hint="cs"/>
        </w:rPr>
        <w:t>”</w:t>
      </w:r>
    </w:p>
    <w:p w14:paraId="4038BBB5" w14:textId="77777777" w:rsidR="00EF447A" w:rsidRPr="009F59E1" w:rsidRDefault="00EF447A" w:rsidP="00EF447A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5B85E525" w14:textId="77777777" w:rsidR="00EF447A" w:rsidRPr="009F59E1" w:rsidRDefault="00EF447A" w:rsidP="00EF447A">
      <w:pPr>
        <w:ind w:left="720" w:firstLine="360"/>
        <w:rPr>
          <w:rFonts w:ascii="TH SarabunPSK" w:hAnsi="TH SarabunPSK" w:cs="TH SarabunPSK"/>
          <w:lang w:bidi="th-TH"/>
        </w:rPr>
      </w:pPr>
    </w:p>
    <w:p w14:paraId="3AB4A6D7" w14:textId="681252A8" w:rsidR="00EF447A" w:rsidRPr="009F59E1" w:rsidRDefault="00EF447A" w:rsidP="00EF447A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="004C0A71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4C0A71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ใบเพ็ดดีกรี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4C0A71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33"/>
        <w:gridCol w:w="3320"/>
        <w:gridCol w:w="2989"/>
      </w:tblGrid>
      <w:tr w:rsidR="00EF447A" w:rsidRPr="009F59E1" w14:paraId="1C13E41B" w14:textId="77777777" w:rsidTr="00F5461B">
        <w:trPr>
          <w:ins w:id="2100" w:author="วันวิสา ประดิษฐอุกฤษฎ์" w:date="2021-10-11T19:31:00Z"/>
        </w:trPr>
        <w:tc>
          <w:tcPr>
            <w:tcW w:w="1586" w:type="pct"/>
            <w:shd w:val="clear" w:color="auto" w:fill="D0CECE" w:themeFill="background2" w:themeFillShade="E6"/>
            <w:vAlign w:val="center"/>
          </w:tcPr>
          <w:p w14:paraId="3F715D3F" w14:textId="77777777" w:rsidR="00EF447A" w:rsidRPr="009F59E1" w:rsidRDefault="00EF447A" w:rsidP="00F5461B">
            <w:pPr>
              <w:spacing w:after="160" w:line="259" w:lineRule="auto"/>
              <w:rPr>
                <w:ins w:id="210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796" w:type="pct"/>
            <w:shd w:val="clear" w:color="auto" w:fill="D0CECE" w:themeFill="background2" w:themeFillShade="E6"/>
            <w:vAlign w:val="center"/>
          </w:tcPr>
          <w:p w14:paraId="7B131D3D" w14:textId="77777777" w:rsidR="00EF447A" w:rsidRPr="009F59E1" w:rsidRDefault="00EF447A" w:rsidP="00F5461B">
            <w:pPr>
              <w:spacing w:after="160" w:line="259" w:lineRule="auto"/>
              <w:rPr>
                <w:ins w:id="210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ins w:id="21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617" w:type="pct"/>
            <w:shd w:val="clear" w:color="auto" w:fill="D0CECE" w:themeFill="background2" w:themeFillShade="E6"/>
            <w:vAlign w:val="center"/>
          </w:tcPr>
          <w:p w14:paraId="2755A7D2" w14:textId="77777777" w:rsidR="00EF447A" w:rsidRPr="009F59E1" w:rsidRDefault="00EF447A" w:rsidP="00F5461B">
            <w:pPr>
              <w:spacing w:after="160" w:line="259" w:lineRule="auto"/>
              <w:rPr>
                <w:ins w:id="210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 xml:space="preserve">Invalid Partitions </w:t>
              </w:r>
            </w:ins>
          </w:p>
        </w:tc>
      </w:tr>
      <w:tr w:rsidR="00EF447A" w:rsidRPr="009F59E1" w14:paraId="3E454065" w14:textId="77777777" w:rsidTr="00F5461B">
        <w:trPr>
          <w:ins w:id="2108" w:author="วันวิสา ประดิษฐอุกฤษฎ์" w:date="2021-10-11T19:31:00Z"/>
        </w:trPr>
        <w:tc>
          <w:tcPr>
            <w:tcW w:w="1586" w:type="pct"/>
            <w:vAlign w:val="center"/>
          </w:tcPr>
          <w:p w14:paraId="422297DB" w14:textId="77777777" w:rsidR="00EF447A" w:rsidRPr="009F59E1" w:rsidRDefault="00EF447A" w:rsidP="00F5461B">
            <w:pPr>
              <w:spacing w:after="160" w:line="259" w:lineRule="auto"/>
              <w:rPr>
                <w:ins w:id="210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ตัวเลือก</w:t>
            </w:r>
          </w:p>
        </w:tc>
        <w:tc>
          <w:tcPr>
            <w:tcW w:w="1796" w:type="pct"/>
            <w:vAlign w:val="center"/>
          </w:tcPr>
          <w:p w14:paraId="4428814D" w14:textId="146C6EB2" w:rsidR="00EF447A" w:rsidRPr="009F59E1" w:rsidRDefault="00EF447A" w:rsidP="00F5461B">
            <w:pPr>
              <w:spacing w:after="160" w:line="259" w:lineRule="auto"/>
              <w:rPr>
                <w:ins w:id="2110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11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331B12"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="004C0A71"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617" w:type="pct"/>
            <w:vAlign w:val="center"/>
          </w:tcPr>
          <w:p w14:paraId="60F55185" w14:textId="0AB60C0E" w:rsidR="00EF447A" w:rsidRPr="009F59E1" w:rsidRDefault="00EF447A" w:rsidP="00F5461B">
            <w:pPr>
              <w:spacing w:after="160" w:line="259" w:lineRule="auto"/>
              <w:rPr>
                <w:ins w:id="211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331B12"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Pr="009F59E1">
              <w:rPr>
                <w:rFonts w:ascii="TH SarabunPSK" w:hAnsi="TH SarabunPSK" w:cs="TH SarabunPSK" w:hint="cs"/>
              </w:rPr>
              <w:t>.1</w:t>
            </w:r>
            <w:r w:rsidR="004C0A71"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ไม่เป็นสกุล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</w:p>
        </w:tc>
      </w:tr>
      <w:tr w:rsidR="00EF447A" w:rsidRPr="009F59E1" w14:paraId="2A7614B5" w14:textId="77777777" w:rsidTr="00F5461B">
        <w:tc>
          <w:tcPr>
            <w:tcW w:w="1586" w:type="pct"/>
            <w:vAlign w:val="center"/>
          </w:tcPr>
          <w:p w14:paraId="01C43DCF" w14:textId="77777777" w:rsidR="00EF447A" w:rsidRPr="009F59E1" w:rsidRDefault="00EF447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796" w:type="pct"/>
            <w:vAlign w:val="center"/>
          </w:tcPr>
          <w:p w14:paraId="6083DCE1" w14:textId="48EC5B89" w:rsidR="00EF447A" w:rsidRPr="009F59E1" w:rsidRDefault="00EF447A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331B12">
              <w:rPr>
                <w:rFonts w:ascii="TH SarabunPSK" w:hAnsi="TH SarabunPSK" w:cs="TH SarabunPSK" w:hint="cs"/>
                <w:cs/>
                <w:lang w:bidi="th-TH"/>
              </w:rPr>
              <w:t>99</w:t>
            </w:r>
            <w:r w:rsidR="004C0A71"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  <w:tc>
          <w:tcPr>
            <w:tcW w:w="1617" w:type="pct"/>
            <w:vAlign w:val="center"/>
          </w:tcPr>
          <w:p w14:paraId="3DBD83CD" w14:textId="65F4C9B7" w:rsidR="00EF447A" w:rsidRPr="009F59E1" w:rsidRDefault="00EF447A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4C0A71"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="00331B12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>.1</w:t>
            </w:r>
            <w:r w:rsidR="004C0A71"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</w:tr>
    </w:tbl>
    <w:p w14:paraId="0BA88FF7" w14:textId="77777777" w:rsidR="00EF447A" w:rsidRPr="009F59E1" w:rsidRDefault="00EF447A" w:rsidP="00EF447A">
      <w:pPr>
        <w:rPr>
          <w:rFonts w:ascii="TH SarabunPSK" w:hAnsi="TH SarabunPSK" w:cs="TH SarabunPSK"/>
          <w:b/>
          <w:bCs/>
          <w:lang w:bidi="th-TH"/>
        </w:rPr>
      </w:pPr>
    </w:p>
    <w:p w14:paraId="5CA7A1AA" w14:textId="0672ABF5" w:rsidR="00EF447A" w:rsidRPr="009F59E1" w:rsidRDefault="00EF447A" w:rsidP="00EF447A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4C0A71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4C0A71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แสดงข้อมูลของการทดสอบใบเพ็ดดีกรี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D01AD3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EF447A" w:rsidRPr="009F59E1" w14:paraId="2D0FA8D0" w14:textId="77777777" w:rsidTr="00F5461B">
        <w:trPr>
          <w:jc w:val="center"/>
          <w:ins w:id="2113" w:author="วันวิสา ประดิษฐอุกฤษฎ์" w:date="2021-10-11T19:31:00Z"/>
        </w:trPr>
        <w:tc>
          <w:tcPr>
            <w:tcW w:w="403" w:type="pct"/>
            <w:shd w:val="clear" w:color="auto" w:fill="D0CECE" w:themeFill="background2" w:themeFillShade="E6"/>
            <w:vAlign w:val="center"/>
          </w:tcPr>
          <w:p w14:paraId="25F1D3AC" w14:textId="77777777" w:rsidR="00EF447A" w:rsidRPr="009F59E1" w:rsidRDefault="00EF447A" w:rsidP="00F5461B">
            <w:pPr>
              <w:spacing w:after="160" w:line="259" w:lineRule="auto"/>
              <w:rPr>
                <w:ins w:id="211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  <w:vAlign w:val="center"/>
          </w:tcPr>
          <w:p w14:paraId="495229F4" w14:textId="77777777" w:rsidR="00EF447A" w:rsidRPr="009F59E1" w:rsidRDefault="00EF447A" w:rsidP="00F5461B">
            <w:pPr>
              <w:spacing w:after="160" w:line="259" w:lineRule="auto"/>
              <w:rPr>
                <w:ins w:id="211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  <w:vAlign w:val="center"/>
          </w:tcPr>
          <w:p w14:paraId="70203F84" w14:textId="77777777" w:rsidR="00EF447A" w:rsidRPr="009F59E1" w:rsidRDefault="00EF447A" w:rsidP="00F5461B">
            <w:pPr>
              <w:spacing w:after="160" w:line="259" w:lineRule="auto"/>
              <w:rPr>
                <w:ins w:id="211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  <w:vAlign w:val="center"/>
          </w:tcPr>
          <w:p w14:paraId="2031AEE7" w14:textId="77777777" w:rsidR="00EF447A" w:rsidRPr="009F59E1" w:rsidRDefault="00EF447A" w:rsidP="00F5461B">
            <w:pPr>
              <w:spacing w:after="160" w:line="259" w:lineRule="auto"/>
              <w:rPr>
                <w:ins w:id="212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331B12" w:rsidRPr="009F59E1" w14:paraId="49F909DB" w14:textId="77777777" w:rsidTr="00F5461B">
        <w:trPr>
          <w:jc w:val="center"/>
          <w:ins w:id="2122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4CCC05AF" w14:textId="1620184A" w:rsidR="00331B12" w:rsidRPr="009F59E1" w:rsidRDefault="00331B12" w:rsidP="00331B12">
            <w:pPr>
              <w:spacing w:after="160" w:line="259" w:lineRule="auto"/>
              <w:rPr>
                <w:ins w:id="2123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240</w:t>
            </w:r>
          </w:p>
        </w:tc>
        <w:tc>
          <w:tcPr>
            <w:tcW w:w="1531" w:type="pct"/>
            <w:vAlign w:val="center"/>
          </w:tcPr>
          <w:p w14:paraId="4A02E769" w14:textId="7AB6C88E" w:rsidR="00331B12" w:rsidRPr="009F59E1" w:rsidRDefault="00331B12" w:rsidP="00331B12">
            <w:pPr>
              <w:spacing w:after="160" w:line="259" w:lineRule="auto"/>
              <w:rPr>
                <w:ins w:id="2124" w:author="วันวิสา ประดิษฐอุกฤษฎ์" w:date="2021-10-11T19:31:00Z"/>
                <w:rFonts w:ascii="TH SarabunPSK" w:hAnsi="TH SarabunPSK" w:cs="TH SarabunPSK"/>
              </w:rPr>
            </w:pPr>
            <w:ins w:id="21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6C748301" w14:textId="77777777" w:rsidR="00331B12" w:rsidRPr="009F59E1" w:rsidRDefault="00331B12" w:rsidP="00331B12">
            <w:pPr>
              <w:rPr>
                <w:ins w:id="212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Pedigree1.jpeg</w:t>
            </w:r>
          </w:p>
        </w:tc>
        <w:tc>
          <w:tcPr>
            <w:tcW w:w="1148" w:type="pct"/>
            <w:vAlign w:val="center"/>
          </w:tcPr>
          <w:p w14:paraId="4CD2B1BA" w14:textId="411EBEEA" w:rsidR="00331B12" w:rsidRPr="009F59E1" w:rsidRDefault="00331B12" w:rsidP="00331B12">
            <w:pPr>
              <w:spacing w:after="160" w:line="259" w:lineRule="auto"/>
              <w:rPr>
                <w:ins w:id="212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331B12" w:rsidRPr="009F59E1" w14:paraId="2EA06FCD" w14:textId="77777777" w:rsidTr="00F5461B">
        <w:trPr>
          <w:jc w:val="center"/>
        </w:trPr>
        <w:tc>
          <w:tcPr>
            <w:tcW w:w="403" w:type="pct"/>
            <w:vAlign w:val="center"/>
          </w:tcPr>
          <w:p w14:paraId="71FBF5DD" w14:textId="2BDBE6DA" w:rsidR="00331B12" w:rsidRPr="009F59E1" w:rsidRDefault="00331B12" w:rsidP="00331B12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241</w:t>
            </w:r>
          </w:p>
        </w:tc>
        <w:tc>
          <w:tcPr>
            <w:tcW w:w="1531" w:type="pct"/>
            <w:vAlign w:val="center"/>
          </w:tcPr>
          <w:p w14:paraId="6A142149" w14:textId="4BD89B85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ins w:id="21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214DCD0E" w14:textId="77777777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Pedigree1.jpg</w:t>
            </w:r>
          </w:p>
        </w:tc>
        <w:tc>
          <w:tcPr>
            <w:tcW w:w="1148" w:type="pct"/>
            <w:vAlign w:val="center"/>
          </w:tcPr>
          <w:p w14:paraId="40C05C44" w14:textId="2F3035B1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331B12" w:rsidRPr="009F59E1" w14:paraId="487E421C" w14:textId="77777777" w:rsidTr="00F5461B">
        <w:trPr>
          <w:jc w:val="center"/>
          <w:ins w:id="2129" w:author="วันวิสา ประดิษฐอุกฤษฎ์" w:date="2021-10-11T19:31:00Z"/>
        </w:trPr>
        <w:tc>
          <w:tcPr>
            <w:tcW w:w="403" w:type="pct"/>
            <w:vAlign w:val="center"/>
          </w:tcPr>
          <w:p w14:paraId="5BEDCFCE" w14:textId="2A2AFEFE" w:rsidR="00331B12" w:rsidRPr="009F59E1" w:rsidRDefault="00331B12" w:rsidP="00331B12">
            <w:pPr>
              <w:spacing w:after="160" w:line="259" w:lineRule="auto"/>
              <w:rPr>
                <w:ins w:id="2130" w:author="วันวิสา ประดิษฐอุกฤษฎ์" w:date="2021-10-11T19:31:00Z"/>
                <w:rFonts w:ascii="TH SarabunPSK" w:hAnsi="TH SarabunPSK" w:cs="TH SarabunPSK" w:hint="cs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242</w:t>
            </w:r>
          </w:p>
        </w:tc>
        <w:tc>
          <w:tcPr>
            <w:tcW w:w="1531" w:type="pct"/>
            <w:vAlign w:val="center"/>
          </w:tcPr>
          <w:p w14:paraId="4D4A04DA" w14:textId="6ECA9B1C" w:rsidR="00331B12" w:rsidRPr="009F59E1" w:rsidRDefault="00331B12" w:rsidP="00331B12">
            <w:pPr>
              <w:spacing w:after="160" w:line="259" w:lineRule="auto"/>
              <w:rPr>
                <w:ins w:id="2131" w:author="วันวิสา ประดิษฐอุกฤษฎ์" w:date="2021-10-11T19:31:00Z"/>
                <w:rFonts w:ascii="TH SarabunPSK" w:hAnsi="TH SarabunPSK" w:cs="TH SarabunPSK"/>
              </w:rPr>
            </w:pPr>
            <w:ins w:id="21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2BA8F211" w14:textId="77777777" w:rsidR="00331B12" w:rsidRPr="009F59E1" w:rsidRDefault="00331B12" w:rsidP="00331B12">
            <w:pPr>
              <w:spacing w:after="160" w:line="259" w:lineRule="auto"/>
              <w:rPr>
                <w:ins w:id="2133" w:author="วันวิสา ประดิษฐอุกฤษฎ์" w:date="2021-10-11T19:31:00Z"/>
                <w:rFonts w:ascii="TH SarabunPSK" w:eastAsia="Yu Gothic UI Light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Pedigree1.pdf</w:t>
            </w:r>
          </w:p>
        </w:tc>
        <w:tc>
          <w:tcPr>
            <w:tcW w:w="1148" w:type="pct"/>
            <w:vAlign w:val="center"/>
          </w:tcPr>
          <w:p w14:paraId="0B5B4BF9" w14:textId="7FBD3232" w:rsidR="00331B12" w:rsidRPr="009F59E1" w:rsidRDefault="00331B12" w:rsidP="00331B12">
            <w:pPr>
              <w:spacing w:after="160" w:line="259" w:lineRule="auto"/>
              <w:rPr>
                <w:ins w:id="213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331B12" w:rsidRPr="009F59E1" w14:paraId="4474904C" w14:textId="77777777" w:rsidTr="00F5461B">
        <w:trPr>
          <w:jc w:val="center"/>
        </w:trPr>
        <w:tc>
          <w:tcPr>
            <w:tcW w:w="403" w:type="pct"/>
            <w:vAlign w:val="center"/>
          </w:tcPr>
          <w:p w14:paraId="2EBAFDEC" w14:textId="12A13488" w:rsidR="00331B12" w:rsidRPr="009F59E1" w:rsidRDefault="00331B12" w:rsidP="00331B12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243</w:t>
            </w:r>
          </w:p>
        </w:tc>
        <w:tc>
          <w:tcPr>
            <w:tcW w:w="1531" w:type="pct"/>
            <w:vAlign w:val="center"/>
          </w:tcPr>
          <w:p w14:paraId="56AC00BA" w14:textId="2FB16698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ins w:id="213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1FA4D00A" w14:textId="77777777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Pedigree1.png</w:t>
            </w:r>
          </w:p>
        </w:tc>
        <w:tc>
          <w:tcPr>
            <w:tcW w:w="1148" w:type="pct"/>
            <w:vAlign w:val="center"/>
          </w:tcPr>
          <w:p w14:paraId="10CDDBC3" w14:textId="41FC43D0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331B12" w:rsidRPr="009F59E1" w14:paraId="59A8C8CC" w14:textId="77777777" w:rsidTr="00F5461B">
        <w:trPr>
          <w:jc w:val="center"/>
        </w:trPr>
        <w:tc>
          <w:tcPr>
            <w:tcW w:w="403" w:type="pct"/>
            <w:vAlign w:val="center"/>
          </w:tcPr>
          <w:p w14:paraId="46D07FE3" w14:textId="03F99ABD" w:rsidR="00331B12" w:rsidRPr="009F59E1" w:rsidRDefault="00331B12" w:rsidP="00331B12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244</w:t>
            </w:r>
          </w:p>
        </w:tc>
        <w:tc>
          <w:tcPr>
            <w:tcW w:w="1531" w:type="pct"/>
            <w:vAlign w:val="center"/>
          </w:tcPr>
          <w:p w14:paraId="47C6FDDB" w14:textId="41675332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ins w:id="21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3805A4F5" w14:textId="77777777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Pedigree1.tif</w:t>
            </w:r>
          </w:p>
        </w:tc>
        <w:tc>
          <w:tcPr>
            <w:tcW w:w="1148" w:type="pct"/>
            <w:vAlign w:val="center"/>
          </w:tcPr>
          <w:p w14:paraId="4B962225" w14:textId="0AB9201B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331B12" w:rsidRPr="009F59E1" w14:paraId="00B91BC8" w14:textId="77777777" w:rsidTr="00F5461B">
        <w:trPr>
          <w:jc w:val="center"/>
        </w:trPr>
        <w:tc>
          <w:tcPr>
            <w:tcW w:w="403" w:type="pct"/>
            <w:vAlign w:val="center"/>
          </w:tcPr>
          <w:p w14:paraId="3B2C0E68" w14:textId="57657E56" w:rsidR="00331B12" w:rsidRPr="009F59E1" w:rsidRDefault="00331B12" w:rsidP="00331B12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245</w:t>
            </w:r>
          </w:p>
        </w:tc>
        <w:tc>
          <w:tcPr>
            <w:tcW w:w="1531" w:type="pct"/>
            <w:vAlign w:val="center"/>
          </w:tcPr>
          <w:p w14:paraId="24316C85" w14:textId="066C5517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ins w:id="21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171D01C3" w14:textId="77777777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Pedigree1.webp</w:t>
            </w:r>
          </w:p>
        </w:tc>
        <w:tc>
          <w:tcPr>
            <w:tcW w:w="1148" w:type="pct"/>
            <w:vAlign w:val="center"/>
          </w:tcPr>
          <w:p w14:paraId="4ED94857" w14:textId="633C73CE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331B12" w:rsidRPr="009F59E1" w14:paraId="35B9886C" w14:textId="77777777" w:rsidTr="00F5461B">
        <w:trPr>
          <w:jc w:val="center"/>
        </w:trPr>
        <w:tc>
          <w:tcPr>
            <w:tcW w:w="403" w:type="pct"/>
            <w:vAlign w:val="center"/>
          </w:tcPr>
          <w:p w14:paraId="586B89E4" w14:textId="588A0766" w:rsidR="00331B12" w:rsidRPr="009F59E1" w:rsidRDefault="00331B12" w:rsidP="00331B12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246</w:t>
            </w:r>
          </w:p>
        </w:tc>
        <w:tc>
          <w:tcPr>
            <w:tcW w:w="1531" w:type="pct"/>
            <w:vAlign w:val="center"/>
          </w:tcPr>
          <w:p w14:paraId="3095DF8C" w14:textId="469CE7F2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ins w:id="21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00ADDC7F" w14:textId="77777777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Pedigree1.HEIC</w:t>
            </w:r>
          </w:p>
        </w:tc>
        <w:tc>
          <w:tcPr>
            <w:tcW w:w="1148" w:type="pct"/>
            <w:vAlign w:val="center"/>
          </w:tcPr>
          <w:p w14:paraId="28F0B76D" w14:textId="507398FC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331B12" w:rsidRPr="009F59E1" w14:paraId="0DF95236" w14:textId="77777777" w:rsidTr="00F5461B">
        <w:trPr>
          <w:jc w:val="center"/>
        </w:trPr>
        <w:tc>
          <w:tcPr>
            <w:tcW w:w="403" w:type="pct"/>
            <w:vAlign w:val="center"/>
          </w:tcPr>
          <w:p w14:paraId="29B36294" w14:textId="6CD4E6A9" w:rsidR="00331B12" w:rsidRPr="009F59E1" w:rsidRDefault="00331B12" w:rsidP="00331B12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247</w:t>
            </w:r>
          </w:p>
        </w:tc>
        <w:tc>
          <w:tcPr>
            <w:tcW w:w="1531" w:type="pct"/>
            <w:vAlign w:val="center"/>
          </w:tcPr>
          <w:p w14:paraId="61D9808F" w14:textId="69674AA0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ins w:id="21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98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 xml:space="preserve">- </w:t>
            </w:r>
            <w:r w:rsidRPr="009F59E1">
              <w:rPr>
                <w:rFonts w:ascii="TH SarabunPSK" w:hAnsi="TH SarabunPSK" w:cs="TH SarabunPSK" w:hint="cs"/>
                <w:cs/>
              </w:rPr>
              <w:t>ต้องเป็นสกุล .</w:t>
            </w:r>
            <w:r w:rsidRPr="009F59E1">
              <w:rPr>
                <w:rFonts w:ascii="TH SarabunPSK" w:hAnsi="TH SarabunPSK" w:cs="TH SarabunPSK" w:hint="cs"/>
              </w:rPr>
              <w:t xml:space="preserve">pdf .jpg .jpeg .png .tif .webp .HEIC .HEIF </w:t>
            </w:r>
            <w:r w:rsidRPr="009F59E1">
              <w:rPr>
                <w:rFonts w:ascii="TH SarabunPSK" w:hAnsi="TH SarabunPSK" w:cs="TH SarabunPSK" w:hint="cs"/>
                <w:cs/>
              </w:rPr>
              <w:t>เท่านั้น</w:t>
            </w:r>
          </w:p>
        </w:tc>
        <w:tc>
          <w:tcPr>
            <w:tcW w:w="1918" w:type="pct"/>
            <w:vAlign w:val="center"/>
          </w:tcPr>
          <w:p w14:paraId="7025E203" w14:textId="77777777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Pedigree1.HEIF</w:t>
            </w:r>
          </w:p>
        </w:tc>
        <w:tc>
          <w:tcPr>
            <w:tcW w:w="1148" w:type="pct"/>
            <w:vAlign w:val="center"/>
          </w:tcPr>
          <w:p w14:paraId="785C74CA" w14:textId="6E81F59E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9F59E1">
              <w:rPr>
                <w:rFonts w:ascii="TH SarabunPSK" w:hAnsi="TH SarabunPSK" w:cs="TH SarabunPSK" w:hint="cs"/>
                <w:cs/>
              </w:rPr>
              <w:t>สุนัขสำเร็จ</w:t>
            </w:r>
          </w:p>
        </w:tc>
      </w:tr>
      <w:tr w:rsidR="00331B12" w:rsidRPr="009F59E1" w14:paraId="1AC0296F" w14:textId="77777777" w:rsidTr="00F5461B">
        <w:trPr>
          <w:jc w:val="center"/>
        </w:trPr>
        <w:tc>
          <w:tcPr>
            <w:tcW w:w="403" w:type="pct"/>
            <w:vAlign w:val="center"/>
          </w:tcPr>
          <w:p w14:paraId="30D39997" w14:textId="78D45DBB" w:rsidR="00331B12" w:rsidRPr="009F59E1" w:rsidRDefault="00331B12" w:rsidP="00331B12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248</w:t>
            </w:r>
          </w:p>
        </w:tc>
        <w:tc>
          <w:tcPr>
            <w:tcW w:w="1531" w:type="pct"/>
            <w:vAlign w:val="center"/>
          </w:tcPr>
          <w:p w14:paraId="40B803A2" w14:textId="2B17F9F4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>.1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ไม่เป็นสกุล .</w:t>
            </w:r>
            <w:r w:rsidRPr="009F59E1">
              <w:rPr>
                <w:rFonts w:ascii="TH SarabunPSK" w:hAnsi="TH SarabunPSK" w:cs="TH SarabunPSK" w:hint="cs"/>
              </w:rPr>
              <w:t>pdf .jpg .jpeg .png .tif .webp .HEIC .HEIF</w:t>
            </w:r>
          </w:p>
        </w:tc>
        <w:tc>
          <w:tcPr>
            <w:tcW w:w="1918" w:type="pct"/>
            <w:vAlign w:val="center"/>
          </w:tcPr>
          <w:p w14:paraId="6E702628" w14:textId="77777777" w:rsidR="00331B12" w:rsidRPr="009F59E1" w:rsidRDefault="00331B12" w:rsidP="00331B12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Pedigree1.mp4</w:t>
            </w:r>
          </w:p>
        </w:tc>
        <w:tc>
          <w:tcPr>
            <w:tcW w:w="1148" w:type="pct"/>
            <w:vAlign w:val="center"/>
          </w:tcPr>
          <w:p w14:paraId="5F74B13C" w14:textId="77777777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กรุณาแนบใบเพ็ดดีกรี (</w:t>
            </w:r>
            <w:r w:rsidRPr="009F59E1">
              <w:rPr>
                <w:rFonts w:ascii="TH SarabunPSK" w:hAnsi="TH SarabunPSK" w:cs="TH SarabunPSK" w:hint="cs"/>
              </w:rPr>
              <w:t>Certified Pedigree)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ให้ถูกต้อง</w:t>
            </w:r>
          </w:p>
        </w:tc>
      </w:tr>
      <w:tr w:rsidR="00331B12" w:rsidRPr="009F59E1" w14:paraId="1F804DEC" w14:textId="77777777" w:rsidTr="00F5461B">
        <w:trPr>
          <w:jc w:val="center"/>
        </w:trPr>
        <w:tc>
          <w:tcPr>
            <w:tcW w:w="403" w:type="pct"/>
            <w:vAlign w:val="center"/>
          </w:tcPr>
          <w:p w14:paraId="59024A9C" w14:textId="13F16F91" w:rsidR="00331B12" w:rsidRPr="009F59E1" w:rsidRDefault="00331B12" w:rsidP="00331B12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249</w:t>
            </w:r>
          </w:p>
        </w:tc>
        <w:tc>
          <w:tcPr>
            <w:tcW w:w="1531" w:type="pct"/>
            <w:vAlign w:val="center"/>
          </w:tcPr>
          <w:p w14:paraId="47F520DB" w14:textId="1DC1AE09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>.1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</w:rPr>
              <w:t>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ไม่เป็นสกุล .</w:t>
            </w:r>
            <w:r w:rsidRPr="009F59E1">
              <w:rPr>
                <w:rFonts w:ascii="TH SarabunPSK" w:hAnsi="TH SarabunPSK" w:cs="TH SarabunPSK" w:hint="cs"/>
              </w:rPr>
              <w:t>pdf .jpg .jpeg .png .tif .webp .HEIC .HEIF</w:t>
            </w:r>
          </w:p>
        </w:tc>
        <w:tc>
          <w:tcPr>
            <w:tcW w:w="1918" w:type="pct"/>
            <w:vAlign w:val="center"/>
          </w:tcPr>
          <w:p w14:paraId="21FA57C3" w14:textId="77777777" w:rsidR="00331B12" w:rsidRPr="009F59E1" w:rsidRDefault="00331B12" w:rsidP="00331B12">
            <w:pPr>
              <w:rPr>
                <w:rFonts w:ascii="TH SarabunPSK" w:hAnsi="TH SarabunPSK" w:cs="TH SarabunPSK"/>
                <w:color w:val="FF0000"/>
              </w:rPr>
            </w:pPr>
            <w:r w:rsidRPr="009F59E1">
              <w:rPr>
                <w:rFonts w:ascii="TH SarabunPSK" w:hAnsi="TH SarabunPSK" w:cs="TH SarabunPSK" w:hint="cs"/>
                <w:color w:val="FF0000"/>
              </w:rPr>
              <w:t>Pedigree1.exe</w:t>
            </w:r>
          </w:p>
        </w:tc>
        <w:tc>
          <w:tcPr>
            <w:tcW w:w="1148" w:type="pct"/>
            <w:vAlign w:val="center"/>
          </w:tcPr>
          <w:p w14:paraId="1C05A464" w14:textId="77777777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กรุณาแนบใบเพ็ดดีกรี (</w:t>
            </w:r>
            <w:r w:rsidRPr="009F59E1">
              <w:rPr>
                <w:rFonts w:ascii="TH SarabunPSK" w:hAnsi="TH SarabunPSK" w:cs="TH SarabunPSK" w:hint="cs"/>
              </w:rPr>
              <w:t>Certified Pedigree)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ให้ถูกต้อง</w:t>
            </w:r>
          </w:p>
        </w:tc>
      </w:tr>
      <w:tr w:rsidR="00331B12" w:rsidRPr="009F59E1" w14:paraId="4AD74B3C" w14:textId="77777777" w:rsidTr="00F5461B">
        <w:trPr>
          <w:jc w:val="center"/>
        </w:trPr>
        <w:tc>
          <w:tcPr>
            <w:tcW w:w="403" w:type="pct"/>
            <w:vAlign w:val="center"/>
          </w:tcPr>
          <w:p w14:paraId="183A160D" w14:textId="60D46130" w:rsidR="00331B12" w:rsidRPr="009F59E1" w:rsidRDefault="00331B12" w:rsidP="00331B12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250</w:t>
            </w:r>
          </w:p>
        </w:tc>
        <w:tc>
          <w:tcPr>
            <w:tcW w:w="1531" w:type="pct"/>
            <w:vAlign w:val="center"/>
          </w:tcPr>
          <w:p w14:paraId="076CB6DC" w14:textId="34174E17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918" w:type="pct"/>
            <w:shd w:val="clear" w:color="auto" w:fill="FFFF00"/>
            <w:vAlign w:val="center"/>
          </w:tcPr>
          <w:p w14:paraId="70AFC9FF" w14:textId="77777777" w:rsidR="00331B12" w:rsidRPr="009F59E1" w:rsidRDefault="00331B12" w:rsidP="00331B12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148" w:type="pct"/>
            <w:vAlign w:val="center"/>
          </w:tcPr>
          <w:p w14:paraId="22E51EB2" w14:textId="77777777" w:rsidR="00331B12" w:rsidRPr="009F59E1" w:rsidRDefault="00331B12" w:rsidP="00331B12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กรุณาแนบใบเพ็ดดีกรี (</w:t>
            </w:r>
            <w:r w:rsidRPr="009F59E1">
              <w:rPr>
                <w:rFonts w:ascii="TH SarabunPSK" w:hAnsi="TH SarabunPSK" w:cs="TH SarabunPSK" w:hint="cs"/>
              </w:rPr>
              <w:t>Certified Pedigree)</w:t>
            </w:r>
          </w:p>
        </w:tc>
      </w:tr>
    </w:tbl>
    <w:p w14:paraId="406E1BF5" w14:textId="6D5B1020" w:rsidR="00EF447A" w:rsidRPr="009F59E1" w:rsidRDefault="00EF447A" w:rsidP="00EF447A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D01AD3" w:rsidRPr="009F59E1">
        <w:rPr>
          <w:rFonts w:ascii="TH SarabunPSK" w:hAnsi="TH SarabunPSK" w:cs="TH SarabunPSK" w:hint="cs"/>
          <w:cs/>
          <w:lang w:bidi="th-TH"/>
        </w:rPr>
        <w:t>9</w:t>
      </w:r>
      <w:r w:rsidR="00331B12">
        <w:rPr>
          <w:rFonts w:ascii="TH SarabunPSK" w:hAnsi="TH SarabunPSK" w:cs="TH SarabunPSK" w:hint="cs"/>
          <w:cs/>
          <w:lang w:bidi="th-TH"/>
        </w:rPr>
        <w:t xml:space="preserve">9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331B12">
        <w:rPr>
          <w:rFonts w:ascii="TH SarabunPSK" w:hAnsi="TH SarabunPSK" w:cs="TH SarabunPSK" w:hint="cs"/>
          <w:cs/>
          <w:lang w:bidi="th-TH"/>
        </w:rPr>
        <w:t>240-249</w:t>
      </w:r>
    </w:p>
    <w:p w14:paraId="6A6EAB17" w14:textId="32A6728A" w:rsidR="00D01AD3" w:rsidRPr="009F59E1" w:rsidRDefault="00D01AD3" w:rsidP="00B07197">
      <w:pPr>
        <w:rPr>
          <w:rFonts w:ascii="TH SarabunPSK" w:hAnsi="TH SarabunPSK" w:cs="TH SarabunPSK"/>
        </w:rPr>
      </w:pPr>
    </w:p>
    <w:p w14:paraId="17BF6F36" w14:textId="14134CF9" w:rsidR="00D01AD3" w:rsidRPr="009F59E1" w:rsidRDefault="00D01AD3" w:rsidP="00D01AD3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อื่นๆ (</w:t>
      </w:r>
      <w:r w:rsidRPr="009F59E1">
        <w:rPr>
          <w:rFonts w:ascii="TH SarabunPSK" w:hAnsi="TH SarabunPSK" w:cs="TH SarabunPSK" w:hint="cs"/>
          <w:b/>
          <w:bCs/>
          <w:lang w:bidi="th-TH"/>
        </w:rPr>
        <w:t>Other) : TextInput</w:t>
      </w:r>
    </w:p>
    <w:p w14:paraId="261A2D88" w14:textId="77777777" w:rsidR="00D01AD3" w:rsidRPr="009F59E1" w:rsidRDefault="00D01AD3" w:rsidP="00D01AD3">
      <w:pPr>
        <w:ind w:firstLine="720"/>
        <w:rPr>
          <w:ins w:id="2140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214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>อื่นๆ</w:t>
      </w:r>
      <w:ins w:id="214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 xml:space="preserve"> มีคุณลักษณะดังนี้</w:t>
        </w:r>
      </w:ins>
    </w:p>
    <w:p w14:paraId="00D1AD05" w14:textId="77777777" w:rsidR="00331B12" w:rsidRPr="009F59E1" w:rsidRDefault="00331B12" w:rsidP="00331B12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1.</w:t>
      </w:r>
      <w:r w:rsidRPr="009F59E1">
        <w:rPr>
          <w:rFonts w:ascii="TH SarabunPSK" w:hAnsi="TH SarabunPSK" w:cs="TH SarabunPSK" w:hint="cs"/>
          <w:cs/>
        </w:rPr>
        <w:tab/>
        <w:t>ต้องเป็นตัวอักษรไท</w:t>
      </w:r>
      <w:r>
        <w:rPr>
          <w:rFonts w:ascii="TH SarabunPSK" w:hAnsi="TH SarabunPSK" w:cs="TH SarabunPSK" w:hint="cs"/>
          <w:cs/>
          <w:lang w:bidi="th-TH"/>
        </w:rPr>
        <w:t xml:space="preserve">ย </w:t>
      </w:r>
      <w:r w:rsidRPr="009F59E1">
        <w:rPr>
          <w:rFonts w:ascii="TH SarabunPSK" w:hAnsi="TH SarabunPSK" w:cs="TH SarabunPSK" w:hint="cs"/>
          <w:cs/>
        </w:rPr>
        <w:t>ภาษาอังกฤษ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ตัวเลข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cs/>
        </w:rPr>
        <w:t>หรืออักขระพิเศษได้</w:t>
      </w:r>
    </w:p>
    <w:p w14:paraId="06E7549D" w14:textId="77777777" w:rsidR="00331B12" w:rsidRPr="009F59E1" w:rsidRDefault="00331B12" w:rsidP="00331B12">
      <w:pPr>
        <w:ind w:left="1800"/>
        <w:rPr>
          <w:rFonts w:ascii="TH SarabunPSK" w:hAnsi="TH SarabunPSK" w:cs="TH SarabunPSK"/>
          <w:cs/>
          <w:lang w:bidi="th-TH"/>
        </w:rPr>
      </w:pPr>
      <w:r w:rsidRPr="009F59E1">
        <w:rPr>
          <w:rFonts w:ascii="TH SarabunPSK" w:hAnsi="TH SarabunPSK" w:cs="TH SarabunPSK" w:hint="cs"/>
          <w:cs/>
        </w:rPr>
        <w:t>2.</w:t>
      </w:r>
      <w:r w:rsidRPr="009F59E1">
        <w:rPr>
          <w:rFonts w:ascii="TH SarabunPSK" w:hAnsi="TH SarabunPSK" w:cs="TH SarabunPSK" w:hint="cs"/>
          <w:cs/>
        </w:rPr>
        <w:tab/>
      </w:r>
      <w:r>
        <w:rPr>
          <w:rFonts w:ascii="TH SarabunPSK" w:hAnsi="TH SarabunPSK" w:cs="TH SarabunPSK" w:hint="cs"/>
          <w:cs/>
          <w:lang w:bidi="th-TH"/>
        </w:rPr>
        <w:t>มีช่องว่างได้</w:t>
      </w:r>
    </w:p>
    <w:p w14:paraId="73A5BC90" w14:textId="77777777" w:rsidR="00331B12" w:rsidRDefault="00331B12" w:rsidP="00331B12">
      <w:pPr>
        <w:ind w:left="180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3.</w:t>
      </w:r>
      <w:r w:rsidRPr="009F59E1">
        <w:rPr>
          <w:rFonts w:ascii="TH SarabunPSK" w:hAnsi="TH SarabunPSK" w:cs="TH SarabunPSK" w:hint="cs"/>
          <w:cs/>
        </w:rPr>
        <w:tab/>
        <w:t xml:space="preserve">มีจำนวนตัวอักษรไม่เกิน </w:t>
      </w:r>
      <w:r w:rsidRPr="009F59E1">
        <w:rPr>
          <w:rFonts w:ascii="TH SarabunPSK" w:hAnsi="TH SarabunPSK" w:cs="TH SarabunPSK" w:hint="cs"/>
        </w:rPr>
        <w:t>255</w:t>
      </w:r>
      <w:r w:rsidRPr="009F59E1">
        <w:rPr>
          <w:rFonts w:ascii="TH SarabunPSK" w:hAnsi="TH SarabunPSK" w:cs="TH SarabunPSK" w:hint="cs"/>
          <w:cs/>
        </w:rPr>
        <w:t xml:space="preserve"> ตัวอักษร</w:t>
      </w:r>
    </w:p>
    <w:p w14:paraId="383FC820" w14:textId="77777777" w:rsidR="00331B12" w:rsidRPr="009F59E1" w:rsidRDefault="00331B12" w:rsidP="00331B12">
      <w:pPr>
        <w:ind w:left="1800"/>
        <w:rPr>
          <w:rFonts w:ascii="TH SarabunPSK" w:hAnsi="TH SarabunPSK" w:cs="TH SarabunPSK" w:hint="cs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4.</w:t>
      </w:r>
      <w:r>
        <w:rPr>
          <w:rFonts w:ascii="TH SarabunPSK" w:hAnsi="TH SarabunPSK" w:cs="TH SarabunPSK"/>
          <w:cs/>
          <w:lang w:bidi="th-TH"/>
        </w:rPr>
        <w:tab/>
      </w:r>
      <w:r>
        <w:rPr>
          <w:rFonts w:ascii="TH SarabunPSK" w:hAnsi="TH SarabunPSK" w:cs="TH SarabunPSK" w:hint="cs"/>
          <w:cs/>
          <w:lang w:bidi="th-TH"/>
        </w:rPr>
        <w:t>สามารถเป็นค่าว่างได้</w:t>
      </w:r>
    </w:p>
    <w:p w14:paraId="222FD64F" w14:textId="77777777" w:rsidR="00D01AD3" w:rsidRPr="009F59E1" w:rsidRDefault="00D01AD3" w:rsidP="00D01AD3">
      <w:pPr>
        <w:ind w:firstLine="720"/>
        <w:rPr>
          <w:ins w:id="2143" w:author="วันวิสา ประดิษฐอุกฤษฎ์" w:date="2021-10-11T19:31:00Z"/>
          <w:rFonts w:ascii="TH SarabunPSK" w:hAnsi="TH SarabunPSK" w:cs="TH SarabunPSK"/>
          <w:b/>
          <w:bCs/>
          <w:cs/>
          <w:lang w:bidi="th-TH"/>
        </w:rPr>
      </w:pPr>
      <w:ins w:id="214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  <w:lang w:bidi="th-TH"/>
        </w:rPr>
        <w:t>อื่นๆ</w:t>
      </w:r>
    </w:p>
    <w:p w14:paraId="203D47F4" w14:textId="77777777" w:rsidR="00D01AD3" w:rsidRPr="009F59E1" w:rsidRDefault="00D01AD3" w:rsidP="00D01AD3">
      <w:pPr>
        <w:numPr>
          <w:ilvl w:val="0"/>
          <w:numId w:val="10"/>
        </w:numPr>
        <w:spacing w:after="160" w:line="259" w:lineRule="auto"/>
        <w:rPr>
          <w:ins w:id="2145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ในกรณีที่กรอกอื่นๆ 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กรุณากรอกอื่นๆอีกครั้ง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69FE1868" w14:textId="77777777" w:rsidR="00D01AD3" w:rsidRPr="009F59E1" w:rsidRDefault="00D01AD3" w:rsidP="00D01AD3">
      <w:pPr>
        <w:ind w:left="720" w:firstLine="36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เมื่อกรอกข้อมูลถูกต้องและกด </w:t>
      </w:r>
      <w:r w:rsidRPr="009F59E1">
        <w:rPr>
          <w:rFonts w:ascii="TH SarabunPSK" w:hAnsi="TH SarabunPSK" w:cs="TH SarabunPSK" w:hint="cs"/>
        </w:rPr>
        <w:t xml:space="preserve">Submit </w:t>
      </w:r>
      <w:r w:rsidRPr="009F59E1">
        <w:rPr>
          <w:rFonts w:ascii="TH SarabunPSK" w:hAnsi="TH SarabunPSK" w:cs="TH SarabunPSK" w:hint="cs"/>
          <w:cs/>
          <w:lang w:bidi="th-TH"/>
        </w:rPr>
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53FB3388" w14:textId="77777777" w:rsidR="00D01AD3" w:rsidRPr="009F59E1" w:rsidRDefault="00D01AD3" w:rsidP="00D01AD3">
      <w:pPr>
        <w:ind w:left="720" w:firstLine="360"/>
        <w:rPr>
          <w:rFonts w:ascii="TH SarabunPSK" w:hAnsi="TH SarabunPSK" w:cs="TH SarabunPSK"/>
          <w:lang w:bidi="th-TH"/>
        </w:rPr>
      </w:pPr>
    </w:p>
    <w:p w14:paraId="66F4DBDE" w14:textId="66181F80" w:rsidR="00D01AD3" w:rsidRPr="009F59E1" w:rsidRDefault="00D01AD3" w:rsidP="00D01AD3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อื่นๆ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05]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1740"/>
        <w:gridCol w:w="1566"/>
        <w:gridCol w:w="1345"/>
        <w:gridCol w:w="1454"/>
        <w:gridCol w:w="1595"/>
      </w:tblGrid>
      <w:tr w:rsidR="00331B12" w:rsidRPr="009F59E1" w14:paraId="3C9D230A" w14:textId="77777777" w:rsidTr="00F5461B">
        <w:tc>
          <w:tcPr>
            <w:tcW w:w="832" w:type="pct"/>
            <w:shd w:val="clear" w:color="auto" w:fill="D0CECE" w:themeFill="background2" w:themeFillShade="E6"/>
            <w:vAlign w:val="center"/>
          </w:tcPr>
          <w:p w14:paraId="7562F134" w14:textId="77777777" w:rsidR="00331B12" w:rsidRPr="009F59E1" w:rsidRDefault="00331B12" w:rsidP="00F5461B">
            <w:pPr>
              <w:spacing w:after="160" w:line="259" w:lineRule="auto"/>
              <w:rPr>
                <w:ins w:id="214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942" w:type="pct"/>
            <w:shd w:val="clear" w:color="auto" w:fill="D0CECE" w:themeFill="background2" w:themeFillShade="E6"/>
            <w:vAlign w:val="center"/>
          </w:tcPr>
          <w:p w14:paraId="6FCC42E3" w14:textId="77777777" w:rsidR="00331B12" w:rsidRPr="009F59E1" w:rsidRDefault="00331B12" w:rsidP="00F5461B">
            <w:pPr>
              <w:spacing w:after="160" w:line="259" w:lineRule="auto"/>
              <w:rPr>
                <w:ins w:id="214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0A2EE6FE" w14:textId="77777777" w:rsidR="00331B12" w:rsidRPr="009F59E1" w:rsidRDefault="00331B12" w:rsidP="00F5461B">
            <w:pPr>
              <w:spacing w:after="160" w:line="259" w:lineRule="auto"/>
              <w:rPr>
                <w:ins w:id="215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848" w:type="pct"/>
            <w:shd w:val="clear" w:color="auto" w:fill="D0CECE" w:themeFill="background2" w:themeFillShade="E6"/>
            <w:vAlign w:val="center"/>
          </w:tcPr>
          <w:p w14:paraId="446060BC" w14:textId="77777777" w:rsidR="00331B12" w:rsidRPr="009F59E1" w:rsidRDefault="00331B12" w:rsidP="00F5461B">
            <w:pPr>
              <w:spacing w:after="160" w:line="259" w:lineRule="auto"/>
              <w:rPr>
                <w:ins w:id="215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 xml:space="preserve">Invalid Partitions </w:t>
              </w:r>
            </w:ins>
          </w:p>
        </w:tc>
        <w:tc>
          <w:tcPr>
            <w:tcW w:w="728" w:type="pct"/>
            <w:shd w:val="clear" w:color="auto" w:fill="D0CECE" w:themeFill="background2" w:themeFillShade="E6"/>
            <w:vAlign w:val="center"/>
          </w:tcPr>
          <w:p w14:paraId="406BEA8F" w14:textId="77777777" w:rsidR="00331B12" w:rsidRPr="009F59E1" w:rsidRDefault="00331B12" w:rsidP="00F5461B">
            <w:pPr>
              <w:spacing w:after="160" w:line="259" w:lineRule="auto"/>
              <w:rPr>
                <w:ins w:id="215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 Partitions</w:t>
              </w:r>
            </w:ins>
          </w:p>
        </w:tc>
        <w:tc>
          <w:tcPr>
            <w:tcW w:w="787" w:type="pct"/>
            <w:shd w:val="clear" w:color="auto" w:fill="D0CECE" w:themeFill="background2" w:themeFillShade="E6"/>
            <w:vAlign w:val="center"/>
          </w:tcPr>
          <w:p w14:paraId="071236C3" w14:textId="77777777" w:rsidR="00331B12" w:rsidRPr="009F59E1" w:rsidRDefault="00331B12" w:rsidP="00F5461B">
            <w:pPr>
              <w:spacing w:after="160" w:line="259" w:lineRule="auto"/>
              <w:rPr>
                <w:ins w:id="215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60CB7CE7" w14:textId="77777777" w:rsidR="00331B12" w:rsidRPr="009F59E1" w:rsidRDefault="00331B12" w:rsidP="00F5461B">
            <w:pPr>
              <w:spacing w:after="160" w:line="259" w:lineRule="auto"/>
              <w:rPr>
                <w:ins w:id="215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5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864" w:type="pct"/>
            <w:shd w:val="clear" w:color="auto" w:fill="D0CECE" w:themeFill="background2" w:themeFillShade="E6"/>
            <w:vAlign w:val="center"/>
          </w:tcPr>
          <w:p w14:paraId="79838E3E" w14:textId="77777777" w:rsidR="00331B12" w:rsidRPr="009F59E1" w:rsidRDefault="00331B12" w:rsidP="00F5461B">
            <w:pPr>
              <w:spacing w:after="160" w:line="259" w:lineRule="auto"/>
              <w:rPr>
                <w:ins w:id="216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46F4E90B" w14:textId="77777777" w:rsidR="00331B12" w:rsidRPr="009F59E1" w:rsidRDefault="00331B12" w:rsidP="00F5461B">
            <w:pPr>
              <w:spacing w:after="160" w:line="259" w:lineRule="auto"/>
              <w:rPr>
                <w:ins w:id="216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6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331B12" w:rsidRPr="009F59E1" w14:paraId="7F5ADE2C" w14:textId="77777777" w:rsidTr="00F5461B">
        <w:tc>
          <w:tcPr>
            <w:tcW w:w="832" w:type="pct"/>
            <w:vAlign w:val="center"/>
          </w:tcPr>
          <w:p w14:paraId="7355FA84" w14:textId="77777777" w:rsidR="00331B12" w:rsidRPr="009F59E1" w:rsidRDefault="00331B12" w:rsidP="00F5461B">
            <w:pPr>
              <w:spacing w:after="160" w:line="259" w:lineRule="auto"/>
              <w:rPr>
                <w:ins w:id="216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942" w:type="pct"/>
            <w:vAlign w:val="center"/>
          </w:tcPr>
          <w:p w14:paraId="44788985" w14:textId="15A88799" w:rsidR="00331B12" w:rsidRPr="009F59E1" w:rsidRDefault="00331B12" w:rsidP="00F5461B">
            <w:pPr>
              <w:spacing w:after="160" w:line="259" w:lineRule="auto"/>
              <w:rPr>
                <w:ins w:id="2165" w:author="วันวิสา ประดิษฐอุกฤษฎ์" w:date="2021-10-11T19:31:00Z"/>
                <w:rFonts w:ascii="TH SarabunPSK" w:hAnsi="TH SarabunPSK" w:cs="TH SarabunPSK" w:hint="cs"/>
                <w:cs/>
              </w:rPr>
            </w:pPr>
            <w:ins w:id="21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F26B72"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ins w:id="21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16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Pr="00534D28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848" w:type="pct"/>
            <w:vAlign w:val="center"/>
          </w:tcPr>
          <w:p w14:paraId="5F409EFD" w14:textId="6576CDA7" w:rsidR="00331B12" w:rsidRPr="009F59E1" w:rsidRDefault="00331B12" w:rsidP="00F5461B">
            <w:pPr>
              <w:spacing w:after="160" w:line="259" w:lineRule="auto"/>
              <w:rPr>
                <w:ins w:id="216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100.1</w:t>
            </w:r>
            <w:r w:rsidRPr="009F59E1">
              <w:rPr>
                <w:rFonts w:ascii="TH SarabunPSK" w:hAnsi="TH SarabunPSK" w:cs="TH SarabunPSK" w:hint="cs"/>
              </w:rPr>
              <w:t xml:space="preserve">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728" w:type="pct"/>
            <w:vAlign w:val="center"/>
          </w:tcPr>
          <w:p w14:paraId="4D202A6C" w14:textId="77777777" w:rsidR="00331B12" w:rsidRPr="009F59E1" w:rsidRDefault="00331B12" w:rsidP="00F5461B">
            <w:pPr>
              <w:spacing w:after="160" w:line="259" w:lineRule="auto"/>
              <w:rPr>
                <w:ins w:id="2170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66085B42" w14:textId="77777777" w:rsidR="00331B12" w:rsidRPr="009F59E1" w:rsidRDefault="00331B12" w:rsidP="00F5461B">
            <w:pPr>
              <w:spacing w:after="160" w:line="259" w:lineRule="auto"/>
              <w:rPr>
                <w:ins w:id="2171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  <w:tc>
          <w:tcPr>
            <w:tcW w:w="864" w:type="pct"/>
            <w:vAlign w:val="center"/>
          </w:tcPr>
          <w:p w14:paraId="69A1CDA3" w14:textId="77777777" w:rsidR="00331B12" w:rsidRPr="009F59E1" w:rsidRDefault="00331B12" w:rsidP="00F5461B">
            <w:pPr>
              <w:spacing w:after="160" w:line="259" w:lineRule="auto"/>
              <w:rPr>
                <w:ins w:id="2172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331B12" w:rsidRPr="009F59E1" w14:paraId="7143CBA4" w14:textId="77777777" w:rsidTr="00F5461B">
        <w:tc>
          <w:tcPr>
            <w:tcW w:w="832" w:type="pct"/>
            <w:vAlign w:val="center"/>
          </w:tcPr>
          <w:p w14:paraId="5C0A36C4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เว้นวรรค</w:t>
            </w:r>
          </w:p>
        </w:tc>
        <w:tc>
          <w:tcPr>
            <w:tcW w:w="942" w:type="pct"/>
            <w:vAlign w:val="center"/>
          </w:tcPr>
          <w:p w14:paraId="0EE3F5EA" w14:textId="5C22A0B8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ins w:id="21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F26B72">
              <w:rPr>
                <w:rFonts w:ascii="TH SarabunPSK" w:hAnsi="TH SarabunPSK" w:cs="TH SarabunPSK" w:hint="cs"/>
                <w:cs/>
                <w:lang w:bidi="th-TH"/>
              </w:rPr>
              <w:t>101</w:t>
            </w:r>
            <w:ins w:id="21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1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มีช่องว่างระหว่างตัวอักษร</w:t>
            </w:r>
          </w:p>
        </w:tc>
        <w:tc>
          <w:tcPr>
            <w:tcW w:w="848" w:type="pct"/>
            <w:vAlign w:val="center"/>
          </w:tcPr>
          <w:p w14:paraId="5A5DDD62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728" w:type="pct"/>
            <w:vAlign w:val="center"/>
          </w:tcPr>
          <w:p w14:paraId="5E02EE76" w14:textId="7777777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31831A5B" w14:textId="7777777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864" w:type="pct"/>
            <w:vAlign w:val="center"/>
          </w:tcPr>
          <w:p w14:paraId="0D96E7B5" w14:textId="7777777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</w:p>
        </w:tc>
      </w:tr>
      <w:tr w:rsidR="00331B12" w:rsidRPr="009F59E1" w14:paraId="034E6B26" w14:textId="77777777" w:rsidTr="00F5461B">
        <w:tc>
          <w:tcPr>
            <w:tcW w:w="832" w:type="pct"/>
            <w:vAlign w:val="center"/>
          </w:tcPr>
          <w:p w14:paraId="50E837F5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ขนาด</w:t>
            </w:r>
          </w:p>
        </w:tc>
        <w:tc>
          <w:tcPr>
            <w:tcW w:w="942" w:type="pct"/>
            <w:vAlign w:val="center"/>
          </w:tcPr>
          <w:p w14:paraId="77B782B3" w14:textId="414A7A71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102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ต้องมี ความยาวไม่เกิน 255ตัวอักษร</w:t>
            </w:r>
          </w:p>
        </w:tc>
        <w:tc>
          <w:tcPr>
            <w:tcW w:w="848" w:type="pct"/>
            <w:vAlign w:val="center"/>
          </w:tcPr>
          <w:p w14:paraId="561DFEEB" w14:textId="407896C1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102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มีความยาวมากกว่า 255 ตัวอักษร</w:t>
            </w:r>
          </w:p>
        </w:tc>
        <w:tc>
          <w:tcPr>
            <w:tcW w:w="728" w:type="pct"/>
            <w:vAlign w:val="center"/>
          </w:tcPr>
          <w:p w14:paraId="57C95ACE" w14:textId="7777777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62AD7E14" w14:textId="5E1D2E5B" w:rsidR="00331B12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74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0 ตัวอักษร</w:t>
            </w:r>
          </w:p>
          <w:p w14:paraId="34CABF06" w14:textId="164C2ECB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75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 1 ตัวอักษร</w:t>
            </w:r>
          </w:p>
          <w:p w14:paraId="610F2963" w14:textId="77F0E8B8" w:rsidR="00331B12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76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1DB39D7F" w14:textId="740EE38B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77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864" w:type="pct"/>
            <w:vAlign w:val="center"/>
          </w:tcPr>
          <w:p w14:paraId="0EADE582" w14:textId="37E4AAF6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40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  <w:p w14:paraId="404A73EF" w14:textId="7777777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</w:p>
        </w:tc>
      </w:tr>
      <w:tr w:rsidR="00331B12" w:rsidRPr="009F59E1" w14:paraId="5DEE9FE5" w14:textId="77777777" w:rsidTr="00F5461B">
        <w:tc>
          <w:tcPr>
            <w:tcW w:w="832" w:type="pct"/>
            <w:vAlign w:val="center"/>
          </w:tcPr>
          <w:p w14:paraId="727143AE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ค่าว่าง </w:t>
            </w:r>
          </w:p>
        </w:tc>
        <w:tc>
          <w:tcPr>
            <w:tcW w:w="942" w:type="pct"/>
            <w:vAlign w:val="center"/>
          </w:tcPr>
          <w:p w14:paraId="7E3E50DD" w14:textId="04E7DAEA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103</w:t>
            </w:r>
            <w:r w:rsidRPr="009F59E1">
              <w:rPr>
                <w:rFonts w:ascii="TH SarabunPSK" w:hAnsi="TH SarabunPSK" w:cs="TH SarabunPSK" w:hint="cs"/>
              </w:rPr>
              <w:t xml:space="preserve"> -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เป็นค่าว่าง</w:t>
            </w:r>
          </w:p>
        </w:tc>
        <w:tc>
          <w:tcPr>
            <w:tcW w:w="848" w:type="pct"/>
            <w:vAlign w:val="center"/>
          </w:tcPr>
          <w:p w14:paraId="37B1195C" w14:textId="7777777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728" w:type="pct"/>
            <w:vAlign w:val="center"/>
          </w:tcPr>
          <w:p w14:paraId="2026A7A1" w14:textId="7777777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787" w:type="pct"/>
            <w:vAlign w:val="center"/>
          </w:tcPr>
          <w:p w14:paraId="05F990BA" w14:textId="7777777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864" w:type="pct"/>
            <w:vAlign w:val="center"/>
          </w:tcPr>
          <w:p w14:paraId="5231DCC0" w14:textId="7777777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</w:p>
        </w:tc>
      </w:tr>
    </w:tbl>
    <w:p w14:paraId="67BAB192" w14:textId="77777777" w:rsidR="00D01AD3" w:rsidRPr="009F59E1" w:rsidRDefault="00D01AD3" w:rsidP="00D01AD3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03B173E" w14:textId="4F404621" w:rsidR="00D01AD3" w:rsidRPr="009F59E1" w:rsidRDefault="00D01AD3" w:rsidP="00D01AD3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A611F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A611F" w:rsidRPr="009F59E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แสดงข้อมูลของการทดสอบอื่นๆ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A611F" w:rsidRPr="009F59E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725"/>
        <w:gridCol w:w="2755"/>
        <w:gridCol w:w="3450"/>
        <w:gridCol w:w="2065"/>
      </w:tblGrid>
      <w:tr w:rsidR="00331B12" w:rsidRPr="009F59E1" w14:paraId="5674C6CB" w14:textId="77777777" w:rsidTr="00F5461B">
        <w:trPr>
          <w:jc w:val="center"/>
          <w:ins w:id="2176" w:author="วันวิสา ประดิษฐอุกฤษฎ์" w:date="2021-10-11T19:31:00Z"/>
        </w:trPr>
        <w:tc>
          <w:tcPr>
            <w:tcW w:w="725" w:type="dxa"/>
            <w:shd w:val="clear" w:color="auto" w:fill="D0CECE" w:themeFill="background2" w:themeFillShade="E6"/>
            <w:vAlign w:val="center"/>
          </w:tcPr>
          <w:p w14:paraId="3F99492F" w14:textId="77777777" w:rsidR="00331B12" w:rsidRPr="009F59E1" w:rsidRDefault="00331B12" w:rsidP="00F5461B">
            <w:pPr>
              <w:spacing w:after="160" w:line="259" w:lineRule="auto"/>
              <w:rPr>
                <w:ins w:id="217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7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2755" w:type="dxa"/>
            <w:shd w:val="clear" w:color="auto" w:fill="D0CECE" w:themeFill="background2" w:themeFillShade="E6"/>
            <w:vAlign w:val="center"/>
          </w:tcPr>
          <w:p w14:paraId="76995BC0" w14:textId="77777777" w:rsidR="00331B12" w:rsidRPr="009F59E1" w:rsidRDefault="00331B12" w:rsidP="00F5461B">
            <w:pPr>
              <w:spacing w:after="160" w:line="259" w:lineRule="auto"/>
              <w:rPr>
                <w:ins w:id="217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3450" w:type="dxa"/>
            <w:shd w:val="clear" w:color="auto" w:fill="D0CECE" w:themeFill="background2" w:themeFillShade="E6"/>
            <w:vAlign w:val="center"/>
          </w:tcPr>
          <w:p w14:paraId="7461C01F" w14:textId="77777777" w:rsidR="00331B12" w:rsidRPr="009F59E1" w:rsidRDefault="00331B12" w:rsidP="00F5461B">
            <w:pPr>
              <w:spacing w:after="160" w:line="259" w:lineRule="auto"/>
              <w:rPr>
                <w:ins w:id="218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2065" w:type="dxa"/>
            <w:shd w:val="clear" w:color="auto" w:fill="D0CECE" w:themeFill="background2" w:themeFillShade="E6"/>
            <w:vAlign w:val="center"/>
          </w:tcPr>
          <w:p w14:paraId="65144A57" w14:textId="77777777" w:rsidR="00331B12" w:rsidRPr="009F59E1" w:rsidRDefault="00331B12" w:rsidP="00F5461B">
            <w:pPr>
              <w:spacing w:after="160" w:line="259" w:lineRule="auto"/>
              <w:rPr>
                <w:ins w:id="218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1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331B12" w:rsidRPr="009F59E1" w14:paraId="65232BDC" w14:textId="77777777" w:rsidTr="00F5461B">
        <w:trPr>
          <w:jc w:val="center"/>
          <w:ins w:id="2185" w:author="วันวิสา ประดิษฐอุกฤษฎ์" w:date="2021-10-11T19:31:00Z"/>
        </w:trPr>
        <w:tc>
          <w:tcPr>
            <w:tcW w:w="725" w:type="dxa"/>
            <w:vAlign w:val="center"/>
          </w:tcPr>
          <w:p w14:paraId="58FB35C2" w14:textId="162CE8BE" w:rsidR="00331B12" w:rsidRPr="009F59E1" w:rsidRDefault="00F26B72" w:rsidP="00F5461B">
            <w:pPr>
              <w:spacing w:after="160" w:line="259" w:lineRule="auto"/>
              <w:rPr>
                <w:ins w:id="2186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251</w:t>
            </w:r>
          </w:p>
        </w:tc>
        <w:tc>
          <w:tcPr>
            <w:tcW w:w="2755" w:type="dxa"/>
            <w:vAlign w:val="center"/>
          </w:tcPr>
          <w:p w14:paraId="384A2F6A" w14:textId="66EE3D0C" w:rsidR="00331B12" w:rsidRPr="009F59E1" w:rsidRDefault="00331B12" w:rsidP="00F5461B">
            <w:pPr>
              <w:spacing w:after="160" w:line="259" w:lineRule="auto"/>
              <w:rPr>
                <w:ins w:id="2187" w:author="วันวิสา ประดิษฐอุกฤษฎ์" w:date="2021-10-11T19:31:00Z"/>
                <w:rFonts w:ascii="TH SarabunPSK" w:hAnsi="TH SarabunPSK" w:cs="TH SarabunPSK"/>
              </w:rPr>
            </w:pPr>
            <w:ins w:id="21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F26B72"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ins w:id="21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1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ประกอบด้วย</w:t>
            </w:r>
            <w:r w:rsidRPr="00534D28">
              <w:rPr>
                <w:rFonts w:ascii="TH SarabunPSK" w:hAnsi="TH SarabunPSK" w:cs="TH SarabunPSK"/>
                <w:cs/>
                <w:lang w:bidi="th-TH"/>
              </w:rPr>
              <w:t>ตัวอักษรไทย ภาษาอังกฤษ ตัวเลข หรืออักขระพิเศษ</w:t>
            </w:r>
          </w:p>
        </w:tc>
        <w:tc>
          <w:tcPr>
            <w:tcW w:w="3450" w:type="dxa"/>
            <w:vAlign w:val="center"/>
          </w:tcPr>
          <w:p w14:paraId="1109CA7B" w14:textId="77777777" w:rsidR="00331B12" w:rsidRPr="009F59E1" w:rsidRDefault="00331B12" w:rsidP="00F5461B">
            <w:pPr>
              <w:rPr>
                <w:ins w:id="219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>55555 ******</w:t>
            </w:r>
          </w:p>
        </w:tc>
        <w:tc>
          <w:tcPr>
            <w:tcW w:w="2065" w:type="dxa"/>
            <w:vAlign w:val="center"/>
          </w:tcPr>
          <w:p w14:paraId="3FA98369" w14:textId="77777777" w:rsidR="00331B12" w:rsidRPr="009F59E1" w:rsidRDefault="00331B12" w:rsidP="00F5461B">
            <w:pPr>
              <w:spacing w:after="160" w:line="259" w:lineRule="auto"/>
              <w:rPr>
                <w:ins w:id="219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31B12" w:rsidRPr="009F59E1" w14:paraId="253FBEB5" w14:textId="77777777" w:rsidTr="00F5461B">
        <w:trPr>
          <w:jc w:val="center"/>
          <w:ins w:id="2193" w:author="วันวิสา ประดิษฐอุกฤษฎ์" w:date="2021-10-11T19:31:00Z"/>
        </w:trPr>
        <w:tc>
          <w:tcPr>
            <w:tcW w:w="725" w:type="dxa"/>
            <w:vAlign w:val="center"/>
          </w:tcPr>
          <w:p w14:paraId="11567329" w14:textId="1DEB9225" w:rsidR="00331B12" w:rsidRPr="009F59E1" w:rsidRDefault="00F26B72" w:rsidP="00F5461B">
            <w:pPr>
              <w:spacing w:after="160" w:line="259" w:lineRule="auto"/>
              <w:rPr>
                <w:ins w:id="2194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252</w:t>
            </w:r>
          </w:p>
        </w:tc>
        <w:tc>
          <w:tcPr>
            <w:tcW w:w="2755" w:type="dxa"/>
            <w:vAlign w:val="center"/>
          </w:tcPr>
          <w:p w14:paraId="3C8CB660" w14:textId="5F97D933" w:rsidR="00331B12" w:rsidRPr="009F59E1" w:rsidRDefault="00331B12" w:rsidP="00F5461B">
            <w:pPr>
              <w:spacing w:after="160" w:line="259" w:lineRule="auto"/>
              <w:rPr>
                <w:ins w:id="219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r w:rsidRPr="009F59E1">
              <w:rPr>
                <w:rFonts w:ascii="TH SarabunPSK" w:hAnsi="TH SarabunPSK" w:cs="TH SarabunPSK" w:hint="cs"/>
              </w:rPr>
              <w:t>.1 –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ประกอบด้วย ภาษาอื่นๆ</w:t>
            </w:r>
          </w:p>
        </w:tc>
        <w:tc>
          <w:tcPr>
            <w:tcW w:w="3450" w:type="dxa"/>
            <w:vAlign w:val="center"/>
          </w:tcPr>
          <w:p w14:paraId="7D3D497A" w14:textId="77777777" w:rsidR="00331B12" w:rsidRPr="009F59E1" w:rsidRDefault="00331B12" w:rsidP="00F5461B">
            <w:pPr>
              <w:spacing w:after="160" w:line="259" w:lineRule="auto"/>
              <w:rPr>
                <w:ins w:id="2196" w:author="วันวิสา ประดิษฐอุกฤษฎ์" w:date="2021-10-11T19:31:00Z"/>
                <w:rFonts w:ascii="TH SarabunPSK" w:eastAsia="Yu Gothic UI Light" w:hAnsi="TH SarabunPSK" w:cs="TH SarabunPSK"/>
                <w:cs/>
              </w:rPr>
            </w:pPr>
            <w:r w:rsidRPr="009F59E1">
              <w:rPr>
                <w:rFonts w:ascii="TH SarabunPSK" w:eastAsia="Yu Gothic UI Light" w:hAnsi="TH SarabunPSK" w:cs="TH SarabunPSK" w:hint="cs"/>
                <w:color w:val="FF0000"/>
                <w:sz w:val="28"/>
              </w:rPr>
              <w:t>はしか、腸炎、レプトスピラ症、肝炎、パラインフルエンザに対するワクチン</w:t>
            </w:r>
          </w:p>
        </w:tc>
        <w:tc>
          <w:tcPr>
            <w:tcW w:w="2065" w:type="dxa"/>
            <w:vAlign w:val="center"/>
          </w:tcPr>
          <w:p w14:paraId="3338CDE6" w14:textId="77777777" w:rsidR="00331B12" w:rsidRPr="009F59E1" w:rsidRDefault="00331B12" w:rsidP="00F5461B">
            <w:pPr>
              <w:spacing w:after="160" w:line="259" w:lineRule="auto"/>
              <w:rPr>
                <w:ins w:id="2197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กรุณากรอกอื่นๆอีกครั้ง</w:t>
            </w:r>
          </w:p>
        </w:tc>
      </w:tr>
      <w:tr w:rsidR="00331B12" w:rsidRPr="009F59E1" w14:paraId="4961BB2E" w14:textId="77777777" w:rsidTr="00F5461B">
        <w:trPr>
          <w:jc w:val="center"/>
        </w:trPr>
        <w:tc>
          <w:tcPr>
            <w:tcW w:w="725" w:type="dxa"/>
            <w:vAlign w:val="center"/>
          </w:tcPr>
          <w:p w14:paraId="1983EA8A" w14:textId="65606F2F" w:rsidR="00331B12" w:rsidRPr="009F59E1" w:rsidRDefault="00F26B72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253</w:t>
            </w:r>
          </w:p>
        </w:tc>
        <w:tc>
          <w:tcPr>
            <w:tcW w:w="2755" w:type="dxa"/>
            <w:vAlign w:val="center"/>
          </w:tcPr>
          <w:p w14:paraId="74C9803A" w14:textId="30942C4C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74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0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50" w:type="dxa"/>
            <w:vAlign w:val="center"/>
          </w:tcPr>
          <w:p w14:paraId="714937F0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065" w:type="dxa"/>
            <w:vAlign w:val="center"/>
          </w:tcPr>
          <w:p w14:paraId="20F3F098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31B12" w:rsidRPr="009F59E1" w14:paraId="74FF3348" w14:textId="77777777" w:rsidTr="00F5461B">
        <w:trPr>
          <w:jc w:val="center"/>
        </w:trPr>
        <w:tc>
          <w:tcPr>
            <w:tcW w:w="725" w:type="dxa"/>
            <w:vAlign w:val="center"/>
          </w:tcPr>
          <w:p w14:paraId="4556A3E2" w14:textId="36041EC2" w:rsidR="00331B12" w:rsidRPr="009F59E1" w:rsidRDefault="00F26B72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254</w:t>
            </w:r>
          </w:p>
        </w:tc>
        <w:tc>
          <w:tcPr>
            <w:tcW w:w="2755" w:type="dxa"/>
            <w:vAlign w:val="center"/>
          </w:tcPr>
          <w:p w14:paraId="27D9FC94" w14:textId="28ADB92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75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50" w:type="dxa"/>
            <w:vAlign w:val="center"/>
          </w:tcPr>
          <w:p w14:paraId="70BB8DAF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ม</w:t>
            </w:r>
          </w:p>
        </w:tc>
        <w:tc>
          <w:tcPr>
            <w:tcW w:w="2065" w:type="dxa"/>
            <w:vAlign w:val="center"/>
          </w:tcPr>
          <w:p w14:paraId="66375D32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31B12" w:rsidRPr="009F59E1" w14:paraId="2FCF0E66" w14:textId="77777777" w:rsidTr="00F5461B">
        <w:trPr>
          <w:jc w:val="center"/>
        </w:trPr>
        <w:tc>
          <w:tcPr>
            <w:tcW w:w="725" w:type="dxa"/>
            <w:vAlign w:val="center"/>
          </w:tcPr>
          <w:p w14:paraId="7D5F557A" w14:textId="36E9EBBC" w:rsidR="00331B12" w:rsidRPr="009F59E1" w:rsidRDefault="00F26B72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255</w:t>
            </w:r>
          </w:p>
        </w:tc>
        <w:tc>
          <w:tcPr>
            <w:tcW w:w="2755" w:type="dxa"/>
            <w:vAlign w:val="center"/>
          </w:tcPr>
          <w:p w14:paraId="4D5F2121" w14:textId="1BEB3C66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76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50" w:type="dxa"/>
            <w:vAlign w:val="center"/>
          </w:tcPr>
          <w:p w14:paraId="5586D9E9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>55555 ********** สุนัขใจดีมากๆจ</w:t>
            </w:r>
          </w:p>
        </w:tc>
        <w:tc>
          <w:tcPr>
            <w:tcW w:w="2065" w:type="dxa"/>
            <w:vAlign w:val="center"/>
          </w:tcPr>
          <w:p w14:paraId="3162A134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31B12" w:rsidRPr="009F59E1" w14:paraId="2DF3D502" w14:textId="77777777" w:rsidTr="00F5461B">
        <w:trPr>
          <w:jc w:val="center"/>
        </w:trPr>
        <w:tc>
          <w:tcPr>
            <w:tcW w:w="725" w:type="dxa"/>
            <w:vAlign w:val="center"/>
          </w:tcPr>
          <w:p w14:paraId="356835F9" w14:textId="333AB306" w:rsidR="00331B12" w:rsidRPr="009F59E1" w:rsidRDefault="00F26B72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256</w:t>
            </w:r>
          </w:p>
        </w:tc>
        <w:tc>
          <w:tcPr>
            <w:tcW w:w="2755" w:type="dxa"/>
            <w:vAlign w:val="center"/>
          </w:tcPr>
          <w:p w14:paraId="79EB5FE7" w14:textId="1DCB0F2B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77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254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และ255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50" w:type="dxa"/>
            <w:vAlign w:val="center"/>
          </w:tcPr>
          <w:p w14:paraId="55CB27F0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s/>
              </w:rPr>
              <w:t>55555 ********** สุนัขใจดีมากๆจ้</w:t>
            </w:r>
          </w:p>
        </w:tc>
        <w:tc>
          <w:tcPr>
            <w:tcW w:w="2065" w:type="dxa"/>
            <w:vAlign w:val="center"/>
          </w:tcPr>
          <w:p w14:paraId="6DC80850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เพิ่มสุนัขสำเร็จ</w:t>
            </w:r>
          </w:p>
        </w:tc>
      </w:tr>
      <w:tr w:rsidR="00331B12" w:rsidRPr="009F59E1" w14:paraId="27DCF0EE" w14:textId="77777777" w:rsidTr="00F5461B">
        <w:trPr>
          <w:jc w:val="center"/>
        </w:trPr>
        <w:tc>
          <w:tcPr>
            <w:tcW w:w="725" w:type="dxa"/>
            <w:vAlign w:val="center"/>
          </w:tcPr>
          <w:p w14:paraId="7E3F6F96" w14:textId="25445936" w:rsidR="00331B12" w:rsidRPr="009F59E1" w:rsidRDefault="00F26B72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257</w:t>
            </w:r>
          </w:p>
        </w:tc>
        <w:tc>
          <w:tcPr>
            <w:tcW w:w="2755" w:type="dxa"/>
            <w:vAlign w:val="center"/>
          </w:tcPr>
          <w:p w14:paraId="62A8C0BB" w14:textId="7EA26FD7" w:rsidR="00331B12" w:rsidRPr="009F59E1" w:rsidRDefault="00331B1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F26B72">
              <w:rPr>
                <w:rFonts w:ascii="TH SarabunPSK" w:hAnsi="TH SarabunPSK" w:cs="TH SarabunPSK" w:hint="cs"/>
                <w:cs/>
                <w:lang w:bidi="th-TH"/>
              </w:rPr>
              <w:t>40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มีความยาว 256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3450" w:type="dxa"/>
            <w:vAlign w:val="center"/>
          </w:tcPr>
          <w:p w14:paraId="7EF6ADDB" w14:textId="77777777" w:rsidR="00331B12" w:rsidRPr="009F59E1" w:rsidRDefault="00331B12" w:rsidP="00F5461B">
            <w:pPr>
              <w:rPr>
                <w:rFonts w:ascii="TH SarabunPSK" w:hAnsi="TH SarabunPSK" w:cs="TH SarabunPSK"/>
                <w:color w:val="FF0000"/>
                <w:cs/>
              </w:rPr>
            </w:pP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 xml:space="preserve">55555 ********** สุนัขใจดีมากๆจ้า </w:t>
            </w:r>
            <w:r w:rsidRPr="009F59E1">
              <w:rPr>
                <w:rFonts w:ascii="TH SarabunPSK" w:hAnsi="TH SarabunPSK" w:cs="TH SarabunPSK" w:hint="cs"/>
                <w:color w:val="FF0000"/>
              </w:rPr>
              <w:t xml:space="preserve">Trust me !!! </w:t>
            </w:r>
            <w:r w:rsidRPr="009F59E1">
              <w:rPr>
                <w:rFonts w:ascii="TH SarabunPSK" w:hAnsi="TH SarabunPSK" w:cs="TH SarabunPSK" w:hint="cs"/>
                <w:color w:val="FF0000"/>
                <w:cs/>
              </w:rPr>
              <w:t>55555 ********** สุนัขใจดีมากๆจ้า</w:t>
            </w:r>
          </w:p>
        </w:tc>
        <w:tc>
          <w:tcPr>
            <w:tcW w:w="2065" w:type="dxa"/>
            <w:vAlign w:val="center"/>
          </w:tcPr>
          <w:p w14:paraId="5878A84A" w14:textId="77777777" w:rsidR="00331B12" w:rsidRPr="009F59E1" w:rsidRDefault="00331B12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กรุณากรอกอื่นๆอีกครั้ง</w:t>
            </w:r>
          </w:p>
        </w:tc>
      </w:tr>
    </w:tbl>
    <w:p w14:paraId="6213B054" w14:textId="5430A581" w:rsidR="00331B12" w:rsidRPr="009F59E1" w:rsidRDefault="00331B12" w:rsidP="00331B12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VEc</w:t>
      </w:r>
      <w:r w:rsidR="00F26B72">
        <w:rPr>
          <w:rFonts w:ascii="TH SarabunPSK" w:hAnsi="TH SarabunPSK" w:cs="TH SarabunPSK" w:hint="cs"/>
          <w:cs/>
          <w:lang w:bidi="th-TH"/>
        </w:rPr>
        <w:t>101</w:t>
      </w:r>
      <w:r w:rsidRPr="009F59E1">
        <w:rPr>
          <w:rFonts w:ascii="TH SarabunPSK" w:hAnsi="TH SarabunPSK" w:cs="TH SarabunPSK" w:hint="cs"/>
          <w:cs/>
        </w:rPr>
        <w:t xml:space="preserve"> </w:t>
      </w:r>
      <w:r w:rsidRPr="009F59E1">
        <w:rPr>
          <w:rFonts w:ascii="TH SarabunPSK" w:hAnsi="TH SarabunPSK" w:cs="TH SarabunPSK" w:hint="cs"/>
        </w:rPr>
        <w:t>VEc</w:t>
      </w:r>
      <w:r w:rsidR="00F26B72">
        <w:rPr>
          <w:rFonts w:ascii="TH SarabunPSK" w:hAnsi="TH SarabunPSK" w:cs="TH SarabunPSK" w:hint="cs"/>
          <w:cs/>
          <w:lang w:bidi="th-TH"/>
        </w:rPr>
        <w:t>102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 </w:t>
      </w:r>
      <w:r w:rsidR="00424DDC">
        <w:rPr>
          <w:rFonts w:ascii="TH SarabunPSK" w:hAnsi="TH SarabunPSK" w:cs="TH SarabunPSK" w:hint="cs"/>
          <w:cs/>
          <w:lang w:bidi="th-TH"/>
        </w:rPr>
        <w:t>251</w:t>
      </w:r>
    </w:p>
    <w:p w14:paraId="31EC986A" w14:textId="173BA686" w:rsidR="00B01B30" w:rsidRDefault="00331B12" w:rsidP="00331B12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>IVEc</w:t>
      </w:r>
      <w:r w:rsidR="00F26B72">
        <w:rPr>
          <w:rFonts w:ascii="TH SarabunPSK" w:hAnsi="TH SarabunPSK" w:cs="TH SarabunPSK" w:hint="cs"/>
          <w:cs/>
          <w:lang w:bidi="th-TH"/>
        </w:rPr>
        <w:t>102</w:t>
      </w:r>
      <w:r w:rsidRPr="009F59E1">
        <w:rPr>
          <w:rFonts w:ascii="TH SarabunPSK" w:hAnsi="TH SarabunPSK" w:cs="TH SarabunPSK" w:hint="cs"/>
        </w:rPr>
        <w:t>.1</w:t>
      </w:r>
      <w:r w:rsidRPr="009F59E1">
        <w:rPr>
          <w:rFonts w:ascii="TH SarabunPSK" w:hAnsi="TH SarabunPSK" w:cs="TH SarabunPSK" w:hint="cs"/>
          <w:cs/>
        </w:rPr>
        <w:t xml:space="preserve"> 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424DDC">
        <w:rPr>
          <w:rFonts w:ascii="TH SarabunPSK" w:hAnsi="TH SarabunPSK" w:cs="TH SarabunPSK" w:hint="cs"/>
          <w:cs/>
          <w:lang w:bidi="th-TH"/>
        </w:rPr>
        <w:t>257</w:t>
      </w:r>
      <w:r w:rsidRPr="009F59E1">
        <w:rPr>
          <w:rFonts w:ascii="TH SarabunPSK" w:hAnsi="TH SarabunPSK" w:cs="TH SarabunPSK" w:hint="cs"/>
          <w:cs/>
        </w:rPr>
        <w:t xml:space="preserve"> และ </w:t>
      </w:r>
      <w:r w:rsidRPr="009F59E1">
        <w:rPr>
          <w:rFonts w:ascii="TH SarabunPSK" w:hAnsi="TH SarabunPSK" w:cs="TH SarabunPSK" w:hint="cs"/>
        </w:rPr>
        <w:t>VEc</w:t>
      </w:r>
      <w:r w:rsidR="00F26B72">
        <w:rPr>
          <w:rFonts w:ascii="TH SarabunPSK" w:hAnsi="TH SarabunPSK" w:cs="TH SarabunPSK" w:hint="cs"/>
          <w:cs/>
          <w:lang w:bidi="th-TH"/>
        </w:rPr>
        <w:t>103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</w:t>
      </w:r>
      <w:r w:rsidR="00424DDC">
        <w:rPr>
          <w:rFonts w:ascii="TH SarabunPSK" w:hAnsi="TH SarabunPSK" w:cs="TH SarabunPSK" w:hint="cs"/>
          <w:cs/>
          <w:lang w:bidi="th-TH"/>
        </w:rPr>
        <w:t>253</w:t>
      </w:r>
    </w:p>
    <w:p w14:paraId="5C12BEDB" w14:textId="77777777" w:rsidR="00F26B72" w:rsidRPr="009F59E1" w:rsidRDefault="00F26B72" w:rsidP="00331B12">
      <w:pPr>
        <w:jc w:val="thaiDistribute"/>
        <w:rPr>
          <w:rFonts w:ascii="TH SarabunPSK" w:hAnsi="TH SarabunPSK" w:cs="TH SarabunPSK" w:hint="cs"/>
          <w:lang w:bidi="th-TH"/>
        </w:rPr>
      </w:pPr>
    </w:p>
    <w:p w14:paraId="3B3A3407" w14:textId="41BC8405" w:rsidR="00B01B30" w:rsidRPr="009F59E1" w:rsidRDefault="00B01B30" w:rsidP="00B01B30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7.6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06] </w:t>
      </w:r>
      <w:r w:rsidRPr="009F59E1">
        <w:rPr>
          <w:rFonts w:ascii="TH SarabunPSK" w:hAnsi="TH SarabunPSK" w:cs="TH SarabunPSK" w:hint="cs"/>
          <w:b/>
          <w:bCs/>
        </w:rPr>
        <w:t>Find gender and Age</w:t>
      </w:r>
    </w:p>
    <w:p w14:paraId="42EAD060" w14:textId="3AD9B0FB" w:rsidR="00B01B30" w:rsidRPr="009F59E1" w:rsidRDefault="00B01B30" w:rsidP="00B01B30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7.6.1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017ECFBD" w14:textId="426D8C6E" w:rsidR="00B01B30" w:rsidRPr="009F59E1" w:rsidRDefault="00B01B30" w:rsidP="00B01B30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</w:rPr>
      </w:pPr>
      <w:bookmarkStart w:id="2198" w:name="_Hlk97986633"/>
      <w:r w:rsidRPr="009F59E1">
        <w:rPr>
          <w:rFonts w:ascii="TH SarabunPSK" w:hAnsi="TH SarabunPSK" w:cs="TH SarabunPSK" w:hint="cs"/>
          <w:cs/>
          <w:lang w:bidi="th-TH"/>
        </w:rPr>
        <w:t>ระบบค้นหาเพศ (</w:t>
      </w:r>
      <w:r w:rsidRPr="009F59E1">
        <w:rPr>
          <w:rFonts w:ascii="TH SarabunPSK" w:hAnsi="TH SarabunPSK" w:cs="TH SarabunPSK" w:hint="cs"/>
        </w:rPr>
        <w:t xml:space="preserve">Gender)  </w:t>
      </w:r>
      <w:r w:rsidRPr="009F59E1">
        <w:rPr>
          <w:rFonts w:ascii="TH SarabunPSK" w:hAnsi="TH SarabunPSK" w:cs="TH SarabunPSK" w:hint="cs"/>
          <w:cs/>
          <w:lang w:bidi="th-TH"/>
        </w:rPr>
        <w:t>และอายุ (</w:t>
      </w:r>
      <w:r w:rsidRPr="009F59E1">
        <w:rPr>
          <w:rFonts w:ascii="TH SarabunPSK" w:hAnsi="TH SarabunPSK" w:cs="TH SarabunPSK" w:hint="cs"/>
        </w:rPr>
        <w:t xml:space="preserve">Age) </w:t>
      </w:r>
      <w:r w:rsidRPr="009F59E1">
        <w:rPr>
          <w:rFonts w:ascii="TH SarabunPSK" w:hAnsi="TH SarabunPSK" w:cs="TH SarabunPSK" w:hint="cs"/>
          <w:cs/>
          <w:lang w:bidi="th-TH"/>
        </w:rPr>
        <w:t>ของสุนัข</w:t>
      </w:r>
    </w:p>
    <w:bookmarkEnd w:id="2198"/>
    <w:p w14:paraId="78F44439" w14:textId="0894F311" w:rsidR="00B01B30" w:rsidRPr="009F59E1" w:rsidRDefault="00B01B30" w:rsidP="00B01B30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7.6.2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165B1144" w14:textId="77777777" w:rsidR="00B01B30" w:rsidRPr="009F59E1" w:rsidRDefault="00B01B30" w:rsidP="00B01B30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ผู้ใช้จะสามารถเลือกดูรายละเอียดของสุนัขได้ (</w:t>
      </w:r>
      <w:r w:rsidRPr="009F59E1">
        <w:rPr>
          <w:rFonts w:ascii="TH SarabunPSK" w:hAnsi="TH SarabunPSK" w:cs="TH SarabunPSK" w:hint="cs"/>
        </w:rPr>
        <w:t>Dog Profile)</w:t>
      </w:r>
    </w:p>
    <w:p w14:paraId="2C9683B7" w14:textId="32471EA7" w:rsidR="00B01B30" w:rsidRPr="009F59E1" w:rsidRDefault="00B01B30" w:rsidP="00B01B30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7.6.3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2547BB61" w14:textId="3BE361DC" w:rsidR="00B01B30" w:rsidRPr="009F59E1" w:rsidRDefault="00B01B30" w:rsidP="00B01B30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TC0</w:t>
      </w:r>
      <w:r w:rsidRPr="009F59E1">
        <w:rPr>
          <w:rFonts w:ascii="TH SarabunPSK" w:hAnsi="TH SarabunPSK" w:cs="TH SarabunPSK" w:hint="cs"/>
          <w:cs/>
          <w:lang w:bidi="th-TH"/>
        </w:rPr>
        <w:t>6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รายละเอียดการทำงานของยูสเคส </w:t>
      </w:r>
      <w:r w:rsidRPr="009F59E1">
        <w:rPr>
          <w:rFonts w:ascii="TH SarabunPSK" w:hAnsi="TH SarabunPSK" w:cs="TH SarabunPSK" w:hint="cs"/>
        </w:rPr>
        <w:t>List Dog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2605"/>
        <w:gridCol w:w="6390"/>
      </w:tblGrid>
      <w:tr w:rsidR="00B01B30" w:rsidRPr="009F59E1" w14:paraId="0ACED8E9" w14:textId="77777777" w:rsidTr="00F5461B">
        <w:trPr>
          <w:jc w:val="center"/>
          <w:ins w:id="2199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5A262A6B" w14:textId="77777777" w:rsidR="00B01B30" w:rsidRPr="009F59E1" w:rsidRDefault="00B01B30" w:rsidP="00F5461B">
            <w:pPr>
              <w:spacing w:after="160" w:line="259" w:lineRule="auto"/>
              <w:rPr>
                <w:ins w:id="220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6390" w:type="dxa"/>
          </w:tcPr>
          <w:p w14:paraId="05362FA7" w14:textId="77777777" w:rsidR="00B01B30" w:rsidRPr="009F59E1" w:rsidRDefault="00B01B30" w:rsidP="00F5461B">
            <w:pPr>
              <w:spacing w:after="160" w:line="259" w:lineRule="auto"/>
              <w:rPr>
                <w:ins w:id="220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แอปพลิเคชันหาคู่สุนัข</w:t>
            </w:r>
          </w:p>
        </w:tc>
      </w:tr>
      <w:tr w:rsidR="00B01B30" w:rsidRPr="009F59E1" w14:paraId="73C85527" w14:textId="77777777" w:rsidTr="00F5461B">
        <w:trPr>
          <w:jc w:val="center"/>
          <w:ins w:id="2203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3C6421CF" w14:textId="77777777" w:rsidR="00B01B30" w:rsidRPr="009F59E1" w:rsidRDefault="00B01B30" w:rsidP="00F5461B">
            <w:pPr>
              <w:spacing w:after="160" w:line="259" w:lineRule="auto"/>
              <w:rPr>
                <w:ins w:id="220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6390" w:type="dxa"/>
          </w:tcPr>
          <w:p w14:paraId="6871E0C2" w14:textId="77777777" w:rsidR="00B01B30" w:rsidRPr="009F59E1" w:rsidRDefault="00B01B30" w:rsidP="00F5461B">
            <w:pPr>
              <w:spacing w:after="160" w:line="259" w:lineRule="auto"/>
              <w:rPr>
                <w:ins w:id="220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List Dog</w:t>
            </w:r>
          </w:p>
        </w:tc>
      </w:tr>
      <w:tr w:rsidR="00B01B30" w:rsidRPr="009F59E1" w14:paraId="4CA5F91C" w14:textId="77777777" w:rsidTr="00F5461B">
        <w:trPr>
          <w:jc w:val="center"/>
          <w:ins w:id="2207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777C1D6" w14:textId="77777777" w:rsidR="00B01B30" w:rsidRPr="009F59E1" w:rsidRDefault="00B01B30" w:rsidP="00F5461B">
            <w:pPr>
              <w:spacing w:after="160" w:line="259" w:lineRule="auto"/>
              <w:rPr>
                <w:ins w:id="220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6390" w:type="dxa"/>
          </w:tcPr>
          <w:p w14:paraId="78541491" w14:textId="77777777" w:rsidR="00B01B30" w:rsidRPr="009F59E1" w:rsidRDefault="00B01B30" w:rsidP="00F5461B">
            <w:pPr>
              <w:spacing w:after="160" w:line="259" w:lineRule="auto"/>
              <w:rPr>
                <w:ins w:id="221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B01B30" w:rsidRPr="009F59E1" w14:paraId="0296B22B" w14:textId="77777777" w:rsidTr="00F5461B">
        <w:trPr>
          <w:jc w:val="center"/>
          <w:ins w:id="221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16527985" w14:textId="77777777" w:rsidR="00B01B30" w:rsidRPr="009F59E1" w:rsidRDefault="00B01B30" w:rsidP="00F5461B">
            <w:pPr>
              <w:spacing w:after="160" w:line="259" w:lineRule="auto"/>
              <w:rPr>
                <w:ins w:id="221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6390" w:type="dxa"/>
          </w:tcPr>
          <w:p w14:paraId="750CAEB1" w14:textId="77777777" w:rsidR="00B01B30" w:rsidRPr="009F59E1" w:rsidRDefault="00B01B30" w:rsidP="00F5461B">
            <w:pPr>
              <w:spacing w:after="160" w:line="259" w:lineRule="auto"/>
              <w:rPr>
                <w:ins w:id="2214" w:author="วันวิสา ประดิษฐอุกฤษฎ์" w:date="2021-10-11T19:31:00Z"/>
                <w:rFonts w:ascii="TH SarabunPSK" w:hAnsi="TH SarabunPSK" w:cs="TH SarabunPSK"/>
              </w:rPr>
            </w:pPr>
            <w:ins w:id="22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B01B30" w:rsidRPr="009F59E1" w14:paraId="02B3135A" w14:textId="77777777" w:rsidTr="00F5461B">
        <w:trPr>
          <w:jc w:val="center"/>
          <w:ins w:id="2216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A3DC474" w14:textId="77777777" w:rsidR="00B01B30" w:rsidRPr="009F59E1" w:rsidRDefault="00B01B30" w:rsidP="00F5461B">
            <w:pPr>
              <w:spacing w:after="160" w:line="259" w:lineRule="auto"/>
              <w:rPr>
                <w:ins w:id="221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6390" w:type="dxa"/>
          </w:tcPr>
          <w:p w14:paraId="5EA6961E" w14:textId="77777777" w:rsidR="00B01B30" w:rsidRPr="009F59E1" w:rsidRDefault="00B01B30" w:rsidP="00F5461B">
            <w:pPr>
              <w:spacing w:after="160" w:line="259" w:lineRule="auto"/>
              <w:jc w:val="both"/>
              <w:rPr>
                <w:ins w:id="2219" w:author="วันวิสา ประดิษฐอุกฤษฎ์" w:date="2021-10-11T19:31:00Z"/>
                <w:rFonts w:ascii="TH SarabunPSK" w:hAnsi="TH SarabunPSK" w:cs="TH SarabunPSK"/>
              </w:rPr>
            </w:pPr>
            <w:ins w:id="22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1 -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ยูสเคสเริ่มต้นเมื่อผู้ใช้เลือกฟังก์ชัน </w:t>
              </w:r>
            </w:ins>
            <w:r w:rsidRPr="009F59E1">
              <w:rPr>
                <w:rFonts w:ascii="TH SarabunPSK" w:hAnsi="TH SarabunPSK" w:cs="TH SarabunPSK" w:hint="cs"/>
              </w:rPr>
              <w:t>List Dog</w:t>
            </w:r>
          </w:p>
          <w:p w14:paraId="37D9F708" w14:textId="77777777" w:rsidR="00B01B30" w:rsidRPr="009F59E1" w:rsidRDefault="00B01B30" w:rsidP="00F5461B">
            <w:pPr>
              <w:spacing w:after="160" w:line="259" w:lineRule="auto"/>
              <w:jc w:val="both"/>
              <w:rPr>
                <w:ins w:id="2221" w:author="วันวิสา ประดิษฐอุกฤษฎ์" w:date="2021-10-11T19:31:00Z"/>
                <w:rFonts w:ascii="TH SarabunPSK" w:hAnsi="TH SarabunPSK" w:cs="TH SarabunPSK"/>
              </w:rPr>
            </w:pPr>
            <w:ins w:id="22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2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2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ระบบเรียกข้อมูลของสุนัข    </w:t>
            </w:r>
          </w:p>
          <w:p w14:paraId="3FE6CA98" w14:textId="77777777" w:rsidR="00B01B30" w:rsidRPr="009F59E1" w:rsidRDefault="00B01B30" w:rsidP="00F5461B">
            <w:pPr>
              <w:spacing w:after="160" w:line="259" w:lineRule="auto"/>
              <w:jc w:val="both"/>
              <w:rPr>
                <w:rFonts w:ascii="TH SarabunPSK" w:hAnsi="TH SarabunPSK" w:cs="TH SarabunPSK"/>
              </w:rPr>
            </w:pPr>
            <w:ins w:id="22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3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2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ระบบ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ค้นหาข้อมูลสุนัขทั้งหมด</w:t>
            </w:r>
          </w:p>
          <w:p w14:paraId="13F6F726" w14:textId="77777777" w:rsidR="00B01B30" w:rsidRPr="009F59E1" w:rsidRDefault="00B01B30" w:rsidP="00F5461B">
            <w:pPr>
              <w:spacing w:after="160" w:line="259" w:lineRule="auto"/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   3.1 ระบบค้นหาข้อมูลของสุนัขจากฐานข้อมูล</w:t>
            </w:r>
          </w:p>
          <w:p w14:paraId="04741CB0" w14:textId="77777777" w:rsidR="00B01B30" w:rsidRPr="009F59E1" w:rsidRDefault="00B01B30" w:rsidP="00F5461B">
            <w:pPr>
              <w:spacing w:after="160" w:line="259" w:lineRule="auto"/>
              <w:jc w:val="both"/>
              <w:rPr>
                <w:ins w:id="222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   3.2 ระบบคืนค่าข้อมูล</w:t>
            </w:r>
          </w:p>
          <w:p w14:paraId="757D4208" w14:textId="77777777" w:rsidR="00B01B30" w:rsidRPr="009F59E1" w:rsidRDefault="00B01B30" w:rsidP="00F5461B">
            <w:pPr>
              <w:spacing w:after="160" w:line="259" w:lineRule="auto"/>
              <w:jc w:val="both"/>
              <w:rPr>
                <w:ins w:id="2227" w:author="วันวิสา ประดิษฐอุกฤษฎ์" w:date="2021-10-11T19:31:00Z"/>
                <w:rFonts w:ascii="TH SarabunPSK" w:hAnsi="TH SarabunPSK" w:cs="TH SarabunPSK"/>
              </w:rPr>
            </w:pPr>
            <w:ins w:id="22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4 -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ระบบ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จะแสดงข้อมูลสุนัขที่ผู้ใช้เลือกจากฐานข้อมูล</w:t>
            </w:r>
          </w:p>
          <w:p w14:paraId="615B32A7" w14:textId="77777777" w:rsidR="00B01B30" w:rsidRPr="009F59E1" w:rsidRDefault="00B01B30" w:rsidP="00F5461B">
            <w:pPr>
              <w:spacing w:after="160" w:line="259" w:lineRule="auto"/>
              <w:jc w:val="both"/>
              <w:rPr>
                <w:ins w:id="222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5</w:t>
            </w:r>
            <w:ins w:id="22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ยูสเคสสิ้นสุดการทำงาน</w:t>
              </w:r>
            </w:ins>
          </w:p>
        </w:tc>
      </w:tr>
      <w:tr w:rsidR="00B01B30" w:rsidRPr="009F59E1" w14:paraId="0A350F12" w14:textId="77777777" w:rsidTr="00F5461B">
        <w:trPr>
          <w:jc w:val="center"/>
          <w:ins w:id="223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2AFA1FA4" w14:textId="77777777" w:rsidR="00B01B30" w:rsidRPr="009F59E1" w:rsidRDefault="00B01B30" w:rsidP="00F5461B">
            <w:pPr>
              <w:spacing w:after="160" w:line="259" w:lineRule="auto"/>
              <w:rPr>
                <w:ins w:id="223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6390" w:type="dxa"/>
          </w:tcPr>
          <w:p w14:paraId="589C960B" w14:textId="77777777" w:rsidR="00B01B30" w:rsidRPr="009F59E1" w:rsidRDefault="00B01B30" w:rsidP="00F5461B">
            <w:pPr>
              <w:spacing w:after="160" w:line="259" w:lineRule="auto"/>
              <w:rPr>
                <w:ins w:id="2234" w:author="วันวิสา ประดิษฐอุกฤษฎ์" w:date="2021-10-11T19:31:00Z"/>
                <w:rFonts w:ascii="TH SarabunPSK" w:hAnsi="TH SarabunPSK" w:cs="TH SarabunPSK"/>
              </w:rPr>
            </w:pPr>
            <w:bookmarkStart w:id="2235" w:name="_Hlk93747186"/>
            <w:r w:rsidRPr="009F59E1">
              <w:rPr>
                <w:rFonts w:ascii="TH SarabunPSK" w:hAnsi="TH SarabunPSK" w:cs="TH SarabunPSK" w:hint="cs"/>
                <w:cs/>
              </w:rPr>
              <w:t>-</w:t>
            </w:r>
            <w:ins w:id="22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 </w:t>
              </w:r>
              <w:bookmarkEnd w:id="2235"/>
            </w:ins>
          </w:p>
        </w:tc>
      </w:tr>
      <w:tr w:rsidR="00B01B30" w:rsidRPr="009F59E1" w14:paraId="25776F6B" w14:textId="77777777" w:rsidTr="00F5461B">
        <w:trPr>
          <w:jc w:val="center"/>
          <w:ins w:id="2237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308FEEAC" w14:textId="77777777" w:rsidR="00B01B30" w:rsidRPr="009F59E1" w:rsidRDefault="00B01B30" w:rsidP="00F5461B">
            <w:pPr>
              <w:spacing w:after="160" w:line="259" w:lineRule="auto"/>
              <w:rPr>
                <w:ins w:id="223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6390" w:type="dxa"/>
          </w:tcPr>
          <w:p w14:paraId="1CC3FAC1" w14:textId="77777777" w:rsidR="00B01B30" w:rsidRPr="009F59E1" w:rsidRDefault="00B01B30" w:rsidP="00F5461B">
            <w:pPr>
              <w:spacing w:after="160" w:line="259" w:lineRule="auto"/>
              <w:rPr>
                <w:ins w:id="2240" w:author="วันวิสา ประดิษฐอุกฤษฎ์" w:date="2021-10-11T19:31:00Z"/>
                <w:rFonts w:ascii="TH SarabunPSK" w:hAnsi="TH SarabunPSK" w:cs="TH SarabunPSK"/>
              </w:rPr>
            </w:pPr>
            <w:ins w:id="224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B01B30" w:rsidRPr="009F59E1" w14:paraId="361055AC" w14:textId="77777777" w:rsidTr="00F5461B">
        <w:trPr>
          <w:jc w:val="center"/>
          <w:ins w:id="2242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71FA2346" w14:textId="77777777" w:rsidR="00B01B30" w:rsidRPr="009F59E1" w:rsidRDefault="00B01B30" w:rsidP="00F5461B">
            <w:pPr>
              <w:spacing w:after="160" w:line="259" w:lineRule="auto"/>
              <w:rPr>
                <w:ins w:id="224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6390" w:type="dxa"/>
          </w:tcPr>
          <w:p w14:paraId="2428389B" w14:textId="77777777" w:rsidR="00B01B30" w:rsidRPr="009F59E1" w:rsidRDefault="00B01B30" w:rsidP="00F5461B">
            <w:pPr>
              <w:spacing w:after="160" w:line="259" w:lineRule="auto"/>
              <w:rPr>
                <w:ins w:id="2245" w:author="วันวิสา ประดิษฐอุกฤษฎ์" w:date="2021-10-11T19:31:00Z"/>
                <w:rFonts w:ascii="TH SarabunPSK" w:hAnsi="TH SarabunPSK" w:cs="TH SarabunPSK"/>
              </w:rPr>
            </w:pPr>
            <w:ins w:id="224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ผู้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ใช้จะสามารถเลือกดูรายละเอียดของสุนัขได้ (</w:t>
            </w:r>
            <w:r w:rsidRPr="009F59E1">
              <w:rPr>
                <w:rFonts w:ascii="TH SarabunPSK" w:hAnsi="TH SarabunPSK" w:cs="TH SarabunPSK" w:hint="cs"/>
              </w:rPr>
              <w:t>Dog Profile</w:t>
            </w:r>
            <w:r w:rsidRPr="009F59E1">
              <w:rPr>
                <w:rFonts w:ascii="TH SarabunPSK" w:hAnsi="TH SarabunPSK" w:cs="TH SarabunPSK" w:hint="cs"/>
                <w:cs/>
              </w:rPr>
              <w:t>)</w:t>
            </w:r>
          </w:p>
        </w:tc>
      </w:tr>
    </w:tbl>
    <w:p w14:paraId="51B270A0" w14:textId="6D9299F4" w:rsidR="00B01B30" w:rsidRPr="009F59E1" w:rsidRDefault="00B01B30" w:rsidP="00B01B30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7ABBB517" w14:textId="2540B7BF" w:rsidR="003D7B74" w:rsidRPr="009F59E1" w:rsidRDefault="00B01B30" w:rsidP="00B01B30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="00734CAF" w:rsidRPr="009F59E1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5B2CC799" w14:textId="77777777" w:rsidR="003D7B74" w:rsidRPr="009F59E1" w:rsidRDefault="003D7B74" w:rsidP="00B01B30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E152FCF" w14:textId="77777777" w:rsidR="003D7B74" w:rsidRPr="009F59E1" w:rsidRDefault="003D7B74" w:rsidP="003D7B74">
      <w:pPr>
        <w:ind w:left="1440"/>
        <w:rPr>
          <w:ins w:id="2247" w:author="วันวิสา ประดิษฐอุกฤษฎ์" w:date="2021-10-11T19:31:00Z"/>
          <w:rFonts w:ascii="TH SarabunPSK" w:hAnsi="TH SarabunPSK" w:cs="TH SarabunPSK"/>
          <w:b/>
          <w:bCs/>
        </w:rPr>
      </w:pPr>
    </w:p>
    <w:p w14:paraId="4DD7FEDA" w14:textId="09463863" w:rsidR="003D7B74" w:rsidRPr="009F59E1" w:rsidRDefault="003D7B74" w:rsidP="003D7B74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noProof/>
          <w:shd w:val="clear" w:color="auto" w:fill="FFFFFF"/>
          <w:cs/>
        </w:rPr>
        <w:drawing>
          <wp:inline distT="0" distB="0" distL="0" distR="0" wp14:anchorId="5291B407" wp14:editId="3AB45878">
            <wp:extent cx="1945075" cy="3600000"/>
            <wp:effectExtent l="0" t="0" r="0" b="635"/>
            <wp:docPr id="7" name="Picture 7" descr="A screenshot of a do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dog&#10;&#10;Description automatically generated with medium confidence"/>
                    <pic:cNvPicPr/>
                  </pic:nvPicPr>
                  <pic:blipFill rotWithShape="1">
                    <a:blip r:embed="rId23"/>
                    <a:srcRect l="2162"/>
                    <a:stretch/>
                  </pic:blipFill>
                  <pic:spPr bwMode="auto">
                    <a:xfrm>
                      <a:off x="0" y="0"/>
                      <a:ext cx="194507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DE376" w14:textId="77777777" w:rsidR="003D7B74" w:rsidRPr="009F59E1" w:rsidRDefault="003D7B74" w:rsidP="003D7B74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7258C530" w14:textId="7EA62954" w:rsidR="003D7B74" w:rsidRPr="009F59E1" w:rsidRDefault="003D7B74" w:rsidP="003D7B74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 xml:space="preserve">6.1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>หน้าจอการค้นหาเพศและอายุของสุนัขได้</w:t>
      </w:r>
    </w:p>
    <w:p w14:paraId="0B4299F6" w14:textId="77777777" w:rsidR="00B01B30" w:rsidRPr="009F59E1" w:rsidRDefault="00B01B30" w:rsidP="00B01B30">
      <w:pPr>
        <w:ind w:left="1440"/>
        <w:rPr>
          <w:rFonts w:ascii="TH SarabunPSK" w:hAnsi="TH SarabunPSK" w:cs="TH SarabunPSK"/>
          <w:b/>
          <w:bCs/>
        </w:rPr>
      </w:pPr>
    </w:p>
    <w:p w14:paraId="2DF455C9" w14:textId="7E19B1BA" w:rsidR="00B01B30" w:rsidRPr="009F59E1" w:rsidRDefault="00B01B30" w:rsidP="00B01B30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="00734CAF" w:rsidRPr="009F59E1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47DA13AB" w14:textId="4E3BDD3E" w:rsidR="003D7B74" w:rsidRPr="009F59E1" w:rsidRDefault="003D7B74" w:rsidP="00734CAF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เงื่อนไขของกลุ่มข้อมูลทดสอบฟังก์ชัน </w:t>
      </w:r>
      <w:r w:rsidRPr="009F59E1">
        <w:rPr>
          <w:rFonts w:ascii="TH SarabunPSK" w:hAnsi="TH SarabunPSK" w:cs="TH SarabunPSK" w:hint="cs"/>
        </w:rPr>
        <w:t xml:space="preserve">Find gender and Age </w:t>
      </w:r>
      <w:r w:rsidRPr="009F59E1">
        <w:rPr>
          <w:rFonts w:ascii="TH SarabunPSK" w:hAnsi="TH SarabunPSK" w:cs="TH SarabunPSK" w:hint="cs"/>
          <w:cs/>
          <w:lang w:bidi="th-TH"/>
        </w:rPr>
        <w:t>มีข้อมูลรายละเอียดดังต่อไปนี้</w:t>
      </w:r>
    </w:p>
    <w:p w14:paraId="69A36891" w14:textId="30720EC8" w:rsidR="00767FA9" w:rsidRPr="009F59E1" w:rsidRDefault="00767FA9" w:rsidP="00767FA9">
      <w:pPr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.1 </w:t>
      </w:r>
      <w:r w:rsidRPr="009F59E1">
        <w:rPr>
          <w:rFonts w:ascii="TH SarabunPSK" w:hAnsi="TH SarabunPSK" w:cs="TH SarabunPSK" w:hint="cs"/>
          <w:b/>
          <w:bCs/>
          <w:cs/>
        </w:rPr>
        <w:t>เพศ และอายุ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lang w:bidi="th-TH"/>
        </w:rPr>
        <w:t>(Gender and Age) : Radio , Slider</w:t>
      </w:r>
    </w:p>
    <w:p w14:paraId="1367C774" w14:textId="77777777" w:rsidR="003D7B74" w:rsidRPr="009F59E1" w:rsidRDefault="003D7B74" w:rsidP="00767FA9">
      <w:pPr>
        <w:ind w:firstLine="720"/>
        <w:rPr>
          <w:ins w:id="2248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224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</w:t>
        </w:r>
      </w:ins>
      <w:r w:rsidRPr="009F59E1">
        <w:rPr>
          <w:rFonts w:ascii="TH SarabunPSK" w:hAnsi="TH SarabunPSK" w:cs="TH SarabunPSK" w:hint="cs"/>
          <w:b/>
          <w:bCs/>
          <w:cs/>
        </w:rPr>
        <w:t>ในส่วนของเพศ และอายุ</w:t>
      </w:r>
      <w:ins w:id="225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 xml:space="preserve"> มีคุณลักษณะดังนี้</w:t>
        </w:r>
      </w:ins>
    </w:p>
    <w:p w14:paraId="0F5B7932" w14:textId="2F4E9DD5" w:rsidR="003D7B74" w:rsidRPr="009F59E1" w:rsidRDefault="003D7B74" w:rsidP="003D7B74">
      <w:pPr>
        <w:spacing w:after="160" w:line="259" w:lineRule="auto"/>
        <w:ind w:left="720" w:firstLine="720"/>
        <w:rPr>
          <w:ins w:id="2251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1.</w:t>
      </w:r>
      <w:ins w:id="225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ต้อง</w:t>
        </w:r>
      </w:ins>
      <w:r w:rsidRPr="009F59E1">
        <w:rPr>
          <w:rFonts w:ascii="TH SarabunPSK" w:hAnsi="TH SarabunPSK" w:cs="TH SarabunPSK" w:hint="cs"/>
          <w:cs/>
        </w:rPr>
        <w:t>เลือกตัวเลือกของเพศหนึ่งตัวเลือก ตามด้วยเลือกอายุของสุนัข</w:t>
      </w:r>
    </w:p>
    <w:p w14:paraId="434534A7" w14:textId="30A1E9AF" w:rsidR="003D7B74" w:rsidRPr="009F59E1" w:rsidRDefault="003D7B74" w:rsidP="003D7B74">
      <w:pPr>
        <w:spacing w:after="160" w:line="259" w:lineRule="auto"/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2. </w:t>
      </w:r>
      <w:r w:rsidRPr="009F59E1">
        <w:rPr>
          <w:rFonts w:ascii="TH SarabunPSK" w:hAnsi="TH SarabunPSK" w:cs="TH SarabunPSK" w:hint="cs"/>
          <w:cs/>
        </w:rPr>
        <w:t>การแสดงผลค่าเริ่มต้นของเพศค่าเริ่มต้นจะเป็นเพศตรงข้าม</w:t>
      </w:r>
    </w:p>
    <w:p w14:paraId="5101BB11" w14:textId="03AEA845" w:rsidR="003D7B74" w:rsidRPr="009F59E1" w:rsidRDefault="003D7B74" w:rsidP="003D7B74">
      <w:pPr>
        <w:spacing w:after="160" w:line="259" w:lineRule="auto"/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3. </w:t>
      </w:r>
      <w:r w:rsidR="00441C7A">
        <w:rPr>
          <w:rFonts w:ascii="TH SarabunPSK" w:hAnsi="TH SarabunPSK" w:cs="TH SarabunPSK" w:hint="cs"/>
          <w:cs/>
          <w:lang w:bidi="th-TH"/>
        </w:rPr>
        <w:t>ขอบเขตของ</w:t>
      </w:r>
      <w:r w:rsidRPr="009F59E1">
        <w:rPr>
          <w:rFonts w:ascii="TH SarabunPSK" w:hAnsi="TH SarabunPSK" w:cs="TH SarabunPSK" w:hint="cs"/>
          <w:cs/>
        </w:rPr>
        <w:t>อายุของ</w:t>
      </w:r>
      <w:r w:rsidR="00441C7A">
        <w:rPr>
          <w:rFonts w:ascii="TH SarabunPSK" w:hAnsi="TH SarabunPSK" w:cs="TH SarabunPSK" w:hint="cs"/>
          <w:cs/>
          <w:lang w:bidi="th-TH"/>
        </w:rPr>
        <w:t>อยู่ที่</w:t>
      </w:r>
      <w:r w:rsidRPr="009F59E1">
        <w:rPr>
          <w:rFonts w:ascii="TH SarabunPSK" w:hAnsi="TH SarabunPSK" w:cs="TH SarabunPSK" w:hint="cs"/>
          <w:cs/>
        </w:rPr>
        <w:t xml:space="preserve"> 1 – 13 ปี </w:t>
      </w:r>
    </w:p>
    <w:p w14:paraId="4A725131" w14:textId="22ADEA72" w:rsidR="003D7B74" w:rsidRPr="009F59E1" w:rsidRDefault="003D7B74" w:rsidP="003D7B74">
      <w:pPr>
        <w:spacing w:after="160" w:line="259" w:lineRule="auto"/>
        <w:ind w:left="720"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4. </w:t>
      </w:r>
      <w:r w:rsidRPr="009F59E1">
        <w:rPr>
          <w:rFonts w:ascii="TH SarabunPSK" w:hAnsi="TH SarabunPSK" w:cs="TH SarabunPSK" w:hint="cs"/>
          <w:cs/>
        </w:rPr>
        <w:t xml:space="preserve">การแสดงผลค่าเริ่มต้นของอายุ จะเริ่มด้วย 1 ปี </w:t>
      </w:r>
    </w:p>
    <w:p w14:paraId="0507DE73" w14:textId="77777777" w:rsidR="00767FA9" w:rsidRPr="009F59E1" w:rsidRDefault="00767FA9" w:rsidP="003D7B74">
      <w:pPr>
        <w:spacing w:after="160" w:line="259" w:lineRule="auto"/>
        <w:ind w:left="720" w:firstLine="720"/>
        <w:rPr>
          <w:rFonts w:ascii="TH SarabunPSK" w:hAnsi="TH SarabunPSK" w:cs="TH SarabunPSK"/>
        </w:rPr>
      </w:pPr>
    </w:p>
    <w:p w14:paraId="1DB0FB21" w14:textId="77777777" w:rsidR="003D7B74" w:rsidRPr="009F59E1" w:rsidRDefault="003D7B74" w:rsidP="003D7B74">
      <w:pPr>
        <w:rPr>
          <w:ins w:id="2253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225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</w:t>
        </w:r>
      </w:ins>
      <w:bookmarkStart w:id="2255" w:name="_Hlk97662715"/>
      <w:r w:rsidRPr="009F59E1">
        <w:rPr>
          <w:rFonts w:ascii="TH SarabunPSK" w:hAnsi="TH SarabunPSK" w:cs="TH SarabunPSK" w:hint="cs"/>
          <w:b/>
          <w:bCs/>
          <w:cs/>
        </w:rPr>
        <w:t>ในส่วนของเพศ และอายุ</w:t>
      </w:r>
    </w:p>
    <w:bookmarkEnd w:id="2255"/>
    <w:p w14:paraId="299EEEB1" w14:textId="77777777" w:rsidR="003D7B74" w:rsidRPr="009F59E1" w:rsidRDefault="003D7B74" w:rsidP="003D7B74">
      <w:pPr>
        <w:numPr>
          <w:ilvl w:val="0"/>
          <w:numId w:val="10"/>
        </w:numPr>
        <w:spacing w:after="160" w:line="259" w:lineRule="auto"/>
        <w:rPr>
          <w:ins w:id="2256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ในกรณีที่ค้นหาข้อมูลไม่เจอ ระบบจะแสดงข้อความ “ไม่มีผลลัพธ์ที่ต้องการจะค้นหา”  </w:t>
      </w:r>
    </w:p>
    <w:p w14:paraId="7B55AC36" w14:textId="20BC8596" w:rsidR="00767FA9" w:rsidRPr="009F59E1" w:rsidRDefault="003D7B74" w:rsidP="00767FA9">
      <w:pPr>
        <w:ind w:firstLine="720"/>
        <w:rPr>
          <w:rFonts w:ascii="TH SarabunPSK" w:hAnsi="TH SarabunPSK" w:cs="TH SarabunPSK"/>
          <w:lang w:bidi="th-TH"/>
        </w:rPr>
      </w:pPr>
      <w:ins w:id="225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เมื่อ</w:t>
        </w:r>
      </w:ins>
      <w:r w:rsidRPr="009F59E1">
        <w:rPr>
          <w:rFonts w:ascii="TH SarabunPSK" w:hAnsi="TH SarabunPSK" w:cs="TH SarabunPSK" w:hint="cs"/>
          <w:cs/>
        </w:rPr>
        <w:t>เลือก</w:t>
      </w:r>
      <w:ins w:id="225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ข้อมูลถูกต้องและก</w:t>
        </w:r>
      </w:ins>
      <w:r w:rsidRPr="009F59E1">
        <w:rPr>
          <w:rFonts w:ascii="TH SarabunPSK" w:hAnsi="TH SarabunPSK" w:cs="TH SarabunPSK" w:hint="cs"/>
          <w:cs/>
        </w:rPr>
        <w:t>ด</w:t>
      </w:r>
      <w:r w:rsidRPr="009F59E1">
        <w:rPr>
          <w:rFonts w:ascii="TH SarabunPSK" w:hAnsi="TH SarabunPSK" w:cs="TH SarabunPSK" w:hint="cs"/>
        </w:rPr>
        <w:t xml:space="preserve"> Done </w:t>
      </w:r>
      <w:ins w:id="225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ระบบจะทำการบันทึกข้อมูลลงในฐานข้อมูล</w:t>
        </w:r>
      </w:ins>
      <w:r w:rsidR="00767FA9" w:rsidRPr="009F59E1">
        <w:rPr>
          <w:rFonts w:ascii="TH SarabunPSK" w:hAnsi="TH SarabunPSK" w:cs="TH SarabunPSK" w:hint="cs"/>
          <w:cs/>
          <w:lang w:bidi="th-TH"/>
        </w:rPr>
        <w:t>โดยเป็นความต้องการของระบบที่ครอบคลุมการทดสอบได้มากขึ้น</w:t>
      </w:r>
    </w:p>
    <w:p w14:paraId="7B5D899B" w14:textId="77777777" w:rsidR="00767FA9" w:rsidRPr="009F59E1" w:rsidRDefault="00767FA9" w:rsidP="00767FA9">
      <w:pPr>
        <w:ind w:firstLine="720"/>
        <w:rPr>
          <w:rFonts w:ascii="TH SarabunPSK" w:hAnsi="TH SarabunPSK" w:cs="TH SarabunPSK"/>
          <w:lang w:bidi="th-TH"/>
        </w:rPr>
      </w:pPr>
    </w:p>
    <w:p w14:paraId="50FDE5C1" w14:textId="6968FA42" w:rsidR="00B01B30" w:rsidRPr="009F59E1" w:rsidRDefault="00B01B30" w:rsidP="00767FA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="003D7B74" w:rsidRPr="009F59E1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3D7B74" w:rsidRPr="009F59E1">
        <w:rPr>
          <w:rFonts w:ascii="TH SarabunPSK" w:hAnsi="TH SarabunPSK" w:cs="TH SarabunPSK" w:hint="cs"/>
          <w:b/>
          <w:bCs/>
          <w:cs/>
        </w:rPr>
        <w:t>เพศและอายุ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A1299" w:rsidRPr="009F59E1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45"/>
        <w:gridCol w:w="1736"/>
        <w:gridCol w:w="1885"/>
        <w:gridCol w:w="1972"/>
        <w:gridCol w:w="1704"/>
      </w:tblGrid>
      <w:tr w:rsidR="00AB5442" w:rsidRPr="009F59E1" w14:paraId="31CF42D0" w14:textId="77777777" w:rsidTr="00AB5442">
        <w:trPr>
          <w:trHeight w:val="1152"/>
          <w:ins w:id="2260" w:author="วันวิสา ประดิษฐอุกฤษฎ์" w:date="2021-10-11T19:31:00Z"/>
        </w:trPr>
        <w:tc>
          <w:tcPr>
            <w:tcW w:w="1052" w:type="pct"/>
            <w:shd w:val="clear" w:color="auto" w:fill="D0CECE" w:themeFill="background2" w:themeFillShade="E6"/>
            <w:vAlign w:val="center"/>
          </w:tcPr>
          <w:p w14:paraId="6D1DD179" w14:textId="77777777" w:rsidR="00AB5442" w:rsidRPr="009F59E1" w:rsidRDefault="00AB5442" w:rsidP="00EA1299">
            <w:pPr>
              <w:spacing w:after="160" w:line="259" w:lineRule="auto"/>
              <w:rPr>
                <w:ins w:id="226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6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939" w:type="pct"/>
            <w:shd w:val="clear" w:color="auto" w:fill="D0CECE" w:themeFill="background2" w:themeFillShade="E6"/>
            <w:vAlign w:val="center"/>
          </w:tcPr>
          <w:p w14:paraId="50C9EF24" w14:textId="77777777" w:rsidR="00AB5442" w:rsidRPr="009F59E1" w:rsidRDefault="00AB5442" w:rsidP="00EA1299">
            <w:pPr>
              <w:spacing w:after="160" w:line="259" w:lineRule="auto"/>
              <w:rPr>
                <w:ins w:id="226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6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</w:p>
          <w:p w14:paraId="6DE80B05" w14:textId="568560AC" w:rsidR="00AB5442" w:rsidRPr="009F59E1" w:rsidRDefault="00AB5442" w:rsidP="00EA1299">
            <w:pPr>
              <w:spacing w:after="160" w:line="259" w:lineRule="auto"/>
              <w:rPr>
                <w:ins w:id="226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020" w:type="pct"/>
            <w:shd w:val="clear" w:color="auto" w:fill="D0CECE" w:themeFill="background2" w:themeFillShade="E6"/>
            <w:vAlign w:val="center"/>
          </w:tcPr>
          <w:p w14:paraId="79FBC1F0" w14:textId="77777777" w:rsidR="00AB5442" w:rsidRPr="009F59E1" w:rsidRDefault="00AB5442" w:rsidP="00EA1299">
            <w:pPr>
              <w:spacing w:after="160" w:line="259" w:lineRule="auto"/>
              <w:rPr>
                <w:ins w:id="226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</w:t>
            </w:r>
            <w:ins w:id="226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alid</w:t>
              </w:r>
            </w:ins>
          </w:p>
          <w:p w14:paraId="4A4C0F98" w14:textId="55DA8AF7" w:rsidR="00AB5442" w:rsidRPr="009F59E1" w:rsidRDefault="00AB5442" w:rsidP="00EA1299">
            <w:pPr>
              <w:rPr>
                <w:rFonts w:ascii="TH SarabunPSK" w:hAnsi="TH SarabunPSK" w:cs="TH SarabunPSK"/>
                <w:b/>
                <w:bCs/>
              </w:rPr>
            </w:pPr>
            <w:ins w:id="226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067" w:type="pct"/>
            <w:shd w:val="clear" w:color="auto" w:fill="D0CECE" w:themeFill="background2" w:themeFillShade="E6"/>
            <w:vAlign w:val="center"/>
          </w:tcPr>
          <w:p w14:paraId="62FF1A5A" w14:textId="77777777" w:rsidR="00AB5442" w:rsidRPr="009F59E1" w:rsidRDefault="00AB5442" w:rsidP="00EA1299">
            <w:pPr>
              <w:spacing w:after="160" w:line="259" w:lineRule="auto"/>
              <w:rPr>
                <w:ins w:id="227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</w:t>
            </w:r>
            <w:ins w:id="227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alid</w:t>
              </w:r>
            </w:ins>
          </w:p>
          <w:p w14:paraId="6FA2CA41" w14:textId="77777777" w:rsidR="00AB5442" w:rsidRPr="009F59E1" w:rsidRDefault="00AB5442" w:rsidP="00EA1299">
            <w:pPr>
              <w:rPr>
                <w:rFonts w:ascii="TH SarabunPSK" w:hAnsi="TH SarabunPSK" w:cs="TH SarabunPSK"/>
                <w:b/>
                <w:bCs/>
              </w:rPr>
            </w:pPr>
            <w:ins w:id="22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922" w:type="pct"/>
            <w:shd w:val="clear" w:color="auto" w:fill="D0CECE" w:themeFill="background2" w:themeFillShade="E6"/>
            <w:vAlign w:val="center"/>
          </w:tcPr>
          <w:p w14:paraId="53361E77" w14:textId="77777777" w:rsidR="00AB5442" w:rsidRPr="009F59E1" w:rsidRDefault="00AB5442" w:rsidP="00EA1299">
            <w:pPr>
              <w:spacing w:after="160" w:line="259" w:lineRule="auto"/>
              <w:rPr>
                <w:ins w:id="227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Invalid</w:t>
              </w:r>
            </w:ins>
          </w:p>
          <w:p w14:paraId="5E3BA900" w14:textId="77777777" w:rsidR="00AB5442" w:rsidRPr="009F59E1" w:rsidRDefault="00AB5442" w:rsidP="00EA1299">
            <w:pPr>
              <w:spacing w:after="160" w:line="259" w:lineRule="auto"/>
              <w:rPr>
                <w:ins w:id="227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AB5442" w:rsidRPr="009F59E1" w14:paraId="56580993" w14:textId="77777777" w:rsidTr="00AB5442">
        <w:trPr>
          <w:trHeight w:val="1860"/>
          <w:ins w:id="2277" w:author="วันวิสา ประดิษฐอุกฤษฎ์" w:date="2021-10-11T19:31:00Z"/>
        </w:trPr>
        <w:tc>
          <w:tcPr>
            <w:tcW w:w="1052" w:type="pct"/>
            <w:vMerge w:val="restart"/>
            <w:vAlign w:val="center"/>
          </w:tcPr>
          <w:p w14:paraId="7742E8EC" w14:textId="77777777" w:rsidR="00AB5442" w:rsidRPr="009F59E1" w:rsidRDefault="00AB5442" w:rsidP="00EA1299">
            <w:pPr>
              <w:spacing w:after="160" w:line="259" w:lineRule="auto"/>
              <w:rPr>
                <w:ins w:id="227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ค่าเริ่มต้น</w:t>
            </w:r>
          </w:p>
        </w:tc>
        <w:tc>
          <w:tcPr>
            <w:tcW w:w="939" w:type="pct"/>
            <w:vAlign w:val="center"/>
          </w:tcPr>
          <w:p w14:paraId="465308B2" w14:textId="155F2BB1" w:rsidR="00AB5442" w:rsidRPr="009F59E1" w:rsidRDefault="00AB5442" w:rsidP="00EA1299">
            <w:pPr>
              <w:spacing w:after="160" w:line="259" w:lineRule="auto"/>
              <w:rPr>
                <w:ins w:id="2279" w:author="วันวิสา ประดิษฐอุกฤษฎ์" w:date="2021-10-11T19:31:00Z"/>
                <w:rFonts w:ascii="TH SarabunPSK" w:hAnsi="TH SarabunPSK" w:cs="TH SarabunPSK"/>
              </w:rPr>
            </w:pPr>
            <w:ins w:id="22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/>
              </w:rPr>
              <w:t>104</w:t>
            </w:r>
            <w:ins w:id="228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28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ค่าเริ่มต้นแสดงผลเป็นเพศตรงข้าม</w:t>
            </w:r>
          </w:p>
        </w:tc>
        <w:tc>
          <w:tcPr>
            <w:tcW w:w="1020" w:type="pct"/>
            <w:vAlign w:val="center"/>
          </w:tcPr>
          <w:p w14:paraId="7A817385" w14:textId="7F1BDDA5" w:rsidR="00AB5442" w:rsidRPr="009F59E1" w:rsidRDefault="00AB5442" w:rsidP="00EA1299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</w:t>
            </w:r>
            <w:ins w:id="22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>
              <w:rPr>
                <w:rFonts w:ascii="TH SarabunPSK" w:hAnsi="TH SarabunPSK" w:cs="TH SarabunPSK"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.1</w:t>
            </w:r>
            <w:ins w:id="228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28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ค่าเริ่มต้นแสดงผลเป็นเพศเดียวกัน</w:t>
            </w:r>
          </w:p>
        </w:tc>
        <w:tc>
          <w:tcPr>
            <w:tcW w:w="1067" w:type="pct"/>
            <w:vAlign w:val="center"/>
          </w:tcPr>
          <w:p w14:paraId="5339B3DF" w14:textId="77777777" w:rsidR="00AB5442" w:rsidRPr="009F59E1" w:rsidRDefault="00AB5442" w:rsidP="00EA1299">
            <w:pPr>
              <w:rPr>
                <w:rFonts w:ascii="TH SarabunPSK" w:hAnsi="TH SarabunPSK" w:cs="TH SarabunPSK"/>
              </w:rPr>
            </w:pPr>
          </w:p>
        </w:tc>
        <w:tc>
          <w:tcPr>
            <w:tcW w:w="922" w:type="pct"/>
            <w:vAlign w:val="center"/>
          </w:tcPr>
          <w:p w14:paraId="67B643E8" w14:textId="77777777" w:rsidR="00AB5442" w:rsidRPr="009F59E1" w:rsidRDefault="00AB5442" w:rsidP="00EA1299">
            <w:pPr>
              <w:spacing w:after="160" w:line="259" w:lineRule="auto"/>
              <w:rPr>
                <w:ins w:id="2286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AB5442" w:rsidRPr="009F59E1" w14:paraId="260341F5" w14:textId="77777777" w:rsidTr="00AB5442">
        <w:trPr>
          <w:trHeight w:val="1860"/>
        </w:trPr>
        <w:tc>
          <w:tcPr>
            <w:tcW w:w="1052" w:type="pct"/>
            <w:vMerge/>
            <w:vAlign w:val="center"/>
          </w:tcPr>
          <w:p w14:paraId="0A7434A2" w14:textId="77777777" w:rsidR="00AB5442" w:rsidRPr="009F59E1" w:rsidRDefault="00AB5442" w:rsidP="00EA1299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939" w:type="pct"/>
            <w:vAlign w:val="center"/>
          </w:tcPr>
          <w:p w14:paraId="3E53C490" w14:textId="1F41348A" w:rsidR="00AB5442" w:rsidRPr="009F59E1" w:rsidRDefault="00AB5442" w:rsidP="00EA1299">
            <w:pPr>
              <w:rPr>
                <w:rFonts w:ascii="TH SarabunPSK" w:hAnsi="TH SarabunPSK" w:cs="TH SarabunPSK"/>
              </w:rPr>
            </w:pPr>
            <w:ins w:id="22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>
              <w:rPr>
                <w:rFonts w:ascii="TH SarabunPSK" w:hAnsi="TH SarabunPSK" w:cs="TH SarabunPSK"/>
              </w:rPr>
              <w:t>5</w:t>
            </w:r>
            <w:ins w:id="228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2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ค่าเริ่มต้นแสดงผล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อายุ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1 ปี </w:t>
            </w:r>
          </w:p>
        </w:tc>
        <w:tc>
          <w:tcPr>
            <w:tcW w:w="1020" w:type="pct"/>
            <w:vAlign w:val="center"/>
          </w:tcPr>
          <w:p w14:paraId="2EA891BE" w14:textId="77777777" w:rsidR="00AB5442" w:rsidRPr="009F59E1" w:rsidRDefault="00AB5442" w:rsidP="00EA1299">
            <w:pPr>
              <w:rPr>
                <w:rFonts w:ascii="TH SarabunPSK" w:hAnsi="TH SarabunPSK" w:cs="TH SarabunPSK"/>
              </w:rPr>
            </w:pPr>
          </w:p>
        </w:tc>
        <w:tc>
          <w:tcPr>
            <w:tcW w:w="1067" w:type="pct"/>
            <w:vAlign w:val="center"/>
          </w:tcPr>
          <w:p w14:paraId="13EC002A" w14:textId="77777777" w:rsidR="00AB5442" w:rsidRPr="009F59E1" w:rsidRDefault="00AB5442" w:rsidP="00EA1299">
            <w:pPr>
              <w:rPr>
                <w:rFonts w:ascii="TH SarabunPSK" w:hAnsi="TH SarabunPSK" w:cs="TH SarabunPSK"/>
              </w:rPr>
            </w:pPr>
          </w:p>
        </w:tc>
        <w:tc>
          <w:tcPr>
            <w:tcW w:w="922" w:type="pct"/>
            <w:vAlign w:val="center"/>
          </w:tcPr>
          <w:p w14:paraId="5FCF1270" w14:textId="77777777" w:rsidR="00AB5442" w:rsidRPr="009F59E1" w:rsidRDefault="00AB5442" w:rsidP="00EA1299">
            <w:pPr>
              <w:rPr>
                <w:rFonts w:ascii="TH SarabunPSK" w:hAnsi="TH SarabunPSK" w:cs="TH SarabunPSK"/>
              </w:rPr>
            </w:pPr>
          </w:p>
        </w:tc>
      </w:tr>
      <w:tr w:rsidR="00AB5442" w:rsidRPr="009F59E1" w14:paraId="0F536782" w14:textId="77777777" w:rsidTr="00AB5442">
        <w:trPr>
          <w:trHeight w:val="1185"/>
        </w:trPr>
        <w:tc>
          <w:tcPr>
            <w:tcW w:w="1052" w:type="pct"/>
            <w:vAlign w:val="center"/>
          </w:tcPr>
          <w:p w14:paraId="660623BA" w14:textId="50A7CE4D" w:rsidR="00AB5442" w:rsidRPr="009F59E1" w:rsidRDefault="00AB5442" w:rsidP="00EA1299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ขอบเขต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ของอายุ</w:t>
            </w:r>
          </w:p>
        </w:tc>
        <w:tc>
          <w:tcPr>
            <w:tcW w:w="939" w:type="pct"/>
            <w:vAlign w:val="center"/>
          </w:tcPr>
          <w:p w14:paraId="458D2C3A" w14:textId="12C00CA6" w:rsidR="00AB5442" w:rsidRPr="009F59E1" w:rsidRDefault="00AB5442" w:rsidP="00EA1299">
            <w:pPr>
              <w:rPr>
                <w:rFonts w:ascii="TH SarabunPSK" w:hAnsi="TH SarabunPSK" w:cs="TH SarabunPSK"/>
              </w:rPr>
            </w:pPr>
            <w:ins w:id="22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6 </w:t>
            </w:r>
            <w:r w:rsidRPr="009F59E1">
              <w:rPr>
                <w:rFonts w:ascii="TH SarabunPSK" w:hAnsi="TH SarabunPSK" w:cs="TH SarabunPSK" w:hint="cs"/>
              </w:rPr>
              <w:t>–</w:t>
            </w:r>
            <w:ins w:id="22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แสดงผล ตั้งแต่ 1–13  ปี</w:t>
            </w:r>
          </w:p>
        </w:tc>
        <w:tc>
          <w:tcPr>
            <w:tcW w:w="1020" w:type="pct"/>
            <w:vAlign w:val="center"/>
          </w:tcPr>
          <w:p w14:paraId="53E69572" w14:textId="04A416AA" w:rsidR="00AB5442" w:rsidRPr="009F59E1" w:rsidRDefault="00AB5442" w:rsidP="00EA1299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</w:t>
            </w:r>
            <w:ins w:id="229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.1</w:t>
            </w:r>
            <w:ins w:id="22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2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แสดงผล ตั้งแต่ </w:t>
            </w:r>
            <w:r w:rsidRPr="009F59E1">
              <w:rPr>
                <w:rFonts w:ascii="TH SarabunPSK" w:hAnsi="TH SarabunPSK" w:cs="TH SarabunPSK" w:hint="cs"/>
              </w:rPr>
              <w:t>14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ปีขึ้นไป</w:t>
            </w:r>
          </w:p>
        </w:tc>
        <w:tc>
          <w:tcPr>
            <w:tcW w:w="1067" w:type="pct"/>
            <w:vAlign w:val="center"/>
          </w:tcPr>
          <w:p w14:paraId="706356C7" w14:textId="75B29BB3" w:rsidR="00AB5442" w:rsidRDefault="00AB5442" w:rsidP="00EA1299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78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แสดงอายุ 1 ปี</w:t>
            </w:r>
          </w:p>
          <w:p w14:paraId="5000113A" w14:textId="600C1B42" w:rsidR="00AB5442" w:rsidRPr="009F59E1" w:rsidRDefault="00AB5442" w:rsidP="00EA1299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79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แสดงอายุ 2 ปี </w:t>
            </w:r>
          </w:p>
          <w:p w14:paraId="6CF37EA7" w14:textId="49D47347" w:rsidR="00AB5442" w:rsidRDefault="00AB5442" w:rsidP="00EA1299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80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แสดงอายุ 12 ปี</w:t>
            </w:r>
          </w:p>
          <w:p w14:paraId="2DA1BD9B" w14:textId="765735DE" w:rsidR="00AB5442" w:rsidRPr="009F59E1" w:rsidRDefault="00AB5442" w:rsidP="00EA1299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81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แสดงอายุ 13 ปี</w:t>
            </w:r>
          </w:p>
        </w:tc>
        <w:tc>
          <w:tcPr>
            <w:tcW w:w="922" w:type="pct"/>
            <w:vAlign w:val="center"/>
          </w:tcPr>
          <w:p w14:paraId="30F3AD7D" w14:textId="734F4AB0" w:rsidR="00AB5442" w:rsidRPr="009F59E1" w:rsidRDefault="00AB5442" w:rsidP="00EA1299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41</w:t>
            </w:r>
            <w:r w:rsidRPr="009F59E1">
              <w:rPr>
                <w:rFonts w:ascii="TH SarabunPSK" w:hAnsi="TH SarabunPSK" w:cs="TH SarabunPSK" w:hint="cs"/>
              </w:rPr>
              <w:t xml:space="preserve">– </w:t>
            </w:r>
            <w:r w:rsidRPr="009F59E1">
              <w:rPr>
                <w:rFonts w:ascii="TH SarabunPSK" w:hAnsi="TH SarabunPSK" w:cs="TH SarabunPSK" w:hint="cs"/>
                <w:cs/>
              </w:rPr>
              <w:t>แสดงอายุ 14 ปี</w:t>
            </w:r>
          </w:p>
        </w:tc>
      </w:tr>
    </w:tbl>
    <w:p w14:paraId="7F7D3269" w14:textId="77777777" w:rsidR="00B63D53" w:rsidRDefault="00B63D53" w:rsidP="00B01B30">
      <w:pPr>
        <w:jc w:val="thaiDistribute"/>
        <w:rPr>
          <w:rFonts w:ascii="TH SarabunPSK" w:hAnsi="TH SarabunPSK" w:cs="TH SarabunPSK" w:hint="cs"/>
          <w:b/>
          <w:bCs/>
          <w:lang w:bidi="th-TH"/>
        </w:rPr>
      </w:pPr>
    </w:p>
    <w:p w14:paraId="3C163127" w14:textId="360BD87E" w:rsidR="00B01B30" w:rsidRPr="009F59E1" w:rsidRDefault="00B01B30" w:rsidP="00B01B30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A1299" w:rsidRPr="009F59E1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A1299"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EA1299" w:rsidRPr="009F59E1">
        <w:rPr>
          <w:rFonts w:ascii="TH SarabunPSK" w:hAnsi="TH SarabunPSK" w:cs="TH SarabunPSK" w:hint="cs"/>
          <w:b/>
          <w:bCs/>
          <w:cs/>
        </w:rPr>
        <w:t>เพศและอายุ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A1299" w:rsidRPr="009F59E1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EA1299" w:rsidRPr="009F59E1" w14:paraId="14ED55AF" w14:textId="77777777" w:rsidTr="00EA1299">
        <w:trPr>
          <w:jc w:val="center"/>
          <w:ins w:id="2295" w:author="วันวิสา ประดิษฐอุกฤษฎ์" w:date="2021-10-11T19:31:00Z"/>
        </w:trPr>
        <w:tc>
          <w:tcPr>
            <w:tcW w:w="403" w:type="pct"/>
            <w:shd w:val="clear" w:color="auto" w:fill="D0CECE" w:themeFill="background2" w:themeFillShade="E6"/>
          </w:tcPr>
          <w:p w14:paraId="55C11608" w14:textId="77777777" w:rsidR="00EA1299" w:rsidRPr="009F59E1" w:rsidRDefault="00EA1299" w:rsidP="00F5461B">
            <w:pPr>
              <w:spacing w:after="160" w:line="259" w:lineRule="auto"/>
              <w:rPr>
                <w:ins w:id="229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</w:tcPr>
          <w:p w14:paraId="6B771B3A" w14:textId="77777777" w:rsidR="00EA1299" w:rsidRPr="009F59E1" w:rsidRDefault="00EA1299" w:rsidP="00F5461B">
            <w:pPr>
              <w:spacing w:after="160" w:line="259" w:lineRule="auto"/>
              <w:rPr>
                <w:ins w:id="229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2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</w:tcPr>
          <w:p w14:paraId="535C769B" w14:textId="77777777" w:rsidR="00EA1299" w:rsidRPr="009F59E1" w:rsidRDefault="00EA1299" w:rsidP="00F5461B">
            <w:pPr>
              <w:spacing w:after="160" w:line="259" w:lineRule="auto"/>
              <w:rPr>
                <w:ins w:id="230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</w:tcPr>
          <w:p w14:paraId="1D3EFFF0" w14:textId="77777777" w:rsidR="00EA1299" w:rsidRPr="009F59E1" w:rsidRDefault="00EA1299" w:rsidP="00F5461B">
            <w:pPr>
              <w:spacing w:after="160" w:line="259" w:lineRule="auto"/>
              <w:rPr>
                <w:ins w:id="230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EA1299" w:rsidRPr="009F59E1" w14:paraId="385FAA87" w14:textId="77777777" w:rsidTr="00EA1299">
        <w:trPr>
          <w:jc w:val="center"/>
          <w:ins w:id="2304" w:author="วันวิสา ประดิษฐอุกฤษฎ์" w:date="2021-10-11T19:31:00Z"/>
        </w:trPr>
        <w:tc>
          <w:tcPr>
            <w:tcW w:w="403" w:type="pct"/>
          </w:tcPr>
          <w:p w14:paraId="6FFCD697" w14:textId="735EBEDD" w:rsidR="00EA1299" w:rsidRPr="009F59E1" w:rsidRDefault="00AB5442" w:rsidP="00F5461B">
            <w:pPr>
              <w:spacing w:after="160" w:line="259" w:lineRule="auto"/>
              <w:rPr>
                <w:ins w:id="2305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258</w:t>
            </w:r>
          </w:p>
        </w:tc>
        <w:tc>
          <w:tcPr>
            <w:tcW w:w="1531" w:type="pct"/>
          </w:tcPr>
          <w:p w14:paraId="51C14BA7" w14:textId="6370E8CA" w:rsidR="00EA1299" w:rsidRPr="009F59E1" w:rsidRDefault="00EA1299" w:rsidP="00F5461B">
            <w:pPr>
              <w:spacing w:after="160" w:line="259" w:lineRule="auto"/>
              <w:rPr>
                <w:ins w:id="2306" w:author="วันวิสา ประดิษฐอุกฤษฎ์" w:date="2021-10-11T19:31:00Z"/>
                <w:rFonts w:ascii="TH SarabunPSK" w:hAnsi="TH SarabunPSK" w:cs="TH SarabunPSK"/>
              </w:rPr>
            </w:pPr>
            <w:ins w:id="23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="00B63D53">
              <w:rPr>
                <w:rFonts w:ascii="TH SarabunPSK" w:hAnsi="TH SarabunPSK" w:cs="TH SarabunPSK"/>
                <w:lang w:bidi="th-TH"/>
              </w:rPr>
              <w:t>104</w:t>
            </w:r>
            <w:ins w:id="23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30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="00AB5442">
              <w:rPr>
                <w:rFonts w:ascii="TH SarabunPSK" w:hAnsi="TH SarabunPSK" w:cs="TH SarabunPSK" w:hint="cs"/>
                <w:cs/>
                <w:lang w:bidi="th-TH"/>
              </w:rPr>
              <w:t>ค่าเริ่มต้น</w:t>
            </w:r>
            <w:r w:rsidRPr="009F59E1">
              <w:rPr>
                <w:rFonts w:ascii="TH SarabunPSK" w:hAnsi="TH SarabunPSK" w:cs="TH SarabunPSK" w:hint="cs"/>
                <w:cs/>
              </w:rPr>
              <w:t>แสดงผลเป็นเพศตรงข้าม</w:t>
            </w:r>
            <w:r w:rsidR="00B63D53">
              <w:rPr>
                <w:rFonts w:ascii="TH SarabunPSK" w:hAnsi="TH SarabunPSK" w:cs="TH SarabunPSK"/>
              </w:rPr>
              <w:t xml:space="preserve"> (</w:t>
            </w:r>
            <w:r w:rsidR="00B63D53">
              <w:rPr>
                <w:rFonts w:ascii="TH SarabunPSK" w:hAnsi="TH SarabunPSK" w:cs="TH SarabunPSK" w:hint="cs"/>
                <w:cs/>
                <w:lang w:bidi="th-TH"/>
              </w:rPr>
              <w:t>เมื่อสุนัขเป็นเพศเมีย</w:t>
            </w:r>
            <w:r w:rsidR="00B63D53">
              <w:rPr>
                <w:rFonts w:ascii="TH SarabunPSK" w:hAnsi="TH SarabunPSK" w:cs="TH SarabunPSK"/>
              </w:rPr>
              <w:t>)</w:t>
            </w:r>
          </w:p>
        </w:tc>
        <w:tc>
          <w:tcPr>
            <w:tcW w:w="1918" w:type="pct"/>
          </w:tcPr>
          <w:p w14:paraId="7F80159D" w14:textId="7B8A4828" w:rsidR="00EA1299" w:rsidRPr="009F59E1" w:rsidRDefault="00EA1299" w:rsidP="00F5461B">
            <w:pPr>
              <w:spacing w:after="160" w:line="259" w:lineRule="auto"/>
              <w:rPr>
                <w:ins w:id="231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Male</w:t>
            </w:r>
          </w:p>
        </w:tc>
        <w:tc>
          <w:tcPr>
            <w:tcW w:w="1148" w:type="pct"/>
          </w:tcPr>
          <w:p w14:paraId="6FCA20F8" w14:textId="77777777" w:rsidR="00EA1299" w:rsidRPr="009F59E1" w:rsidRDefault="00EA1299" w:rsidP="00F5461B">
            <w:pPr>
              <w:spacing w:after="160" w:line="259" w:lineRule="auto"/>
              <w:rPr>
                <w:ins w:id="231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ผลลัพธ์ของสุนัขทั้งหมด</w:t>
            </w:r>
          </w:p>
        </w:tc>
      </w:tr>
      <w:tr w:rsidR="00B63D53" w:rsidRPr="009F59E1" w14:paraId="6D3488A7" w14:textId="77777777" w:rsidTr="00EA1299">
        <w:trPr>
          <w:jc w:val="center"/>
        </w:trPr>
        <w:tc>
          <w:tcPr>
            <w:tcW w:w="403" w:type="pct"/>
          </w:tcPr>
          <w:p w14:paraId="012A1B2E" w14:textId="1002B454" w:rsidR="00B63D53" w:rsidRPr="009F59E1" w:rsidRDefault="00AB5442" w:rsidP="00B63D53">
            <w:pPr>
              <w:spacing w:after="160" w:line="259" w:lineRule="auto"/>
              <w:rPr>
                <w:rFonts w:ascii="TH SarabunPSK" w:hAnsi="TH SarabunPSK" w:cs="TH SarabunPSK" w:hint="cs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259</w:t>
            </w:r>
          </w:p>
        </w:tc>
        <w:tc>
          <w:tcPr>
            <w:tcW w:w="1531" w:type="pct"/>
          </w:tcPr>
          <w:p w14:paraId="476165FD" w14:textId="2A194AC9" w:rsidR="00B63D53" w:rsidRPr="009F59E1" w:rsidRDefault="00B63D53" w:rsidP="00B63D53">
            <w:pPr>
              <w:spacing w:after="160" w:line="259" w:lineRule="auto"/>
              <w:rPr>
                <w:rFonts w:ascii="TH SarabunPSK" w:hAnsi="TH SarabunPSK" w:cs="TH SarabunPSK" w:hint="cs"/>
              </w:rPr>
            </w:pPr>
            <w:ins w:id="23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>
              <w:rPr>
                <w:rFonts w:ascii="TH SarabunPSK" w:hAnsi="TH SarabunPSK" w:cs="TH SarabunPSK"/>
                <w:lang w:bidi="th-TH"/>
              </w:rPr>
              <w:t>104</w:t>
            </w:r>
            <w:ins w:id="231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3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="00AB5442">
              <w:rPr>
                <w:rFonts w:ascii="TH SarabunPSK" w:hAnsi="TH SarabunPSK" w:cs="TH SarabunPSK" w:hint="cs"/>
                <w:cs/>
                <w:lang w:bidi="th-TH"/>
              </w:rPr>
              <w:t>ค่าเริ่มต้น</w:t>
            </w:r>
            <w:r w:rsidRPr="009F59E1">
              <w:rPr>
                <w:rFonts w:ascii="TH SarabunPSK" w:hAnsi="TH SarabunPSK" w:cs="TH SarabunPSK" w:hint="cs"/>
                <w:cs/>
              </w:rPr>
              <w:t>แสดงผลเป็นเพศตรงข้าม</w:t>
            </w:r>
            <w:r>
              <w:rPr>
                <w:rFonts w:ascii="TH SarabunPSK" w:hAnsi="TH SarabunPSK" w:cs="TH SarabunPSK"/>
              </w:rPr>
              <w:t xml:space="preserve"> (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เมื่อสุนัขเป็นเพศผู้</w:t>
            </w:r>
            <w:r>
              <w:rPr>
                <w:rFonts w:ascii="TH SarabunPSK" w:hAnsi="TH SarabunPSK" w:cs="TH SarabunPSK"/>
              </w:rPr>
              <w:t>)</w:t>
            </w:r>
          </w:p>
        </w:tc>
        <w:tc>
          <w:tcPr>
            <w:tcW w:w="1918" w:type="pct"/>
          </w:tcPr>
          <w:p w14:paraId="7E92702D" w14:textId="282AFF98" w:rsidR="00B63D53" w:rsidRPr="009F59E1" w:rsidRDefault="00B63D53" w:rsidP="00B63D53">
            <w:pPr>
              <w:spacing w:after="160" w:line="259" w:lineRule="auto"/>
              <w:rPr>
                <w:rFonts w:ascii="TH SarabunPSK" w:hAnsi="TH SarabunPSK" w:cs="TH SarabunPSK" w:hint="cs"/>
              </w:rPr>
            </w:pPr>
            <w:r w:rsidRPr="009F59E1">
              <w:rPr>
                <w:rFonts w:ascii="TH SarabunPSK" w:hAnsi="TH SarabunPSK" w:cs="TH SarabunPSK" w:hint="cs"/>
              </w:rPr>
              <w:t>Female</w:t>
            </w:r>
          </w:p>
        </w:tc>
        <w:tc>
          <w:tcPr>
            <w:tcW w:w="1148" w:type="pct"/>
          </w:tcPr>
          <w:p w14:paraId="52E66EC6" w14:textId="5F43BEB9" w:rsidR="00B63D53" w:rsidRPr="009F59E1" w:rsidRDefault="00B63D53" w:rsidP="00B63D53">
            <w:pPr>
              <w:spacing w:after="160" w:line="259" w:lineRule="auto"/>
              <w:rPr>
                <w:rFonts w:ascii="TH SarabunPSK" w:hAnsi="TH SarabunPSK" w:cs="TH SarabunPSK" w:hint="cs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ผลลัพธ์ของสุนัขทั้งหมด</w:t>
            </w:r>
          </w:p>
        </w:tc>
      </w:tr>
      <w:tr w:rsidR="00B63D53" w:rsidRPr="009F59E1" w14:paraId="4F841467" w14:textId="77777777" w:rsidTr="00EA1299">
        <w:trPr>
          <w:jc w:val="center"/>
        </w:trPr>
        <w:tc>
          <w:tcPr>
            <w:tcW w:w="403" w:type="pct"/>
          </w:tcPr>
          <w:p w14:paraId="491DCE31" w14:textId="35105479" w:rsidR="00B63D53" w:rsidRPr="009F59E1" w:rsidRDefault="00AB5442" w:rsidP="00B63D5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260</w:t>
            </w:r>
          </w:p>
        </w:tc>
        <w:tc>
          <w:tcPr>
            <w:tcW w:w="1531" w:type="pct"/>
          </w:tcPr>
          <w:p w14:paraId="177BFCC7" w14:textId="2756C0B6" w:rsidR="00B63D53" w:rsidRPr="009F59E1" w:rsidRDefault="00B63D53" w:rsidP="00B63D53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</w:rPr>
              <w:t>I</w:t>
            </w:r>
            <w:ins w:id="23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>
              <w:rPr>
                <w:rFonts w:ascii="TH SarabunPSK" w:hAnsi="TH SarabunPSK" w:cs="TH SarabunPSK"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.1</w:t>
            </w:r>
            <w:ins w:id="23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3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="00AB5442">
              <w:rPr>
                <w:rFonts w:ascii="TH SarabunPSK" w:hAnsi="TH SarabunPSK" w:cs="TH SarabunPSK" w:hint="cs"/>
                <w:cs/>
                <w:lang w:bidi="th-TH"/>
              </w:rPr>
              <w:t>ค่าเริ่มต้น</w:t>
            </w:r>
            <w:r w:rsidRPr="009F59E1">
              <w:rPr>
                <w:rFonts w:ascii="TH SarabunPSK" w:hAnsi="TH SarabunPSK" w:cs="TH SarabunPSK" w:hint="cs"/>
                <w:cs/>
              </w:rPr>
              <w:t>แสดงผลเป็นเพศเดียวกัน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</w:rPr>
              <w:t>(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เมื่อสุนัขเป็นเพศเมีย</w:t>
            </w:r>
            <w:r>
              <w:rPr>
                <w:rFonts w:ascii="TH SarabunPSK" w:hAnsi="TH SarabunPSK" w:cs="TH SarabunPSK"/>
              </w:rPr>
              <w:t>)</w:t>
            </w:r>
          </w:p>
        </w:tc>
        <w:tc>
          <w:tcPr>
            <w:tcW w:w="1918" w:type="pct"/>
          </w:tcPr>
          <w:p w14:paraId="0A9D2301" w14:textId="64D604E4" w:rsidR="00B63D53" w:rsidRPr="009F59E1" w:rsidRDefault="00B63D53" w:rsidP="00B63D53">
            <w:pPr>
              <w:rPr>
                <w:rFonts w:ascii="TH SarabunPSK" w:hAnsi="TH SarabunPSK" w:cs="TH SarabunPSK"/>
              </w:rPr>
            </w:pPr>
            <w:r w:rsidRPr="00B63D53">
              <w:rPr>
                <w:rFonts w:ascii="TH SarabunPSK" w:hAnsi="TH SarabunPSK" w:cs="TH SarabunPSK" w:hint="cs"/>
                <w:color w:val="FF0000"/>
              </w:rPr>
              <w:t xml:space="preserve">Female </w:t>
            </w:r>
          </w:p>
        </w:tc>
        <w:tc>
          <w:tcPr>
            <w:tcW w:w="1148" w:type="pct"/>
          </w:tcPr>
          <w:p w14:paraId="4954A67E" w14:textId="77777777" w:rsidR="00B63D53" w:rsidRPr="009F59E1" w:rsidRDefault="00B63D53" w:rsidP="00B63D5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ไม่มีผลลัพธ์ที่ต้องการจะค้นหา</w:t>
            </w:r>
          </w:p>
        </w:tc>
      </w:tr>
      <w:tr w:rsidR="00B63D53" w:rsidRPr="009F59E1" w14:paraId="5A9418D3" w14:textId="77777777" w:rsidTr="00EA1299">
        <w:trPr>
          <w:jc w:val="center"/>
        </w:trPr>
        <w:tc>
          <w:tcPr>
            <w:tcW w:w="403" w:type="pct"/>
          </w:tcPr>
          <w:p w14:paraId="0967F585" w14:textId="55E944C5" w:rsidR="00B63D53" w:rsidRPr="009F59E1" w:rsidRDefault="00AB5442" w:rsidP="00B63D5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261</w:t>
            </w:r>
          </w:p>
        </w:tc>
        <w:tc>
          <w:tcPr>
            <w:tcW w:w="1531" w:type="pct"/>
          </w:tcPr>
          <w:p w14:paraId="7442AB7B" w14:textId="2A260B22" w:rsidR="00B63D53" w:rsidRPr="009F59E1" w:rsidRDefault="00B63D53" w:rsidP="00B63D53">
            <w:pPr>
              <w:rPr>
                <w:rFonts w:ascii="TH SarabunPSK" w:hAnsi="TH SarabunPSK" w:cs="TH SarabunPSK" w:hint="cs"/>
              </w:rPr>
            </w:pPr>
            <w:r w:rsidRPr="009F59E1">
              <w:rPr>
                <w:rFonts w:ascii="TH SarabunPSK" w:hAnsi="TH SarabunPSK" w:cs="TH SarabunPSK" w:hint="cs"/>
              </w:rPr>
              <w:t>I</w:t>
            </w:r>
            <w:ins w:id="23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>
              <w:rPr>
                <w:rFonts w:ascii="TH SarabunPSK" w:hAnsi="TH SarabunPSK" w:cs="TH SarabunPSK"/>
                <w:lang w:bidi="th-TH"/>
              </w:rPr>
              <w:t>4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.1</w:t>
            </w:r>
            <w:ins w:id="23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3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="00AB5442">
              <w:rPr>
                <w:rFonts w:ascii="TH SarabunPSK" w:hAnsi="TH SarabunPSK" w:cs="TH SarabunPSK" w:hint="cs"/>
                <w:cs/>
                <w:lang w:bidi="th-TH"/>
              </w:rPr>
              <w:t>ค่าเริ่มต้น</w:t>
            </w:r>
            <w:r w:rsidRPr="009F59E1">
              <w:rPr>
                <w:rFonts w:ascii="TH SarabunPSK" w:hAnsi="TH SarabunPSK" w:cs="TH SarabunPSK" w:hint="cs"/>
                <w:cs/>
              </w:rPr>
              <w:t>แสดงผลเป็นเพศเดียวกัน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</w:rPr>
              <w:t>(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เมื่อสุนัขเป็นเพศผู้</w:t>
            </w:r>
            <w:r>
              <w:rPr>
                <w:rFonts w:ascii="TH SarabunPSK" w:hAnsi="TH SarabunPSK" w:cs="TH SarabunPSK"/>
              </w:rPr>
              <w:t>)</w:t>
            </w:r>
          </w:p>
        </w:tc>
        <w:tc>
          <w:tcPr>
            <w:tcW w:w="1918" w:type="pct"/>
          </w:tcPr>
          <w:p w14:paraId="3CB9886B" w14:textId="6778B877" w:rsidR="00B63D53" w:rsidRPr="00B63D53" w:rsidRDefault="00B63D53" w:rsidP="00B63D53">
            <w:pPr>
              <w:rPr>
                <w:rFonts w:ascii="TH SarabunPSK" w:hAnsi="TH SarabunPSK" w:cs="TH SarabunPSK" w:hint="cs"/>
                <w:color w:val="FF0000"/>
              </w:rPr>
            </w:pPr>
            <w:r w:rsidRPr="00B63D53">
              <w:rPr>
                <w:rFonts w:ascii="TH SarabunPSK" w:hAnsi="TH SarabunPSK" w:cs="TH SarabunPSK" w:hint="cs"/>
                <w:color w:val="FF0000"/>
              </w:rPr>
              <w:t>Male</w:t>
            </w:r>
          </w:p>
        </w:tc>
        <w:tc>
          <w:tcPr>
            <w:tcW w:w="1148" w:type="pct"/>
          </w:tcPr>
          <w:p w14:paraId="34B338BA" w14:textId="1043CF0B" w:rsidR="00B63D53" w:rsidRPr="009F59E1" w:rsidRDefault="00B63D53" w:rsidP="00B63D53">
            <w:pPr>
              <w:rPr>
                <w:rFonts w:ascii="TH SarabunPSK" w:hAnsi="TH SarabunPSK" w:cs="TH SarabunPSK" w:hint="cs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ไม่มีผลลัพธ์ที่ต้องการจะค้นหา</w:t>
            </w:r>
          </w:p>
        </w:tc>
      </w:tr>
      <w:tr w:rsidR="00B63D53" w:rsidRPr="009F59E1" w14:paraId="10E3C9E2" w14:textId="77777777" w:rsidTr="00EA1299">
        <w:trPr>
          <w:jc w:val="center"/>
          <w:ins w:id="2321" w:author="วันวิสา ประดิษฐอุกฤษฎ์" w:date="2021-10-11T19:31:00Z"/>
        </w:trPr>
        <w:tc>
          <w:tcPr>
            <w:tcW w:w="403" w:type="pct"/>
          </w:tcPr>
          <w:p w14:paraId="190F8B16" w14:textId="4935A44E" w:rsidR="00B63D53" w:rsidRPr="009F59E1" w:rsidRDefault="00AB5442" w:rsidP="00B63D53">
            <w:pPr>
              <w:spacing w:after="160" w:line="259" w:lineRule="auto"/>
              <w:rPr>
                <w:ins w:id="2322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262</w:t>
            </w:r>
          </w:p>
        </w:tc>
        <w:tc>
          <w:tcPr>
            <w:tcW w:w="1531" w:type="pct"/>
          </w:tcPr>
          <w:p w14:paraId="04579267" w14:textId="36A18C01" w:rsidR="00B63D53" w:rsidRPr="009F59E1" w:rsidRDefault="00B63D53" w:rsidP="00B63D53">
            <w:pPr>
              <w:spacing w:after="160" w:line="259" w:lineRule="auto"/>
              <w:rPr>
                <w:ins w:id="2323" w:author="วันวิสา ประดิษฐอุกฤษฎ์" w:date="2021-10-11T19:31:00Z"/>
                <w:rFonts w:ascii="TH SarabunPSK" w:hAnsi="TH SarabunPSK" w:cs="TH SarabunPSK"/>
              </w:rPr>
            </w:pPr>
            <w:ins w:id="23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 w:rsidR="00AB5442">
              <w:rPr>
                <w:rFonts w:ascii="TH SarabunPSK" w:hAnsi="TH SarabunPSK" w:cs="TH SarabunPSK" w:hint="cs"/>
                <w:cs/>
                <w:lang w:bidi="th-TH"/>
              </w:rPr>
              <w:t>5</w:t>
            </w:r>
            <w:ins w:id="23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3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="00AB5442">
              <w:rPr>
                <w:rFonts w:ascii="TH SarabunPSK" w:hAnsi="TH SarabunPSK" w:cs="TH SarabunPSK" w:hint="cs"/>
                <w:cs/>
                <w:lang w:bidi="th-TH"/>
              </w:rPr>
              <w:t>ค่าเริ่มต้น</w:t>
            </w:r>
            <w:r w:rsidRPr="009F59E1">
              <w:rPr>
                <w:rFonts w:ascii="TH SarabunPSK" w:hAnsi="TH SarabunPSK" w:cs="TH SarabunPSK" w:hint="cs"/>
                <w:cs/>
              </w:rPr>
              <w:t>แสดงผล</w:t>
            </w:r>
            <w:r w:rsidR="00AB5442">
              <w:rPr>
                <w:rFonts w:ascii="TH SarabunPSK" w:hAnsi="TH SarabunPSK" w:cs="TH SarabunPSK" w:hint="cs"/>
                <w:cs/>
                <w:lang w:bidi="th-TH"/>
              </w:rPr>
              <w:t>อายุ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1 ปี</w:t>
            </w:r>
          </w:p>
        </w:tc>
        <w:tc>
          <w:tcPr>
            <w:tcW w:w="1918" w:type="pct"/>
          </w:tcPr>
          <w:p w14:paraId="2E9830DE" w14:textId="77777777" w:rsidR="00B63D53" w:rsidRPr="009F59E1" w:rsidRDefault="00B63D53" w:rsidP="00B63D53">
            <w:pPr>
              <w:spacing w:after="160" w:line="259" w:lineRule="auto"/>
              <w:rPr>
                <w:ins w:id="232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1 ปี</w:t>
            </w:r>
          </w:p>
        </w:tc>
        <w:tc>
          <w:tcPr>
            <w:tcW w:w="1148" w:type="pct"/>
          </w:tcPr>
          <w:p w14:paraId="1F977803" w14:textId="77777777" w:rsidR="00B63D53" w:rsidRPr="009F59E1" w:rsidRDefault="00B63D53" w:rsidP="00B63D53">
            <w:pPr>
              <w:spacing w:after="160" w:line="259" w:lineRule="auto"/>
              <w:rPr>
                <w:ins w:id="232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ผลลัพธ์ของสุนัขทั้งหมด</w:t>
            </w:r>
          </w:p>
        </w:tc>
      </w:tr>
      <w:tr w:rsidR="00B63D53" w:rsidRPr="009F59E1" w14:paraId="0378CBBC" w14:textId="77777777" w:rsidTr="00EA1299">
        <w:trPr>
          <w:jc w:val="center"/>
        </w:trPr>
        <w:tc>
          <w:tcPr>
            <w:tcW w:w="403" w:type="pct"/>
          </w:tcPr>
          <w:p w14:paraId="0DC49ED3" w14:textId="5E60A6EF" w:rsidR="00B63D53" w:rsidRPr="009F59E1" w:rsidRDefault="00AB5442" w:rsidP="00B63D5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263</w:t>
            </w:r>
          </w:p>
        </w:tc>
        <w:tc>
          <w:tcPr>
            <w:tcW w:w="1531" w:type="pct"/>
          </w:tcPr>
          <w:p w14:paraId="4B0DAF36" w14:textId="16DF6940" w:rsidR="00B63D53" w:rsidRPr="009F59E1" w:rsidRDefault="00B63D53" w:rsidP="00B63D5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AB5442">
              <w:rPr>
                <w:rFonts w:ascii="TH SarabunPSK" w:hAnsi="TH SarabunPSK" w:cs="TH SarabunPSK" w:hint="cs"/>
                <w:cs/>
                <w:lang w:bidi="th-TH"/>
              </w:rPr>
              <w:t>79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แสดงอายุ 2 ปี </w:t>
            </w:r>
          </w:p>
          <w:p w14:paraId="67078B0C" w14:textId="77777777" w:rsidR="00B63D53" w:rsidRPr="009F59E1" w:rsidRDefault="00B63D53" w:rsidP="00B63D53">
            <w:pPr>
              <w:rPr>
                <w:rFonts w:ascii="TH SarabunPSK" w:hAnsi="TH SarabunPSK" w:cs="TH SarabunPSK"/>
              </w:rPr>
            </w:pPr>
          </w:p>
        </w:tc>
        <w:tc>
          <w:tcPr>
            <w:tcW w:w="1918" w:type="pct"/>
          </w:tcPr>
          <w:p w14:paraId="276E42CC" w14:textId="77777777" w:rsidR="00B63D53" w:rsidRPr="009F59E1" w:rsidRDefault="00B63D53" w:rsidP="00B63D5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2 ปี </w:t>
            </w:r>
          </w:p>
        </w:tc>
        <w:tc>
          <w:tcPr>
            <w:tcW w:w="1148" w:type="pct"/>
          </w:tcPr>
          <w:p w14:paraId="4C05541D" w14:textId="77777777" w:rsidR="00B63D53" w:rsidRPr="009F59E1" w:rsidRDefault="00B63D53" w:rsidP="00B63D5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ผลลัพธ์ของสุนัขทั้งหมด</w:t>
            </w:r>
          </w:p>
        </w:tc>
      </w:tr>
      <w:tr w:rsidR="00B63D53" w:rsidRPr="009F59E1" w14:paraId="2923C838" w14:textId="77777777" w:rsidTr="00EA1299">
        <w:trPr>
          <w:jc w:val="center"/>
        </w:trPr>
        <w:tc>
          <w:tcPr>
            <w:tcW w:w="403" w:type="pct"/>
          </w:tcPr>
          <w:p w14:paraId="4C2C8DB0" w14:textId="1412ADFF" w:rsidR="00B63D53" w:rsidRPr="009F59E1" w:rsidRDefault="00AB5442" w:rsidP="00B63D5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264</w:t>
            </w:r>
          </w:p>
        </w:tc>
        <w:tc>
          <w:tcPr>
            <w:tcW w:w="1531" w:type="pct"/>
          </w:tcPr>
          <w:p w14:paraId="64448116" w14:textId="0B6E1AC5" w:rsidR="00B63D53" w:rsidRPr="009F59E1" w:rsidRDefault="00B63D53" w:rsidP="00B63D5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AB5442">
              <w:rPr>
                <w:rFonts w:ascii="TH SarabunPSK" w:hAnsi="TH SarabunPSK" w:cs="TH SarabunPSK" w:hint="cs"/>
                <w:cs/>
                <w:lang w:bidi="th-TH"/>
              </w:rPr>
              <w:t>80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แสดงอายุ 12 ปี</w:t>
            </w:r>
          </w:p>
        </w:tc>
        <w:tc>
          <w:tcPr>
            <w:tcW w:w="1918" w:type="pct"/>
          </w:tcPr>
          <w:p w14:paraId="33191544" w14:textId="77777777" w:rsidR="00B63D53" w:rsidRPr="009F59E1" w:rsidRDefault="00B63D53" w:rsidP="00B63D5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12 ปี </w:t>
            </w:r>
          </w:p>
        </w:tc>
        <w:tc>
          <w:tcPr>
            <w:tcW w:w="1148" w:type="pct"/>
          </w:tcPr>
          <w:p w14:paraId="6451973C" w14:textId="77777777" w:rsidR="00B63D53" w:rsidRPr="009F59E1" w:rsidRDefault="00B63D53" w:rsidP="00B63D5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ผลลัพธ์ของสุนัขทั้งหมด</w:t>
            </w:r>
          </w:p>
        </w:tc>
      </w:tr>
      <w:tr w:rsidR="00B63D53" w:rsidRPr="009F59E1" w14:paraId="6B6D4EF6" w14:textId="77777777" w:rsidTr="00EA1299">
        <w:trPr>
          <w:jc w:val="center"/>
        </w:trPr>
        <w:tc>
          <w:tcPr>
            <w:tcW w:w="403" w:type="pct"/>
          </w:tcPr>
          <w:p w14:paraId="5CC4C3A4" w14:textId="55F9D2B8" w:rsidR="00B63D53" w:rsidRPr="009F59E1" w:rsidRDefault="00AB5442" w:rsidP="00B63D5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265</w:t>
            </w:r>
          </w:p>
        </w:tc>
        <w:tc>
          <w:tcPr>
            <w:tcW w:w="1531" w:type="pct"/>
          </w:tcPr>
          <w:p w14:paraId="0392465F" w14:textId="6AEFB8AB" w:rsidR="00B63D53" w:rsidRPr="009F59E1" w:rsidRDefault="00B63D53" w:rsidP="00B63D5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VB</w:t>
            </w:r>
            <w:r w:rsidR="00AB5442">
              <w:rPr>
                <w:rFonts w:ascii="TH SarabunPSK" w:hAnsi="TH SarabunPSK" w:cs="TH SarabunPSK" w:hint="cs"/>
                <w:cs/>
                <w:lang w:bidi="th-TH"/>
              </w:rPr>
              <w:t>81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แสดงอายุ 13 ปี</w:t>
            </w:r>
          </w:p>
        </w:tc>
        <w:tc>
          <w:tcPr>
            <w:tcW w:w="1918" w:type="pct"/>
          </w:tcPr>
          <w:p w14:paraId="1DA24B2F" w14:textId="77777777" w:rsidR="00B63D53" w:rsidRPr="009F59E1" w:rsidRDefault="00B63D53" w:rsidP="00B63D5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13 ปี</w:t>
            </w:r>
          </w:p>
        </w:tc>
        <w:tc>
          <w:tcPr>
            <w:tcW w:w="1148" w:type="pct"/>
          </w:tcPr>
          <w:p w14:paraId="762B050A" w14:textId="77777777" w:rsidR="00B63D53" w:rsidRPr="009F59E1" w:rsidRDefault="00B63D53" w:rsidP="00B63D5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ผลลัพธ์ของสุนัขทั้งหมด</w:t>
            </w:r>
          </w:p>
        </w:tc>
      </w:tr>
      <w:tr w:rsidR="00B63D53" w:rsidRPr="009F59E1" w14:paraId="5EF26966" w14:textId="77777777" w:rsidTr="00EA1299">
        <w:trPr>
          <w:jc w:val="center"/>
        </w:trPr>
        <w:tc>
          <w:tcPr>
            <w:tcW w:w="403" w:type="pct"/>
          </w:tcPr>
          <w:p w14:paraId="5B7B16CC" w14:textId="765D319D" w:rsidR="00B63D53" w:rsidRPr="009F59E1" w:rsidRDefault="00AB5442" w:rsidP="00B63D5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266</w:t>
            </w:r>
          </w:p>
        </w:tc>
        <w:tc>
          <w:tcPr>
            <w:tcW w:w="1531" w:type="pct"/>
          </w:tcPr>
          <w:p w14:paraId="1C266B73" w14:textId="4913C7A9" w:rsidR="00B63D53" w:rsidRPr="009F59E1" w:rsidRDefault="00B63D53" w:rsidP="00B63D53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IVB</w:t>
            </w:r>
            <w:r w:rsidR="00AB5442">
              <w:rPr>
                <w:rFonts w:ascii="TH SarabunPSK" w:hAnsi="TH SarabunPSK" w:cs="TH SarabunPSK" w:hint="cs"/>
                <w:cs/>
                <w:lang w:bidi="th-TH"/>
              </w:rPr>
              <w:t>41</w:t>
            </w:r>
            <w:r w:rsidRPr="009F59E1">
              <w:rPr>
                <w:rFonts w:ascii="TH SarabunPSK" w:hAnsi="TH SarabunPSK" w:cs="TH SarabunPSK" w:hint="cs"/>
              </w:rPr>
              <w:t xml:space="preserve">– </w:t>
            </w:r>
            <w:r w:rsidRPr="009F59E1">
              <w:rPr>
                <w:rFonts w:ascii="TH SarabunPSK" w:hAnsi="TH SarabunPSK" w:cs="TH SarabunPSK" w:hint="cs"/>
                <w:cs/>
              </w:rPr>
              <w:t>แสดงอายุ 14 ปี</w:t>
            </w:r>
          </w:p>
        </w:tc>
        <w:tc>
          <w:tcPr>
            <w:tcW w:w="1918" w:type="pct"/>
          </w:tcPr>
          <w:p w14:paraId="08F4DE5E" w14:textId="77777777" w:rsidR="00B63D53" w:rsidRPr="009F59E1" w:rsidRDefault="00B63D53" w:rsidP="00B63D53">
            <w:pPr>
              <w:rPr>
                <w:rFonts w:ascii="TH SarabunPSK" w:hAnsi="TH SarabunPSK" w:cs="TH SarabunPSK"/>
                <w:cs/>
              </w:rPr>
            </w:pPr>
            <w:r w:rsidRPr="00AB5442">
              <w:rPr>
                <w:rFonts w:ascii="TH SarabunPSK" w:hAnsi="TH SarabunPSK" w:cs="TH SarabunPSK" w:hint="cs"/>
                <w:color w:val="FF0000"/>
                <w:cs/>
              </w:rPr>
              <w:t xml:space="preserve">14 ปี </w:t>
            </w:r>
          </w:p>
        </w:tc>
        <w:tc>
          <w:tcPr>
            <w:tcW w:w="1148" w:type="pct"/>
          </w:tcPr>
          <w:p w14:paraId="3503697B" w14:textId="77777777" w:rsidR="00B63D53" w:rsidRPr="009F59E1" w:rsidRDefault="00B63D53" w:rsidP="00B63D53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ไม่มีผลลัพธ์ที่ต้องการจะค้นหา</w:t>
            </w:r>
          </w:p>
        </w:tc>
      </w:tr>
    </w:tbl>
    <w:p w14:paraId="3BC8EE8C" w14:textId="64FD4C3E" w:rsidR="00E9792E" w:rsidRDefault="00E9792E" w:rsidP="00E9792E">
      <w:pPr>
        <w:jc w:val="thaiDistribute"/>
        <w:rPr>
          <w:rFonts w:ascii="TH SarabunPSK" w:hAnsi="TH SarabunPSK" w:cs="TH SarabunPSK" w:hint="cs"/>
          <w:lang w:bidi="th-TH"/>
        </w:rPr>
      </w:pPr>
      <w:r w:rsidRPr="009F59E1">
        <w:rPr>
          <w:rFonts w:ascii="TH SarabunPSK" w:hAnsi="TH SarabunPSK" w:cs="TH SarabunPSK" w:hint="cs"/>
          <w:b/>
          <w:bCs/>
          <w:u w:val="single"/>
          <w:cs/>
        </w:rPr>
        <w:t>หมายเหตุ</w:t>
      </w:r>
      <w:r w:rsidRPr="009F59E1">
        <w:rPr>
          <w:rFonts w:ascii="TH SarabunPSK" w:hAnsi="TH SarabunPSK" w:cs="TH SarabunPSK" w:hint="cs"/>
          <w:b/>
          <w:bCs/>
          <w:cs/>
        </w:rPr>
        <w:t xml:space="preserve"> </w:t>
      </w:r>
      <w:r w:rsidRPr="009F59E1">
        <w:rPr>
          <w:rFonts w:ascii="TH SarabunPSK" w:hAnsi="TH SarabunPSK" w:cs="TH SarabunPSK" w:hint="cs"/>
          <w:cs/>
        </w:rPr>
        <w:t xml:space="preserve">สำหรับ </w:t>
      </w:r>
      <w:r w:rsidRPr="009F59E1">
        <w:rPr>
          <w:rFonts w:ascii="TH SarabunPSK" w:hAnsi="TH SarabunPSK" w:cs="TH SarabunPSK" w:hint="cs"/>
        </w:rPr>
        <w:t>VB</w:t>
      </w:r>
      <w:r>
        <w:rPr>
          <w:rFonts w:ascii="TH SarabunPSK" w:hAnsi="TH SarabunPSK" w:cs="TH SarabunPSK" w:hint="cs"/>
          <w:cs/>
          <w:lang w:bidi="th-TH"/>
        </w:rPr>
        <w:t xml:space="preserve">78 </w:t>
      </w:r>
      <w:r w:rsidRPr="009F59E1">
        <w:rPr>
          <w:rFonts w:ascii="TH SarabunPSK" w:hAnsi="TH SarabunPSK" w:cs="TH SarabunPSK" w:hint="cs"/>
          <w:cs/>
        </w:rPr>
        <w:t xml:space="preserve">ไม่จำเป็นต้องทดสอบ เนื่องจากถูกครอบคลุมอยู่ใน </w:t>
      </w:r>
      <w:r w:rsidRPr="009F59E1">
        <w:rPr>
          <w:rFonts w:ascii="TH SarabunPSK" w:hAnsi="TH SarabunPSK" w:cs="TH SarabunPSK" w:hint="cs"/>
        </w:rPr>
        <w:t xml:space="preserve">Test Case </w:t>
      </w:r>
      <w:r w:rsidRPr="009F59E1">
        <w:rPr>
          <w:rFonts w:ascii="TH SarabunPSK" w:hAnsi="TH SarabunPSK" w:cs="TH SarabunPSK" w:hint="cs"/>
          <w:cs/>
        </w:rPr>
        <w:t xml:space="preserve">ที่  </w:t>
      </w:r>
      <w:r>
        <w:rPr>
          <w:rFonts w:ascii="TH SarabunPSK" w:hAnsi="TH SarabunPSK" w:cs="TH SarabunPSK" w:hint="cs"/>
          <w:cs/>
          <w:lang w:bidi="th-TH"/>
        </w:rPr>
        <w:t>262</w:t>
      </w:r>
    </w:p>
    <w:p w14:paraId="7B7FB944" w14:textId="6DF35605" w:rsidR="00B01B30" w:rsidRPr="009F59E1" w:rsidRDefault="00B01B30" w:rsidP="00D01AD3">
      <w:pPr>
        <w:jc w:val="thaiDistribute"/>
        <w:rPr>
          <w:rFonts w:ascii="TH SarabunPSK" w:hAnsi="TH SarabunPSK" w:cs="TH SarabunPSK"/>
          <w:lang w:bidi="th-TH"/>
        </w:rPr>
      </w:pPr>
    </w:p>
    <w:p w14:paraId="4CD5C789" w14:textId="4054A544" w:rsidR="00734CAF" w:rsidRPr="009F59E1" w:rsidRDefault="00734CAF" w:rsidP="00B07197">
      <w:pPr>
        <w:rPr>
          <w:rFonts w:ascii="TH SarabunPSK" w:hAnsi="TH SarabunPSK" w:cs="TH SarabunPSK" w:hint="cs"/>
          <w:lang w:bidi="th-TH"/>
        </w:rPr>
      </w:pPr>
    </w:p>
    <w:p w14:paraId="792EB612" w14:textId="2ECEBFAF" w:rsidR="00734CAF" w:rsidRPr="009F59E1" w:rsidRDefault="00734CAF" w:rsidP="00734CA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7.7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F36EE" w:rsidRPr="009F59E1">
        <w:rPr>
          <w:rFonts w:ascii="TH SarabunPSK" w:hAnsi="TH SarabunPSK" w:cs="TH SarabunPSK" w:hint="cs"/>
          <w:b/>
          <w:bCs/>
          <w:lang w:bidi="th-TH"/>
        </w:rPr>
        <w:t>7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] </w:t>
      </w:r>
      <w:r w:rsidRPr="009F59E1">
        <w:rPr>
          <w:rFonts w:ascii="TH SarabunPSK" w:hAnsi="TH SarabunPSK" w:cs="TH SarabunPSK" w:hint="cs"/>
          <w:b/>
          <w:bCs/>
        </w:rPr>
        <w:t>Find Size</w:t>
      </w:r>
    </w:p>
    <w:p w14:paraId="100BC6C7" w14:textId="49515C3D" w:rsidR="00734CAF" w:rsidRPr="009F59E1" w:rsidRDefault="00734CAF" w:rsidP="00734CA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7.7.1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2E8600F1" w14:textId="77777777" w:rsidR="00734CAF" w:rsidRPr="009F59E1" w:rsidRDefault="00734CAF" w:rsidP="00734CAF">
      <w:pPr>
        <w:rPr>
          <w:rFonts w:ascii="TH SarabunPSK" w:hAnsi="TH SarabunPSK" w:cs="TH SarabunPSK"/>
        </w:rPr>
      </w:pPr>
      <w:ins w:id="232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ab/>
        </w:r>
      </w:ins>
      <w:bookmarkStart w:id="2330" w:name="_Hlk97986704"/>
      <w:r w:rsidRPr="009F59E1">
        <w:rPr>
          <w:rFonts w:ascii="TH SarabunPSK" w:hAnsi="TH SarabunPSK" w:cs="TH SarabunPSK" w:hint="cs"/>
          <w:cs/>
        </w:rPr>
        <w:t>ระบบสำหรับการค้นหาสุนัข โดยเลือก ขนาด (</w:t>
      </w:r>
      <w:r w:rsidRPr="009F59E1">
        <w:rPr>
          <w:rFonts w:ascii="TH SarabunPSK" w:hAnsi="TH SarabunPSK" w:cs="TH SarabunPSK" w:hint="cs"/>
        </w:rPr>
        <w:t>Size</w:t>
      </w:r>
      <w:r w:rsidRPr="009F59E1">
        <w:rPr>
          <w:rFonts w:ascii="TH SarabunPSK" w:hAnsi="TH SarabunPSK" w:cs="TH SarabunPSK" w:hint="cs"/>
          <w:cs/>
        </w:rPr>
        <w:t>)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ของสุนัข</w:t>
      </w:r>
      <w:bookmarkEnd w:id="2330"/>
    </w:p>
    <w:p w14:paraId="516A7456" w14:textId="7D5CFEB8" w:rsidR="00734CAF" w:rsidRPr="009F59E1" w:rsidRDefault="00734CAF" w:rsidP="00734CA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7.7.2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7BFDE81F" w14:textId="77777777" w:rsidR="00734CAF" w:rsidRPr="009F59E1" w:rsidRDefault="00734CAF" w:rsidP="00734CAF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ผู้ใช้จะสามารถเลือกดูรายละเอียดของสุนัขได้ (</w:t>
      </w:r>
      <w:r w:rsidRPr="009F59E1">
        <w:rPr>
          <w:rFonts w:ascii="TH SarabunPSK" w:hAnsi="TH SarabunPSK" w:cs="TH SarabunPSK" w:hint="cs"/>
        </w:rPr>
        <w:t>Dog Profile)</w:t>
      </w:r>
    </w:p>
    <w:p w14:paraId="56BEE825" w14:textId="13C60E87" w:rsidR="00734CAF" w:rsidRPr="009F59E1" w:rsidRDefault="00734CAF" w:rsidP="00734CA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7.7.3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74DCA915" w14:textId="191DB55D" w:rsidR="00734CAF" w:rsidRPr="009F59E1" w:rsidRDefault="00734CAF" w:rsidP="00734CA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TC0</w:t>
      </w:r>
      <w:r w:rsidRPr="009F59E1">
        <w:rPr>
          <w:rFonts w:ascii="TH SarabunPSK" w:hAnsi="TH SarabunPSK" w:cs="TH SarabunPSK" w:hint="cs"/>
          <w:cs/>
          <w:lang w:bidi="th-TH"/>
        </w:rPr>
        <w:t>7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รายละเอียดการทำงานของยูสเคส </w:t>
      </w:r>
      <w:r w:rsidRPr="009F59E1">
        <w:rPr>
          <w:rFonts w:ascii="TH SarabunPSK" w:hAnsi="TH SarabunPSK" w:cs="TH SarabunPSK" w:hint="cs"/>
        </w:rPr>
        <w:t>List Dog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2605"/>
        <w:gridCol w:w="6390"/>
      </w:tblGrid>
      <w:tr w:rsidR="00734CAF" w:rsidRPr="009F59E1" w14:paraId="7F891264" w14:textId="77777777" w:rsidTr="00F5461B">
        <w:trPr>
          <w:jc w:val="center"/>
          <w:ins w:id="233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504F7C12" w14:textId="77777777" w:rsidR="00734CAF" w:rsidRPr="009F59E1" w:rsidRDefault="00734CAF" w:rsidP="00F5461B">
            <w:pPr>
              <w:spacing w:after="160" w:line="259" w:lineRule="auto"/>
              <w:rPr>
                <w:ins w:id="233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6390" w:type="dxa"/>
          </w:tcPr>
          <w:p w14:paraId="145798AE" w14:textId="77777777" w:rsidR="00734CAF" w:rsidRPr="009F59E1" w:rsidRDefault="00734CAF" w:rsidP="00F5461B">
            <w:pPr>
              <w:spacing w:after="160" w:line="259" w:lineRule="auto"/>
              <w:rPr>
                <w:ins w:id="233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แอปพลิเคชันหาคู่สุนัข</w:t>
            </w:r>
          </w:p>
        </w:tc>
      </w:tr>
      <w:tr w:rsidR="00734CAF" w:rsidRPr="009F59E1" w14:paraId="694CFA3C" w14:textId="77777777" w:rsidTr="00F5461B">
        <w:trPr>
          <w:jc w:val="center"/>
          <w:ins w:id="233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48937599" w14:textId="77777777" w:rsidR="00734CAF" w:rsidRPr="009F59E1" w:rsidRDefault="00734CAF" w:rsidP="00F5461B">
            <w:pPr>
              <w:spacing w:after="160" w:line="259" w:lineRule="auto"/>
              <w:rPr>
                <w:ins w:id="233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6390" w:type="dxa"/>
          </w:tcPr>
          <w:p w14:paraId="5C133E61" w14:textId="77777777" w:rsidR="00734CAF" w:rsidRPr="009F59E1" w:rsidRDefault="00734CAF" w:rsidP="00F5461B">
            <w:pPr>
              <w:spacing w:after="160" w:line="259" w:lineRule="auto"/>
              <w:rPr>
                <w:ins w:id="233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List Dog</w:t>
            </w:r>
          </w:p>
        </w:tc>
      </w:tr>
      <w:tr w:rsidR="00734CAF" w:rsidRPr="009F59E1" w14:paraId="7985276C" w14:textId="77777777" w:rsidTr="00F5461B">
        <w:trPr>
          <w:jc w:val="center"/>
          <w:ins w:id="2339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4928B852" w14:textId="77777777" w:rsidR="00734CAF" w:rsidRPr="009F59E1" w:rsidRDefault="00734CAF" w:rsidP="00F5461B">
            <w:pPr>
              <w:spacing w:after="160" w:line="259" w:lineRule="auto"/>
              <w:rPr>
                <w:ins w:id="234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4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6390" w:type="dxa"/>
          </w:tcPr>
          <w:p w14:paraId="3A340A8A" w14:textId="77777777" w:rsidR="00734CAF" w:rsidRPr="009F59E1" w:rsidRDefault="00734CAF" w:rsidP="00F5461B">
            <w:pPr>
              <w:spacing w:after="160" w:line="259" w:lineRule="auto"/>
              <w:rPr>
                <w:ins w:id="234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734CAF" w:rsidRPr="009F59E1" w14:paraId="12A9EE93" w14:textId="77777777" w:rsidTr="00F5461B">
        <w:trPr>
          <w:jc w:val="center"/>
          <w:ins w:id="2343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4464B88" w14:textId="77777777" w:rsidR="00734CAF" w:rsidRPr="009F59E1" w:rsidRDefault="00734CAF" w:rsidP="00F5461B">
            <w:pPr>
              <w:spacing w:after="160" w:line="259" w:lineRule="auto"/>
              <w:rPr>
                <w:ins w:id="234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4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6390" w:type="dxa"/>
          </w:tcPr>
          <w:p w14:paraId="17CC4619" w14:textId="77777777" w:rsidR="00734CAF" w:rsidRPr="009F59E1" w:rsidRDefault="00734CAF" w:rsidP="00F5461B">
            <w:pPr>
              <w:spacing w:after="160" w:line="259" w:lineRule="auto"/>
              <w:rPr>
                <w:ins w:id="2346" w:author="วันวิสา ประดิษฐอุกฤษฎ์" w:date="2021-10-11T19:31:00Z"/>
                <w:rFonts w:ascii="TH SarabunPSK" w:hAnsi="TH SarabunPSK" w:cs="TH SarabunPSK"/>
              </w:rPr>
            </w:pPr>
            <w:ins w:id="23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734CAF" w:rsidRPr="009F59E1" w14:paraId="42593F67" w14:textId="77777777" w:rsidTr="00F5461B">
        <w:trPr>
          <w:jc w:val="center"/>
          <w:ins w:id="2348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1C322771" w14:textId="77777777" w:rsidR="00734CAF" w:rsidRPr="009F59E1" w:rsidRDefault="00734CAF" w:rsidP="00F5461B">
            <w:pPr>
              <w:spacing w:after="160" w:line="259" w:lineRule="auto"/>
              <w:rPr>
                <w:ins w:id="234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5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6390" w:type="dxa"/>
          </w:tcPr>
          <w:p w14:paraId="4B1FC9B4" w14:textId="77777777" w:rsidR="00734CAF" w:rsidRPr="009F59E1" w:rsidRDefault="00734CAF" w:rsidP="00F5461B">
            <w:pPr>
              <w:spacing w:after="160" w:line="259" w:lineRule="auto"/>
              <w:jc w:val="both"/>
              <w:rPr>
                <w:ins w:id="2351" w:author="วันวิสา ประดิษฐอุกฤษฎ์" w:date="2021-10-11T19:31:00Z"/>
                <w:rFonts w:ascii="TH SarabunPSK" w:hAnsi="TH SarabunPSK" w:cs="TH SarabunPSK"/>
              </w:rPr>
            </w:pPr>
            <w:ins w:id="23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1 - 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ยูสเคสเริ่มต้นเมื่อผู้ใช้เลือกฟังก์ชัน </w:t>
              </w:r>
            </w:ins>
            <w:r w:rsidRPr="009F59E1">
              <w:rPr>
                <w:rFonts w:ascii="TH SarabunPSK" w:hAnsi="TH SarabunPSK" w:cs="TH SarabunPSK" w:hint="cs"/>
              </w:rPr>
              <w:t>List Dog</w:t>
            </w:r>
          </w:p>
          <w:p w14:paraId="1D89EC50" w14:textId="77777777" w:rsidR="00734CAF" w:rsidRPr="009F59E1" w:rsidRDefault="00734CAF" w:rsidP="00F5461B">
            <w:pPr>
              <w:spacing w:after="160" w:line="259" w:lineRule="auto"/>
              <w:jc w:val="both"/>
              <w:rPr>
                <w:ins w:id="2353" w:author="วันวิสา ประดิษฐอุกฤษฎ์" w:date="2021-10-11T19:31:00Z"/>
                <w:rFonts w:ascii="TH SarabunPSK" w:hAnsi="TH SarabunPSK" w:cs="TH SarabunPSK"/>
              </w:rPr>
            </w:pPr>
            <w:ins w:id="23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2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3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ระบบเรียกข้อมูลของสุนัข    </w:t>
            </w:r>
          </w:p>
          <w:p w14:paraId="4F3B7E72" w14:textId="77777777" w:rsidR="00734CAF" w:rsidRPr="009F59E1" w:rsidRDefault="00734CAF" w:rsidP="00F5461B">
            <w:pPr>
              <w:spacing w:after="160" w:line="259" w:lineRule="auto"/>
              <w:jc w:val="both"/>
              <w:rPr>
                <w:rFonts w:ascii="TH SarabunPSK" w:hAnsi="TH SarabunPSK" w:cs="TH SarabunPSK"/>
              </w:rPr>
            </w:pPr>
            <w:ins w:id="235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3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3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  <w:r w:rsidRPr="009F59E1">
                <w:rPr>
                  <w:rFonts w:ascii="TH SarabunPSK" w:hAnsi="TH SarabunPSK" w:cs="TH SarabunPSK" w:hint="cs"/>
                  <w:cs/>
                </w:rPr>
                <w:t>ระบบ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ค้นหาข้อมูลสุนัขทั้งหมด</w:t>
            </w:r>
          </w:p>
          <w:p w14:paraId="386EBCE6" w14:textId="77777777" w:rsidR="00734CAF" w:rsidRPr="009F59E1" w:rsidRDefault="00734CAF" w:rsidP="00F5461B">
            <w:pPr>
              <w:spacing w:after="160" w:line="259" w:lineRule="auto"/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   3.1 ระบบค้นหาข้อมูลของสุนัขจากฐานข้อมูล</w:t>
            </w:r>
          </w:p>
          <w:p w14:paraId="0B518319" w14:textId="77777777" w:rsidR="00734CAF" w:rsidRPr="009F59E1" w:rsidRDefault="00734CAF" w:rsidP="00F5461B">
            <w:pPr>
              <w:spacing w:after="160" w:line="259" w:lineRule="auto"/>
              <w:jc w:val="both"/>
              <w:rPr>
                <w:ins w:id="235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   3.2 ระบบคืนค่าข้อมูล</w:t>
            </w:r>
          </w:p>
          <w:p w14:paraId="511F0AC2" w14:textId="77777777" w:rsidR="00734CAF" w:rsidRPr="009F59E1" w:rsidRDefault="00734CAF" w:rsidP="00F5461B">
            <w:pPr>
              <w:spacing w:after="160" w:line="259" w:lineRule="auto"/>
              <w:jc w:val="both"/>
              <w:rPr>
                <w:ins w:id="2359" w:author="วันวิสา ประดิษฐอุกฤษฎ์" w:date="2021-10-11T19:31:00Z"/>
                <w:rFonts w:ascii="TH SarabunPSK" w:hAnsi="TH SarabunPSK" w:cs="TH SarabunPSK"/>
              </w:rPr>
            </w:pPr>
            <w:ins w:id="23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4 -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ระบบ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จะแสดงข้อมูลสุนัขที่ผู้ใช้เลือกจากฐานข้อมูล</w:t>
            </w:r>
          </w:p>
          <w:p w14:paraId="2EEC828E" w14:textId="77777777" w:rsidR="00734CAF" w:rsidRPr="009F59E1" w:rsidRDefault="00734CAF" w:rsidP="00F5461B">
            <w:pPr>
              <w:spacing w:after="160" w:line="259" w:lineRule="auto"/>
              <w:jc w:val="both"/>
              <w:rPr>
                <w:ins w:id="236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5</w:t>
            </w:r>
            <w:ins w:id="236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 </w:t>
              </w:r>
              <w:r w:rsidRPr="009F59E1">
                <w:rPr>
                  <w:rFonts w:ascii="TH SarabunPSK" w:hAnsi="TH SarabunPSK" w:cs="TH SarabunPSK" w:hint="cs"/>
                  <w:cs/>
                </w:rPr>
                <w:t>ยูสเคสสิ้นสุดการทำงาน</w:t>
              </w:r>
            </w:ins>
          </w:p>
        </w:tc>
      </w:tr>
      <w:tr w:rsidR="00734CAF" w:rsidRPr="009F59E1" w14:paraId="16B300F9" w14:textId="77777777" w:rsidTr="00F5461B">
        <w:trPr>
          <w:jc w:val="center"/>
          <w:ins w:id="2363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74E226A2" w14:textId="77777777" w:rsidR="00734CAF" w:rsidRPr="009F59E1" w:rsidRDefault="00734CAF" w:rsidP="00F5461B">
            <w:pPr>
              <w:spacing w:after="160" w:line="259" w:lineRule="auto"/>
              <w:rPr>
                <w:ins w:id="236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6390" w:type="dxa"/>
          </w:tcPr>
          <w:p w14:paraId="22F11B5A" w14:textId="77777777" w:rsidR="00734CAF" w:rsidRPr="009F59E1" w:rsidRDefault="00734CAF" w:rsidP="00F5461B">
            <w:pPr>
              <w:spacing w:after="160" w:line="259" w:lineRule="auto"/>
              <w:rPr>
                <w:ins w:id="236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  <w:ins w:id="23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 </w:t>
              </w:r>
            </w:ins>
          </w:p>
        </w:tc>
      </w:tr>
      <w:tr w:rsidR="00734CAF" w:rsidRPr="009F59E1" w14:paraId="4F721C66" w14:textId="77777777" w:rsidTr="00F5461B">
        <w:trPr>
          <w:jc w:val="center"/>
          <w:ins w:id="2368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C39098D" w14:textId="77777777" w:rsidR="00734CAF" w:rsidRPr="009F59E1" w:rsidRDefault="00734CAF" w:rsidP="00F5461B">
            <w:pPr>
              <w:spacing w:after="160" w:line="259" w:lineRule="auto"/>
              <w:rPr>
                <w:ins w:id="236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7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6390" w:type="dxa"/>
          </w:tcPr>
          <w:p w14:paraId="63304FCB" w14:textId="77777777" w:rsidR="00734CAF" w:rsidRPr="009F59E1" w:rsidRDefault="00734CAF" w:rsidP="00F5461B">
            <w:pPr>
              <w:spacing w:after="160" w:line="259" w:lineRule="auto"/>
              <w:rPr>
                <w:ins w:id="2371" w:author="วันวิสา ประดิษฐอุกฤษฎ์" w:date="2021-10-11T19:31:00Z"/>
                <w:rFonts w:ascii="TH SarabunPSK" w:hAnsi="TH SarabunPSK" w:cs="TH SarabunPSK"/>
              </w:rPr>
            </w:pPr>
            <w:ins w:id="23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734CAF" w:rsidRPr="009F59E1" w14:paraId="01BC0775" w14:textId="77777777" w:rsidTr="00F5461B">
        <w:trPr>
          <w:jc w:val="center"/>
          <w:ins w:id="2373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7B86658" w14:textId="77777777" w:rsidR="00734CAF" w:rsidRPr="009F59E1" w:rsidRDefault="00734CAF" w:rsidP="00F5461B">
            <w:pPr>
              <w:spacing w:after="160" w:line="259" w:lineRule="auto"/>
              <w:rPr>
                <w:ins w:id="237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6390" w:type="dxa"/>
          </w:tcPr>
          <w:p w14:paraId="283B3063" w14:textId="77777777" w:rsidR="00734CAF" w:rsidRPr="009F59E1" w:rsidRDefault="00734CAF" w:rsidP="00F5461B">
            <w:pPr>
              <w:spacing w:after="160" w:line="259" w:lineRule="auto"/>
              <w:rPr>
                <w:ins w:id="2376" w:author="วันวิสา ประดิษฐอุกฤษฎ์" w:date="2021-10-11T19:31:00Z"/>
                <w:rFonts w:ascii="TH SarabunPSK" w:hAnsi="TH SarabunPSK" w:cs="TH SarabunPSK"/>
              </w:rPr>
            </w:pPr>
            <w:ins w:id="23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ผู้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ใช้จะสามารถเลือกดูรายละเอียดของสุนัขได้ (</w:t>
            </w:r>
            <w:r w:rsidRPr="009F59E1">
              <w:rPr>
                <w:rFonts w:ascii="TH SarabunPSK" w:hAnsi="TH SarabunPSK" w:cs="TH SarabunPSK" w:hint="cs"/>
              </w:rPr>
              <w:t>Dog Profile</w:t>
            </w:r>
            <w:r w:rsidRPr="009F59E1">
              <w:rPr>
                <w:rFonts w:ascii="TH SarabunPSK" w:hAnsi="TH SarabunPSK" w:cs="TH SarabunPSK" w:hint="cs"/>
                <w:cs/>
              </w:rPr>
              <w:t>)</w:t>
            </w:r>
          </w:p>
        </w:tc>
      </w:tr>
    </w:tbl>
    <w:p w14:paraId="2576BD8A" w14:textId="77777777" w:rsidR="00734CAF" w:rsidRPr="009F59E1" w:rsidRDefault="00734CAF" w:rsidP="00734CA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57522D27" w14:textId="77777777" w:rsidR="00734CAF" w:rsidRPr="009F59E1" w:rsidRDefault="00734CAF" w:rsidP="00734CA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069B0FBB" w14:textId="1C59F3F3" w:rsidR="00734CAF" w:rsidRPr="009F59E1" w:rsidRDefault="00734CAF" w:rsidP="00734CA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7.7.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05B73541" w14:textId="77777777" w:rsidR="00734CAF" w:rsidRPr="009F59E1" w:rsidRDefault="00734CAF" w:rsidP="00734CA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082BA8E" w14:textId="77777777" w:rsidR="00734CAF" w:rsidRPr="009F59E1" w:rsidRDefault="00734CAF" w:rsidP="00734CAF">
      <w:pPr>
        <w:ind w:left="1440"/>
        <w:rPr>
          <w:ins w:id="2378" w:author="วันวิสา ประดิษฐอุกฤษฎ์" w:date="2021-10-11T19:31:00Z"/>
          <w:rFonts w:ascii="TH SarabunPSK" w:hAnsi="TH SarabunPSK" w:cs="TH SarabunPSK"/>
          <w:b/>
          <w:bCs/>
        </w:rPr>
      </w:pPr>
    </w:p>
    <w:p w14:paraId="0DECCEBB" w14:textId="0195C9D2" w:rsidR="00734CAF" w:rsidRPr="009F59E1" w:rsidRDefault="00734CAF" w:rsidP="00734CAF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noProof/>
          <w:shd w:val="clear" w:color="auto" w:fill="FFFFFF"/>
          <w:cs/>
        </w:rPr>
        <w:drawing>
          <wp:inline distT="0" distB="0" distL="0" distR="0" wp14:anchorId="7C7DBCFD" wp14:editId="7EC83F07">
            <wp:extent cx="1880519" cy="3600000"/>
            <wp:effectExtent l="0" t="0" r="5715" b="635"/>
            <wp:docPr id="6" name="Picture 6" descr="A screenshot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dog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05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1F01" w14:textId="77777777" w:rsidR="00734CAF" w:rsidRPr="009F59E1" w:rsidRDefault="00734CAF" w:rsidP="00734CAF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</w:p>
    <w:p w14:paraId="50C3A42A" w14:textId="5B34A7EF" w:rsidR="00734CAF" w:rsidRPr="009F59E1" w:rsidRDefault="00734CAF" w:rsidP="00734CAF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7.1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หน้าจอการค้นหาสุนัขโดยขนาดของสุนัข</w:t>
      </w:r>
    </w:p>
    <w:p w14:paraId="640E052B" w14:textId="77777777" w:rsidR="00734CAF" w:rsidRPr="009F59E1" w:rsidRDefault="00734CAF" w:rsidP="00734CAF">
      <w:pPr>
        <w:ind w:left="1440"/>
        <w:rPr>
          <w:rFonts w:ascii="TH SarabunPSK" w:hAnsi="TH SarabunPSK" w:cs="TH SarabunPSK"/>
          <w:b/>
          <w:bCs/>
        </w:rPr>
      </w:pPr>
    </w:p>
    <w:p w14:paraId="08E940BB" w14:textId="4BDCF378" w:rsidR="00734CAF" w:rsidRPr="009F59E1" w:rsidRDefault="00734CAF" w:rsidP="00734CAF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07492F0F" w14:textId="77777777" w:rsidR="00734CAF" w:rsidRPr="009F59E1" w:rsidRDefault="00734CAF" w:rsidP="00734CAF">
      <w:pPr>
        <w:ind w:firstLine="720"/>
        <w:rPr>
          <w:ins w:id="2379" w:author="วันวิสา ประดิษฐอุกฤษฎ์" w:date="2021-10-11T19:31:00Z"/>
          <w:rFonts w:ascii="TH SarabunPSK" w:hAnsi="TH SarabunPSK" w:cs="TH SarabunPSK"/>
          <w:cs/>
        </w:rPr>
      </w:pPr>
      <w:ins w:id="2380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เงื่อนไขของกลุ่มข้อมูลทดสอบฟังก์ชัน</w:t>
        </w:r>
      </w:ins>
      <w:r w:rsidRPr="009F59E1">
        <w:rPr>
          <w:rFonts w:ascii="TH SarabunPSK" w:hAnsi="TH SarabunPSK" w:cs="TH SarabunPSK" w:hint="cs"/>
        </w:rPr>
        <w:t xml:space="preserve"> Find Size </w:t>
      </w:r>
      <w:ins w:id="238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มีข้อมูลรายละเอียดดังต่อไปนี้</w:t>
        </w:r>
      </w:ins>
    </w:p>
    <w:p w14:paraId="0FE9F89C" w14:textId="69ECFB27" w:rsidR="00767FA9" w:rsidRPr="009F59E1" w:rsidRDefault="00767FA9" w:rsidP="00767FA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 xml:space="preserve">7.7.5.1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ขนาดสุนัข (</w:t>
      </w:r>
      <w:r w:rsidRPr="009F59E1">
        <w:rPr>
          <w:rFonts w:ascii="TH SarabunPSK" w:hAnsi="TH SarabunPSK" w:cs="TH SarabunPSK" w:hint="cs"/>
          <w:b/>
          <w:bCs/>
          <w:lang w:bidi="th-TH"/>
        </w:rPr>
        <w:t>Size) : Picker</w:t>
      </w:r>
    </w:p>
    <w:p w14:paraId="58B04E33" w14:textId="77777777" w:rsidR="00767FA9" w:rsidRPr="009F59E1" w:rsidRDefault="00767FA9" w:rsidP="00767FA9">
      <w:pPr>
        <w:ind w:firstLine="720"/>
        <w:rPr>
          <w:ins w:id="2382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238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 xml:space="preserve">ขนาดสุนัข </w:t>
      </w:r>
      <w:ins w:id="238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มีคุณลักษณะดังนี้</w:t>
        </w:r>
      </w:ins>
    </w:p>
    <w:p w14:paraId="7EB4D869" w14:textId="77777777" w:rsidR="00767FA9" w:rsidRPr="009F59E1" w:rsidRDefault="00767FA9" w:rsidP="00767FA9">
      <w:pPr>
        <w:pStyle w:val="ListParagraph"/>
        <w:numPr>
          <w:ilvl w:val="0"/>
          <w:numId w:val="16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มีการเลือกขนาดของสุนัขเพียง 1 รายการเท่านั้น</w:t>
      </w:r>
    </w:p>
    <w:p w14:paraId="7ADF24D5" w14:textId="77777777" w:rsidR="00767FA9" w:rsidRPr="009F59E1" w:rsidRDefault="00767FA9" w:rsidP="00767FA9">
      <w:pPr>
        <w:numPr>
          <w:ilvl w:val="0"/>
          <w:numId w:val="16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ค่าเริ่มต้นขนาดสุนัข ต้องเป็นขนาดเดียวกันกับสุนัขของตน</w:t>
      </w:r>
    </w:p>
    <w:p w14:paraId="68F27A41" w14:textId="6606463F" w:rsidR="00767FA9" w:rsidRPr="009F59E1" w:rsidRDefault="00767FA9" w:rsidP="004E4688">
      <w:pPr>
        <w:ind w:firstLine="720"/>
        <w:rPr>
          <w:rFonts w:ascii="TH SarabunPSK" w:hAnsi="TH SarabunPSK" w:cs="TH SarabunPSK"/>
        </w:rPr>
      </w:pPr>
      <w:ins w:id="238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เมื่อ</w:t>
        </w:r>
      </w:ins>
      <w:r w:rsidRPr="009F59E1">
        <w:rPr>
          <w:rFonts w:ascii="TH SarabunPSK" w:hAnsi="TH SarabunPSK" w:cs="TH SarabunPSK" w:hint="cs"/>
          <w:cs/>
        </w:rPr>
        <w:t>เลือก</w:t>
      </w:r>
      <w:ins w:id="238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ข้อมูลถูกต้อง</w:t>
        </w:r>
      </w:ins>
      <w:r w:rsidRPr="009F59E1">
        <w:rPr>
          <w:rFonts w:ascii="TH SarabunPSK" w:hAnsi="TH SarabunPSK" w:cs="TH SarabunPSK" w:hint="cs"/>
        </w:rPr>
        <w:t xml:space="preserve"> </w:t>
      </w:r>
      <w:ins w:id="238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  </w:r>
      </w:ins>
    </w:p>
    <w:p w14:paraId="19C1BCED" w14:textId="41976409" w:rsidR="004E4688" w:rsidRDefault="004E4688" w:rsidP="004E4688">
      <w:pPr>
        <w:ind w:firstLine="720"/>
        <w:rPr>
          <w:rFonts w:ascii="TH SarabunPSK" w:hAnsi="TH SarabunPSK" w:cs="TH SarabunPSK"/>
        </w:rPr>
      </w:pPr>
    </w:p>
    <w:p w14:paraId="67E574E6" w14:textId="77777777" w:rsidR="00E9792E" w:rsidRPr="009F59E1" w:rsidRDefault="00E9792E" w:rsidP="004E4688">
      <w:pPr>
        <w:ind w:firstLine="720"/>
        <w:rPr>
          <w:rFonts w:ascii="TH SarabunPSK" w:hAnsi="TH SarabunPSK" w:cs="TH SarabunPSK"/>
        </w:rPr>
      </w:pPr>
    </w:p>
    <w:p w14:paraId="39490267" w14:textId="35EDF74E" w:rsidR="00767FA9" w:rsidRPr="009F59E1" w:rsidRDefault="00767FA9" w:rsidP="00767FA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="004E4688" w:rsidRPr="009F59E1">
        <w:rPr>
          <w:rFonts w:ascii="TH SarabunPSK" w:hAnsi="TH SarabunPSK" w:cs="TH SarabunPSK" w:hint="cs"/>
          <w:b/>
          <w:bCs/>
          <w:lang w:bidi="th-TH"/>
        </w:rPr>
        <w:t>7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4E4688" w:rsidRPr="009F59E1">
        <w:rPr>
          <w:rFonts w:ascii="TH SarabunPSK" w:hAnsi="TH SarabunPSK" w:cs="TH SarabunPSK" w:hint="cs"/>
          <w:b/>
          <w:b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4E4688" w:rsidRPr="009F59E1">
        <w:rPr>
          <w:rFonts w:ascii="TH SarabunPSK" w:hAnsi="TH SarabunPSK" w:cs="TH SarabunPSK" w:hint="cs"/>
          <w:b/>
          <w:bCs/>
          <w:cs/>
        </w:rPr>
        <w:t xml:space="preserve">ขนาดสุนัข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4E4688" w:rsidRPr="009F59E1">
        <w:rPr>
          <w:rFonts w:ascii="TH SarabunPSK" w:hAnsi="TH SarabunPSK" w:cs="TH SarabunPSK" w:hint="cs"/>
          <w:b/>
          <w:bCs/>
          <w:lang w:bidi="th-TH"/>
        </w:rPr>
        <w:t>7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82"/>
        <w:gridCol w:w="3081"/>
        <w:gridCol w:w="3079"/>
      </w:tblGrid>
      <w:tr w:rsidR="00E9792E" w:rsidRPr="009F59E1" w14:paraId="7A736696" w14:textId="7E94C263" w:rsidTr="00E9792E">
        <w:trPr>
          <w:ins w:id="2388" w:author="วันวิสา ประดิษฐอุกฤษฎ์" w:date="2021-10-11T19:31:00Z"/>
        </w:trPr>
        <w:tc>
          <w:tcPr>
            <w:tcW w:w="1667" w:type="pct"/>
            <w:shd w:val="clear" w:color="auto" w:fill="D0CECE" w:themeFill="background2" w:themeFillShade="E6"/>
          </w:tcPr>
          <w:p w14:paraId="58EE5A35" w14:textId="77777777" w:rsidR="00E9792E" w:rsidRPr="009F59E1" w:rsidRDefault="00E9792E" w:rsidP="00F5461B">
            <w:pPr>
              <w:spacing w:after="160" w:line="259" w:lineRule="auto"/>
              <w:jc w:val="center"/>
              <w:rPr>
                <w:ins w:id="238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667" w:type="pct"/>
            <w:shd w:val="clear" w:color="auto" w:fill="D0CECE" w:themeFill="background2" w:themeFillShade="E6"/>
          </w:tcPr>
          <w:p w14:paraId="4B078483" w14:textId="77777777" w:rsidR="00E9792E" w:rsidRPr="009F59E1" w:rsidRDefault="00E9792E" w:rsidP="00F5461B">
            <w:pPr>
              <w:spacing w:after="160" w:line="259" w:lineRule="auto"/>
              <w:jc w:val="center"/>
              <w:rPr>
                <w:ins w:id="239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39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23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666" w:type="pct"/>
            <w:shd w:val="clear" w:color="auto" w:fill="D0CECE" w:themeFill="background2" w:themeFillShade="E6"/>
          </w:tcPr>
          <w:p w14:paraId="2BF23C3D" w14:textId="3951452E" w:rsidR="00E9792E" w:rsidRPr="009F59E1" w:rsidRDefault="00E9792E" w:rsidP="00F5461B">
            <w:pPr>
              <w:spacing w:after="160" w:line="259" w:lineRule="auto"/>
              <w:jc w:val="center"/>
              <w:rPr>
                <w:rFonts w:ascii="TH SarabunPSK" w:hAnsi="TH SarabunPSK" w:cs="TH SarabunPSK" w:hint="cs"/>
                <w:b/>
                <w:bCs/>
              </w:rPr>
            </w:pPr>
            <w:r>
              <w:rPr>
                <w:rFonts w:ascii="TH SarabunPSK" w:hAnsi="TH SarabunPSK" w:cs="TH SarabunPSK"/>
                <w:b/>
                <w:bCs/>
              </w:rPr>
              <w:t>Inv</w:t>
            </w:r>
            <w:ins w:id="23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23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</w:tr>
      <w:tr w:rsidR="00E9792E" w:rsidRPr="009F59E1" w14:paraId="63F960D2" w14:textId="06FDB5C6" w:rsidTr="00E9792E">
        <w:trPr>
          <w:ins w:id="2396" w:author="วันวิสา ประดิษฐอุกฤษฎ์" w:date="2021-10-11T19:31:00Z"/>
        </w:trPr>
        <w:tc>
          <w:tcPr>
            <w:tcW w:w="1667" w:type="pct"/>
          </w:tcPr>
          <w:p w14:paraId="38336FE5" w14:textId="77777777" w:rsidR="00E9792E" w:rsidRPr="009F59E1" w:rsidRDefault="00E9792E" w:rsidP="00F5461B">
            <w:pPr>
              <w:spacing w:after="160" w:line="259" w:lineRule="auto"/>
              <w:jc w:val="center"/>
              <w:rPr>
                <w:ins w:id="2397" w:author="วันวิสา ประดิษฐอุกฤษฎ์" w:date="2021-10-11T19:31:00Z"/>
                <w:rFonts w:ascii="TH SarabunPSK" w:hAnsi="TH SarabunPSK" w:cs="TH SarabunPSK"/>
              </w:rPr>
            </w:pPr>
            <w:ins w:id="23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</w:t>
            </w:r>
          </w:p>
        </w:tc>
        <w:tc>
          <w:tcPr>
            <w:tcW w:w="1667" w:type="pct"/>
          </w:tcPr>
          <w:p w14:paraId="28587125" w14:textId="4050CD6E" w:rsidR="00E9792E" w:rsidRPr="009F59E1" w:rsidRDefault="00E9792E" w:rsidP="00F5461B">
            <w:pPr>
              <w:spacing w:after="160" w:line="259" w:lineRule="auto"/>
              <w:jc w:val="center"/>
              <w:rPr>
                <w:ins w:id="2399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4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10</w:t>
            </w:r>
            <w:r w:rsidR="00E9259B">
              <w:rPr>
                <w:rFonts w:ascii="TH SarabunPSK" w:hAnsi="TH SarabunPSK" w:cs="TH SarabunPSK"/>
              </w:rPr>
              <w:t>7</w:t>
            </w:r>
            <w:ins w:id="24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เลือกขนาดของสุนัขเพียง 1 รายการ</w:t>
            </w:r>
          </w:p>
        </w:tc>
        <w:tc>
          <w:tcPr>
            <w:tcW w:w="1666" w:type="pct"/>
          </w:tcPr>
          <w:p w14:paraId="4E331697" w14:textId="77777777" w:rsidR="00E9792E" w:rsidRPr="009F59E1" w:rsidRDefault="00E9792E" w:rsidP="00F5461B">
            <w:pPr>
              <w:spacing w:after="160" w:line="259" w:lineRule="auto"/>
              <w:jc w:val="center"/>
              <w:rPr>
                <w:rFonts w:ascii="TH SarabunPSK" w:hAnsi="TH SarabunPSK" w:cs="TH SarabunPSK" w:hint="cs"/>
              </w:rPr>
            </w:pPr>
          </w:p>
        </w:tc>
      </w:tr>
      <w:tr w:rsidR="00E9792E" w:rsidRPr="009F59E1" w14:paraId="3C37B7C3" w14:textId="18F67866" w:rsidTr="00E9792E">
        <w:tc>
          <w:tcPr>
            <w:tcW w:w="1667" w:type="pct"/>
          </w:tcPr>
          <w:p w14:paraId="710443F5" w14:textId="77777777" w:rsidR="00E9792E" w:rsidRPr="009F59E1" w:rsidRDefault="00E9792E" w:rsidP="00E9792E">
            <w:pPr>
              <w:jc w:val="center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ค่าเริ่มต้น</w:t>
            </w:r>
          </w:p>
        </w:tc>
        <w:tc>
          <w:tcPr>
            <w:tcW w:w="1667" w:type="pct"/>
          </w:tcPr>
          <w:p w14:paraId="4BB00EE1" w14:textId="66F0FA86" w:rsidR="00E9792E" w:rsidRPr="009F59E1" w:rsidRDefault="00E9792E" w:rsidP="00E9792E">
            <w:pPr>
              <w:jc w:val="center"/>
              <w:rPr>
                <w:rFonts w:ascii="TH SarabunPSK" w:hAnsi="TH SarabunPSK" w:cs="TH SarabunPSK"/>
              </w:rPr>
            </w:pPr>
            <w:ins w:id="24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10</w:t>
            </w:r>
            <w:r w:rsidR="00E9259B">
              <w:rPr>
                <w:rFonts w:ascii="TH SarabunPSK" w:hAnsi="TH SarabunPSK" w:cs="TH SarabunPSK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ins w:id="24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เป็นขนาดเดียวกันกับสุนัขของตน</w:t>
            </w:r>
          </w:p>
        </w:tc>
        <w:tc>
          <w:tcPr>
            <w:tcW w:w="1666" w:type="pct"/>
          </w:tcPr>
          <w:p w14:paraId="427596DA" w14:textId="256C4449" w:rsidR="00E9792E" w:rsidRPr="009F59E1" w:rsidRDefault="00E9792E" w:rsidP="00E9792E">
            <w:pPr>
              <w:jc w:val="center"/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/>
              </w:rPr>
              <w:t>I</w:t>
            </w:r>
            <w:ins w:id="240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10</w:t>
            </w:r>
            <w:r w:rsidR="00E9259B">
              <w:rPr>
                <w:rFonts w:ascii="TH SarabunPSK" w:hAnsi="TH SarabunPSK" w:cs="TH SarabunPSK"/>
              </w:rPr>
              <w:t>8.1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/>
              </w:rPr>
              <w:t>–</w:t>
            </w:r>
            <w:ins w:id="240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ไม่เป็นขนาดเดียวกัน</w:t>
            </w:r>
            <w:r w:rsidRPr="009F59E1">
              <w:rPr>
                <w:rFonts w:ascii="TH SarabunPSK" w:hAnsi="TH SarabunPSK" w:cs="TH SarabunPSK" w:hint="cs"/>
                <w:cs/>
              </w:rPr>
              <w:t>กับสุนัขของตน</w:t>
            </w:r>
          </w:p>
        </w:tc>
      </w:tr>
    </w:tbl>
    <w:p w14:paraId="7B061026" w14:textId="77777777" w:rsidR="00767FA9" w:rsidRPr="009F59E1" w:rsidRDefault="00767FA9" w:rsidP="00767FA9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2A67FD6" w14:textId="26E7F991" w:rsidR="00767FA9" w:rsidRPr="009F59E1" w:rsidRDefault="00767FA9" w:rsidP="00767FA9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4E4688" w:rsidRPr="009F59E1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4E4688"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4E4688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ขนาดสุนัข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4E4688" w:rsidRPr="009F59E1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725"/>
        <w:gridCol w:w="2755"/>
        <w:gridCol w:w="3450"/>
        <w:gridCol w:w="2065"/>
      </w:tblGrid>
      <w:tr w:rsidR="004E4688" w:rsidRPr="009F59E1" w14:paraId="67AB6660" w14:textId="77777777" w:rsidTr="00F5461B">
        <w:trPr>
          <w:jc w:val="center"/>
          <w:ins w:id="2406" w:author="วันวิสา ประดิษฐอุกฤษฎ์" w:date="2021-10-11T19:31:00Z"/>
        </w:trPr>
        <w:tc>
          <w:tcPr>
            <w:tcW w:w="725" w:type="dxa"/>
            <w:shd w:val="clear" w:color="auto" w:fill="D0CECE" w:themeFill="background2" w:themeFillShade="E6"/>
          </w:tcPr>
          <w:p w14:paraId="2B9AA16A" w14:textId="77777777" w:rsidR="004E4688" w:rsidRPr="009F59E1" w:rsidRDefault="004E4688" w:rsidP="00F5461B">
            <w:pPr>
              <w:spacing w:after="160" w:line="259" w:lineRule="auto"/>
              <w:jc w:val="center"/>
              <w:rPr>
                <w:ins w:id="240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2755" w:type="dxa"/>
            <w:shd w:val="clear" w:color="auto" w:fill="D0CECE" w:themeFill="background2" w:themeFillShade="E6"/>
          </w:tcPr>
          <w:p w14:paraId="662F34ED" w14:textId="77777777" w:rsidR="004E4688" w:rsidRPr="009F59E1" w:rsidRDefault="004E4688" w:rsidP="00F5461B">
            <w:pPr>
              <w:spacing w:after="160" w:line="259" w:lineRule="auto"/>
              <w:jc w:val="center"/>
              <w:rPr>
                <w:ins w:id="240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1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3450" w:type="dxa"/>
            <w:shd w:val="clear" w:color="auto" w:fill="D0CECE" w:themeFill="background2" w:themeFillShade="E6"/>
          </w:tcPr>
          <w:p w14:paraId="3C0E44A2" w14:textId="77777777" w:rsidR="004E4688" w:rsidRPr="009F59E1" w:rsidRDefault="004E4688" w:rsidP="00F5461B">
            <w:pPr>
              <w:spacing w:after="160" w:line="259" w:lineRule="auto"/>
              <w:jc w:val="center"/>
              <w:rPr>
                <w:ins w:id="241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2065" w:type="dxa"/>
            <w:shd w:val="clear" w:color="auto" w:fill="D0CECE" w:themeFill="background2" w:themeFillShade="E6"/>
          </w:tcPr>
          <w:p w14:paraId="0A6BE135" w14:textId="77777777" w:rsidR="004E4688" w:rsidRPr="009F59E1" w:rsidRDefault="004E4688" w:rsidP="00F5461B">
            <w:pPr>
              <w:spacing w:after="160" w:line="259" w:lineRule="auto"/>
              <w:jc w:val="center"/>
              <w:rPr>
                <w:ins w:id="241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1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E9259B" w:rsidRPr="009F59E1" w14:paraId="23A8F754" w14:textId="77777777" w:rsidTr="00F5461B">
        <w:trPr>
          <w:jc w:val="center"/>
          <w:ins w:id="2415" w:author="วันวิสา ประดิษฐอุกฤษฎ์" w:date="2021-10-11T19:31:00Z"/>
        </w:trPr>
        <w:tc>
          <w:tcPr>
            <w:tcW w:w="725" w:type="dxa"/>
          </w:tcPr>
          <w:p w14:paraId="35834C97" w14:textId="026F538F" w:rsidR="00E9259B" w:rsidRPr="009F59E1" w:rsidRDefault="00E9259B" w:rsidP="00E9259B">
            <w:pPr>
              <w:spacing w:after="160" w:line="259" w:lineRule="auto"/>
              <w:rPr>
                <w:ins w:id="2416" w:author="วันวิสา ประดิษฐอุกฤษฎ์" w:date="2021-10-11T19:31:00Z"/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267</w:t>
            </w:r>
          </w:p>
        </w:tc>
        <w:tc>
          <w:tcPr>
            <w:tcW w:w="2755" w:type="dxa"/>
          </w:tcPr>
          <w:p w14:paraId="091DFCEC" w14:textId="6C4C43B7" w:rsidR="00E9259B" w:rsidRPr="009F59E1" w:rsidRDefault="00E9259B" w:rsidP="00E9259B">
            <w:pPr>
              <w:spacing w:after="160" w:line="259" w:lineRule="auto"/>
              <w:rPr>
                <w:ins w:id="2417" w:author="วันวิสา ประดิษฐอุกฤษฎ์" w:date="2021-10-11T19:31:00Z"/>
                <w:rFonts w:ascii="TH SarabunPSK" w:hAnsi="TH SarabunPSK" w:cs="TH SarabunPSK"/>
              </w:rPr>
            </w:pPr>
            <w:ins w:id="24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10</w:t>
            </w:r>
            <w:r>
              <w:rPr>
                <w:rFonts w:ascii="TH SarabunPSK" w:hAnsi="TH SarabunPSK" w:cs="TH SarabunPSK"/>
              </w:rPr>
              <w:t>7</w:t>
            </w:r>
            <w:ins w:id="241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เลือกขนาดของสุนัขเพียง 1 รายการ</w:t>
            </w:r>
          </w:p>
        </w:tc>
        <w:tc>
          <w:tcPr>
            <w:tcW w:w="3450" w:type="dxa"/>
          </w:tcPr>
          <w:p w14:paraId="5E7CA8D3" w14:textId="6B610B5C" w:rsidR="00E9259B" w:rsidRPr="009F59E1" w:rsidRDefault="00E9259B" w:rsidP="00E9259B">
            <w:pPr>
              <w:spacing w:after="160" w:line="259" w:lineRule="auto"/>
              <w:rPr>
                <w:ins w:id="242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lang w:bidi="th-TH"/>
              </w:rPr>
              <w:t>Pepo</w:t>
            </w:r>
          </w:p>
        </w:tc>
        <w:tc>
          <w:tcPr>
            <w:tcW w:w="2065" w:type="dxa"/>
          </w:tcPr>
          <w:p w14:paraId="6F657E3E" w14:textId="77777777" w:rsidR="00E9259B" w:rsidRPr="009F59E1" w:rsidRDefault="00E9259B" w:rsidP="00E9259B">
            <w:pPr>
              <w:spacing w:after="160" w:line="259" w:lineRule="auto"/>
              <w:rPr>
                <w:ins w:id="242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ผลลัพธ์ของสุนัขทั้งหมด</w:t>
            </w:r>
          </w:p>
        </w:tc>
      </w:tr>
      <w:tr w:rsidR="00E9259B" w:rsidRPr="009F59E1" w14:paraId="0B2CCB01" w14:textId="77777777" w:rsidTr="00F5461B">
        <w:trPr>
          <w:jc w:val="center"/>
        </w:trPr>
        <w:tc>
          <w:tcPr>
            <w:tcW w:w="725" w:type="dxa"/>
          </w:tcPr>
          <w:p w14:paraId="1EF336E1" w14:textId="7CA8B494" w:rsidR="00E9259B" w:rsidRPr="009F59E1" w:rsidRDefault="00E9259B" w:rsidP="00E9259B">
            <w:pPr>
              <w:spacing w:after="160" w:line="259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268</w:t>
            </w:r>
          </w:p>
        </w:tc>
        <w:tc>
          <w:tcPr>
            <w:tcW w:w="2755" w:type="dxa"/>
          </w:tcPr>
          <w:p w14:paraId="738D0CA8" w14:textId="633276FE" w:rsidR="00E9259B" w:rsidRPr="009F59E1" w:rsidRDefault="00E9259B" w:rsidP="00E9259B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24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10</w:t>
            </w:r>
            <w:r>
              <w:rPr>
                <w:rFonts w:ascii="TH SarabunPSK" w:hAnsi="TH SarabunPSK" w:cs="TH SarabunPSK"/>
              </w:rPr>
              <w:t>8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/>
              </w:rPr>
              <w:t>–</w:t>
            </w:r>
            <w:ins w:id="24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เป็นขนาดเดียวกันกับสุนัขของตน</w:t>
            </w:r>
            <w:r>
              <w:rPr>
                <w:rFonts w:ascii="TH SarabunPSK" w:hAnsi="TH SarabunPSK" w:cs="TH SarabunPSK"/>
              </w:rPr>
              <w:t xml:space="preserve"> (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ขนาด </w:t>
            </w:r>
            <w:r>
              <w:rPr>
                <w:rFonts w:ascii="TH SarabunPSK" w:hAnsi="TH SarabunPSK" w:cs="TH SarabunPSK"/>
                <w:lang w:bidi="th-TH"/>
              </w:rPr>
              <w:t>Jumbo</w:t>
            </w:r>
            <w:r>
              <w:rPr>
                <w:rFonts w:ascii="TH SarabunPSK" w:hAnsi="TH SarabunPSK" w:cs="TH SarabunPSK"/>
              </w:rPr>
              <w:t>)</w:t>
            </w:r>
          </w:p>
        </w:tc>
        <w:tc>
          <w:tcPr>
            <w:tcW w:w="3450" w:type="dxa"/>
          </w:tcPr>
          <w:p w14:paraId="052B8EB5" w14:textId="6A4A86E0" w:rsidR="00E9259B" w:rsidRPr="009F59E1" w:rsidRDefault="00E9259B" w:rsidP="00E9259B">
            <w:pPr>
              <w:spacing w:after="160" w:line="259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Jumbo</w:t>
            </w:r>
          </w:p>
        </w:tc>
        <w:tc>
          <w:tcPr>
            <w:tcW w:w="2065" w:type="dxa"/>
          </w:tcPr>
          <w:p w14:paraId="730E6B06" w14:textId="37330A35" w:rsidR="00E9259B" w:rsidRPr="009F59E1" w:rsidRDefault="00E9259B" w:rsidP="00E9259B">
            <w:pPr>
              <w:spacing w:after="160" w:line="259" w:lineRule="auto"/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ผลลัพธ์ของสุนัขทั้งหมด</w:t>
            </w:r>
          </w:p>
        </w:tc>
      </w:tr>
      <w:tr w:rsidR="00E9259B" w:rsidRPr="009F59E1" w14:paraId="158AA513" w14:textId="77777777" w:rsidTr="00F5461B">
        <w:trPr>
          <w:jc w:val="center"/>
        </w:trPr>
        <w:tc>
          <w:tcPr>
            <w:tcW w:w="725" w:type="dxa"/>
          </w:tcPr>
          <w:p w14:paraId="6E6E1C82" w14:textId="02AF34AD" w:rsidR="00E9259B" w:rsidRPr="009F59E1" w:rsidRDefault="00E9259B" w:rsidP="00E9259B">
            <w:pPr>
              <w:spacing w:after="160" w:line="259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269</w:t>
            </w:r>
          </w:p>
        </w:tc>
        <w:tc>
          <w:tcPr>
            <w:tcW w:w="2755" w:type="dxa"/>
          </w:tcPr>
          <w:p w14:paraId="114887D0" w14:textId="583AA8EC" w:rsidR="00E9259B" w:rsidRPr="009F59E1" w:rsidRDefault="00E9259B" w:rsidP="00E9259B">
            <w:pPr>
              <w:spacing w:after="160" w:line="259" w:lineRule="auto"/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/>
              </w:rPr>
              <w:t>I</w:t>
            </w:r>
            <w:ins w:id="24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</w:rPr>
              <w:t>10</w:t>
            </w:r>
            <w:r>
              <w:rPr>
                <w:rFonts w:ascii="TH SarabunPSK" w:hAnsi="TH SarabunPSK" w:cs="TH SarabunPSK"/>
              </w:rPr>
              <w:t>8.1</w:t>
            </w:r>
            <w:r w:rsidRPr="009F59E1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/>
              </w:rPr>
              <w:t>–</w:t>
            </w:r>
            <w:ins w:id="24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>
              <w:rPr>
                <w:rFonts w:ascii="TH SarabunPSK" w:hAnsi="TH SarabunPSK" w:cs="TH SarabunPSK" w:hint="cs"/>
                <w:cs/>
                <w:lang w:bidi="th-TH"/>
              </w:rPr>
              <w:t>ไม่เป็นขนาดเดียวกัน</w:t>
            </w:r>
            <w:r w:rsidRPr="009F59E1">
              <w:rPr>
                <w:rFonts w:ascii="TH SarabunPSK" w:hAnsi="TH SarabunPSK" w:cs="TH SarabunPSK" w:hint="cs"/>
                <w:cs/>
              </w:rPr>
              <w:t>กับสุนัขของตน</w:t>
            </w:r>
            <w:r>
              <w:rPr>
                <w:rFonts w:ascii="TH SarabunPSK" w:hAnsi="TH SarabunPSK" w:cs="TH SarabunPSK"/>
              </w:rPr>
              <w:t xml:space="preserve"> (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ขนาด </w:t>
            </w:r>
            <w:r>
              <w:rPr>
                <w:rFonts w:ascii="TH SarabunPSK" w:hAnsi="TH SarabunPSK" w:cs="TH SarabunPSK"/>
                <w:lang w:bidi="th-TH"/>
              </w:rPr>
              <w:t>Leo</w:t>
            </w:r>
            <w:r>
              <w:rPr>
                <w:rFonts w:ascii="TH SarabunPSK" w:hAnsi="TH SarabunPSK" w:cs="TH SarabunPSK"/>
              </w:rPr>
              <w:t>)</w:t>
            </w:r>
          </w:p>
        </w:tc>
        <w:tc>
          <w:tcPr>
            <w:tcW w:w="3450" w:type="dxa"/>
          </w:tcPr>
          <w:p w14:paraId="268EEF49" w14:textId="5699694C" w:rsidR="00E9259B" w:rsidRPr="009F59E1" w:rsidRDefault="00E9259B" w:rsidP="00E9259B">
            <w:pPr>
              <w:spacing w:after="160" w:line="259" w:lineRule="auto"/>
              <w:rPr>
                <w:rFonts w:ascii="TH SarabunPSK" w:hAnsi="TH SarabunPSK" w:cs="TH SarabunPSK" w:hint="cs"/>
                <w:lang w:bidi="th-TH"/>
              </w:rPr>
            </w:pPr>
            <w:r w:rsidRPr="00E9259B">
              <w:rPr>
                <w:rFonts w:ascii="TH SarabunPSK" w:hAnsi="TH SarabunPSK" w:cs="TH SarabunPSK"/>
                <w:color w:val="FF0000"/>
                <w:lang w:bidi="th-TH"/>
              </w:rPr>
              <w:t>Jumbo</w:t>
            </w:r>
          </w:p>
        </w:tc>
        <w:tc>
          <w:tcPr>
            <w:tcW w:w="2065" w:type="dxa"/>
          </w:tcPr>
          <w:p w14:paraId="547E8A40" w14:textId="2D21D588" w:rsidR="00E9259B" w:rsidRPr="009F59E1" w:rsidRDefault="00E9259B" w:rsidP="00E9259B">
            <w:pPr>
              <w:spacing w:after="160" w:line="259" w:lineRule="auto"/>
              <w:rPr>
                <w:rFonts w:ascii="TH SarabunPSK" w:hAnsi="TH SarabunPSK" w:cs="TH SarabunPSK" w:hint="cs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ผลลัพธ์ของสุนัขทั้งหมด</w:t>
            </w:r>
          </w:p>
        </w:tc>
      </w:tr>
    </w:tbl>
    <w:p w14:paraId="0A54FB05" w14:textId="1843CB94" w:rsidR="00734CAF" w:rsidRPr="009F59E1" w:rsidRDefault="00734CAF" w:rsidP="00734CAF">
      <w:pPr>
        <w:rPr>
          <w:rFonts w:ascii="TH SarabunPSK" w:hAnsi="TH SarabunPSK" w:cs="TH SarabunPSK"/>
          <w:lang w:bidi="th-TH"/>
        </w:rPr>
      </w:pPr>
    </w:p>
    <w:p w14:paraId="7BE5A974" w14:textId="34A2CC4A" w:rsidR="009F36EE" w:rsidRPr="009F59E1" w:rsidRDefault="009F36EE" w:rsidP="00734CAF">
      <w:pPr>
        <w:rPr>
          <w:rFonts w:ascii="TH SarabunPSK" w:hAnsi="TH SarabunPSK" w:cs="TH SarabunPSK"/>
          <w:lang w:bidi="th-TH"/>
        </w:rPr>
      </w:pPr>
    </w:p>
    <w:p w14:paraId="2B8818A9" w14:textId="1F26D37A" w:rsidR="009F36EE" w:rsidRPr="009F59E1" w:rsidRDefault="009F36EE" w:rsidP="00734CAF">
      <w:pPr>
        <w:rPr>
          <w:rFonts w:ascii="TH SarabunPSK" w:hAnsi="TH SarabunPSK" w:cs="TH SarabunPSK"/>
          <w:lang w:bidi="th-TH"/>
        </w:rPr>
      </w:pPr>
    </w:p>
    <w:p w14:paraId="1F2FCCE6" w14:textId="4B08167B" w:rsidR="009F36EE" w:rsidRPr="009F59E1" w:rsidRDefault="009F36EE" w:rsidP="009F36E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62302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] </w:t>
      </w:r>
      <w:r w:rsidRPr="009F59E1">
        <w:rPr>
          <w:rFonts w:ascii="TH SarabunPSK" w:hAnsi="TH SarabunPSK" w:cs="TH SarabunPSK" w:hint="cs"/>
          <w:b/>
          <w:bCs/>
        </w:rPr>
        <w:t>Matching Dog</w:t>
      </w:r>
    </w:p>
    <w:p w14:paraId="07D455B8" w14:textId="25082544" w:rsidR="009F36EE" w:rsidRPr="009F59E1" w:rsidRDefault="009F36EE" w:rsidP="009F36E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619399A6" w14:textId="77777777" w:rsidR="009F36EE" w:rsidRPr="009F59E1" w:rsidRDefault="009F36EE" w:rsidP="009F36EE">
      <w:pPr>
        <w:rPr>
          <w:rFonts w:ascii="TH SarabunPSK" w:hAnsi="TH SarabunPSK" w:cs="TH SarabunPSK"/>
          <w:lang w:bidi="th-TH"/>
        </w:rPr>
      </w:pPr>
      <w:ins w:id="242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ab/>
        </w:r>
      </w:ins>
      <w:bookmarkStart w:id="2427" w:name="_Hlk97986788"/>
      <w:r w:rsidRPr="009F59E1">
        <w:rPr>
          <w:rFonts w:ascii="TH SarabunPSK" w:hAnsi="TH SarabunPSK" w:cs="TH SarabunPSK" w:hint="cs"/>
          <w:cs/>
          <w:lang w:bidi="th-TH"/>
        </w:rPr>
        <w:t>ระบบสำหรับผู้ใช้ในการเรียกดูหรือค้นหาสุนัขที่มีความเหมาะสมกับสุนัขของผู้ใช้ และทำการจับคู่กับสุนัขที่ต้องการได้</w:t>
      </w:r>
    </w:p>
    <w:bookmarkEnd w:id="2427"/>
    <w:p w14:paraId="48D24CBA" w14:textId="40679A34" w:rsidR="009F36EE" w:rsidRPr="009F59E1" w:rsidRDefault="009F36EE" w:rsidP="009F36E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0C35BA17" w14:textId="353B0EB2" w:rsidR="009F36EE" w:rsidRPr="009F59E1" w:rsidRDefault="009F36EE" w:rsidP="009F36EE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>สามารถดูข้อมูลของสุนัขที่สนใจได้ (</w:t>
      </w:r>
      <w:r w:rsidRPr="009F59E1">
        <w:rPr>
          <w:rFonts w:ascii="TH SarabunPSK" w:hAnsi="TH SarabunPSK" w:cs="TH SarabunPSK" w:hint="cs"/>
        </w:rPr>
        <w:t xml:space="preserve">View Dog Detail) </w:t>
      </w:r>
      <w:r w:rsidRPr="009F59E1">
        <w:rPr>
          <w:rFonts w:ascii="TH SarabunPSK" w:hAnsi="TH SarabunPSK" w:cs="TH SarabunPSK" w:hint="cs"/>
          <w:cs/>
          <w:lang w:bidi="th-TH"/>
        </w:rPr>
        <w:t>และสามารถดูข้อมูลเจ้าของสุนัขที่สนใจได้ (</w:t>
      </w:r>
      <w:r w:rsidRPr="009F59E1">
        <w:rPr>
          <w:rFonts w:ascii="TH SarabunPSK" w:hAnsi="TH SarabunPSK" w:cs="TH SarabunPSK" w:hint="cs"/>
        </w:rPr>
        <w:t>View Member Detail)</w:t>
      </w:r>
    </w:p>
    <w:p w14:paraId="255E486D" w14:textId="04BE1B9B" w:rsidR="009F36EE" w:rsidRPr="009F59E1" w:rsidRDefault="009F36EE" w:rsidP="009F36E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2D0D3AF7" w14:textId="2A1E6C70" w:rsidR="009F36EE" w:rsidRPr="009F59E1" w:rsidRDefault="009F36EE" w:rsidP="009F36E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TC0</w:t>
      </w:r>
      <w:r w:rsidRPr="009F59E1">
        <w:rPr>
          <w:rFonts w:ascii="TH SarabunPSK" w:hAnsi="TH SarabunPSK" w:cs="TH SarabunPSK" w:hint="cs"/>
          <w:cs/>
          <w:lang w:bidi="th-TH"/>
        </w:rPr>
        <w:t>8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รายละเอียดการทำงานของยูสเคส </w:t>
      </w:r>
      <w:r w:rsidRPr="009F59E1">
        <w:rPr>
          <w:rFonts w:ascii="TH SarabunPSK" w:hAnsi="TH SarabunPSK" w:cs="TH SarabunPSK" w:hint="cs"/>
        </w:rPr>
        <w:t>Matching Dog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76"/>
        <w:gridCol w:w="6566"/>
      </w:tblGrid>
      <w:tr w:rsidR="009F36EE" w:rsidRPr="009F59E1" w14:paraId="12712BCF" w14:textId="77777777" w:rsidTr="00F5461B">
        <w:trPr>
          <w:jc w:val="center"/>
          <w:ins w:id="2428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7CE0902A" w14:textId="77777777" w:rsidR="009F36EE" w:rsidRPr="009F59E1" w:rsidRDefault="009F36EE" w:rsidP="00F5461B">
            <w:pPr>
              <w:spacing w:after="160" w:line="259" w:lineRule="auto"/>
              <w:rPr>
                <w:ins w:id="242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3552" w:type="pct"/>
          </w:tcPr>
          <w:p w14:paraId="4E078B20" w14:textId="77777777" w:rsidR="009F36EE" w:rsidRPr="009F59E1" w:rsidRDefault="009F36EE" w:rsidP="00F5461B">
            <w:pPr>
              <w:spacing w:after="160" w:line="259" w:lineRule="auto"/>
              <w:rPr>
                <w:ins w:id="243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แอปพลิเคชันสำหรับหาคู่สุนัข</w:t>
            </w:r>
          </w:p>
        </w:tc>
      </w:tr>
      <w:tr w:rsidR="009F36EE" w:rsidRPr="009F59E1" w14:paraId="7C2B9DCB" w14:textId="77777777" w:rsidTr="00F5461B">
        <w:trPr>
          <w:jc w:val="center"/>
          <w:ins w:id="2432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1AAA6E3B" w14:textId="77777777" w:rsidR="009F36EE" w:rsidRPr="009F59E1" w:rsidRDefault="009F36EE" w:rsidP="00F5461B">
            <w:pPr>
              <w:spacing w:after="160" w:line="259" w:lineRule="auto"/>
              <w:rPr>
                <w:ins w:id="243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3552" w:type="pct"/>
          </w:tcPr>
          <w:p w14:paraId="17539298" w14:textId="77777777" w:rsidR="009F36EE" w:rsidRPr="009F59E1" w:rsidRDefault="009F36EE" w:rsidP="00F5461B">
            <w:pPr>
              <w:spacing w:after="160" w:line="259" w:lineRule="auto"/>
              <w:rPr>
                <w:ins w:id="243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Matching Dog</w:t>
            </w:r>
          </w:p>
        </w:tc>
      </w:tr>
      <w:tr w:rsidR="009F36EE" w:rsidRPr="009F59E1" w14:paraId="4A47B6E0" w14:textId="77777777" w:rsidTr="00F5461B">
        <w:trPr>
          <w:jc w:val="center"/>
          <w:ins w:id="2436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30516703" w14:textId="77777777" w:rsidR="009F36EE" w:rsidRPr="009F59E1" w:rsidRDefault="009F36EE" w:rsidP="00F5461B">
            <w:pPr>
              <w:spacing w:after="160" w:line="259" w:lineRule="auto"/>
              <w:rPr>
                <w:ins w:id="243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3552" w:type="pct"/>
          </w:tcPr>
          <w:p w14:paraId="3DE9B814" w14:textId="77777777" w:rsidR="009F36EE" w:rsidRPr="009F59E1" w:rsidRDefault="009F36EE" w:rsidP="00F5461B">
            <w:pPr>
              <w:spacing w:after="160" w:line="259" w:lineRule="auto"/>
              <w:rPr>
                <w:ins w:id="243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9F36EE" w:rsidRPr="009F59E1" w14:paraId="0725E8BF" w14:textId="77777777" w:rsidTr="00F5461B">
        <w:trPr>
          <w:jc w:val="center"/>
          <w:ins w:id="2440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3C3F8086" w14:textId="77777777" w:rsidR="009F36EE" w:rsidRPr="009F59E1" w:rsidRDefault="009F36EE" w:rsidP="00F5461B">
            <w:pPr>
              <w:spacing w:after="160" w:line="259" w:lineRule="auto"/>
              <w:rPr>
                <w:ins w:id="244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3552" w:type="pct"/>
          </w:tcPr>
          <w:p w14:paraId="6B3263A7" w14:textId="77777777" w:rsidR="009F36EE" w:rsidRPr="009F59E1" w:rsidRDefault="009F36EE" w:rsidP="00F5461B">
            <w:pPr>
              <w:spacing w:after="160" w:line="259" w:lineRule="auto"/>
              <w:rPr>
                <w:ins w:id="2443" w:author="วันวิสา ประดิษฐอุกฤษฎ์" w:date="2021-10-11T19:31:00Z"/>
                <w:rFonts w:ascii="TH SarabunPSK" w:hAnsi="TH SarabunPSK" w:cs="TH SarabunPSK"/>
              </w:rPr>
            </w:pPr>
            <w:ins w:id="24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9F36EE" w:rsidRPr="009F59E1" w14:paraId="7E2DA3AD" w14:textId="77777777" w:rsidTr="00F5461B">
        <w:trPr>
          <w:jc w:val="center"/>
          <w:ins w:id="2445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545E8A3A" w14:textId="77777777" w:rsidR="009F36EE" w:rsidRPr="009F59E1" w:rsidRDefault="009F36EE" w:rsidP="00F5461B">
            <w:pPr>
              <w:spacing w:after="160" w:line="259" w:lineRule="auto"/>
              <w:rPr>
                <w:ins w:id="244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3552" w:type="pct"/>
          </w:tcPr>
          <w:p w14:paraId="49E9BEAB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ยูสเคสเริ่มต้นเมื่อผู้ใช้เลือกฟังก์ชัน </w:t>
            </w:r>
            <w:r w:rsidRPr="009F59E1">
              <w:rPr>
                <w:rFonts w:ascii="TH SarabunPSK" w:hAnsi="TH SarabunPSK" w:cs="TH SarabunPSK" w:hint="cs"/>
              </w:rPr>
              <w:t>Matching Dog</w:t>
            </w:r>
          </w:p>
          <w:p w14:paraId="274479AB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ระบค้นหาข้อมูลสุนัข</w:t>
            </w:r>
          </w:p>
          <w:p w14:paraId="08FC5CE8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ระบบจะทำการค้นหาข้อมูลของสุนัข โดย</w:t>
            </w:r>
          </w:p>
          <w:p w14:paraId="5484E435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   3.1. </w:t>
            </w:r>
            <w:r w:rsidRPr="009F59E1">
              <w:rPr>
                <w:rFonts w:ascii="TH SarabunPSK" w:hAnsi="TH SarabunPSK" w:cs="TH SarabunPSK" w:hint="cs"/>
                <w:cs/>
              </w:rPr>
              <w:t>ระบบเรียกข้อมูลจากฐานข้อมูล</w:t>
            </w:r>
          </w:p>
          <w:p w14:paraId="09339A60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   3.2. </w:t>
            </w:r>
            <w:r w:rsidRPr="009F59E1">
              <w:rPr>
                <w:rFonts w:ascii="TH SarabunPSK" w:hAnsi="TH SarabunPSK" w:cs="TH SarabunPSK" w:hint="cs"/>
                <w:cs/>
              </w:rPr>
              <w:t>ระบบคืนค่าข้อมูลจากฐานข้อมูล</w:t>
            </w:r>
          </w:p>
          <w:p w14:paraId="1BB6158A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4.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ระบบจะแสดงข้อมูลแก่ผู้ใช้</w:t>
            </w:r>
          </w:p>
          <w:p w14:paraId="33651F9B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5.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ผู้ใช้สามารถเลือกเงื่อนไขในการจับคู่สุนัขตามที่ต้องการ </w:t>
            </w:r>
          </w:p>
          <w:p w14:paraId="497A5A4B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6.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ระบบจะรับค่าข้อมูลที่ผู้ใช้ระบุ </w:t>
            </w:r>
          </w:p>
          <w:p w14:paraId="75E6D90B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ระบบจะทำการค้นหาข้อมูลที่ผู้ใช้ระบุ</w:t>
            </w:r>
          </w:p>
          <w:p w14:paraId="3421671E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   7.1.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ระบบทำการค้นหาข้อมูลจากฐานข้อมูล </w:t>
            </w:r>
          </w:p>
          <w:p w14:paraId="007DC7F0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   7.2.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ระบบคืนค่าข้อมูล </w:t>
            </w:r>
          </w:p>
          <w:p w14:paraId="746BF416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8.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ระบบจะแสดงข้อมูลของสุนัขที่ผู้ใช้ระบุ </w:t>
            </w:r>
          </w:p>
          <w:p w14:paraId="6C7FEF25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9. </w:t>
            </w:r>
            <w:r w:rsidRPr="009F59E1">
              <w:rPr>
                <w:rFonts w:ascii="TH SarabunPSK" w:hAnsi="TH SarabunPSK" w:cs="TH SarabunPSK" w:hint="cs"/>
                <w:cs/>
              </w:rPr>
              <w:t>ผู้ใช้สามารถทำการจับคู่สุนัขของตนเองกับสุนัขของผู้อื่นได้</w:t>
            </w:r>
          </w:p>
          <w:p w14:paraId="03064D44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10.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ระบบจะบันทึกข้อมูลการจับคู่</w:t>
            </w:r>
          </w:p>
          <w:p w14:paraId="23CECFB2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11. </w:t>
            </w:r>
            <w:r w:rsidRPr="009F59E1">
              <w:rPr>
                <w:rFonts w:ascii="TH SarabunPSK" w:hAnsi="TH SarabunPSK" w:cs="TH SarabunPSK" w:hint="cs"/>
                <w:cs/>
              </w:rPr>
              <w:t>ระบบบันทึกข้อมูลการจับคู่ โดย</w:t>
            </w:r>
          </w:p>
          <w:p w14:paraId="500296AA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   11.1.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ระบบจะเพิ่มข้อมูลลงใยฐานข้อมูล</w:t>
            </w:r>
          </w:p>
          <w:p w14:paraId="0E5ACEAE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   11.2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ระบบคืนค่าข้อมูลแก่ผู้ใช้</w:t>
            </w:r>
          </w:p>
          <w:p w14:paraId="4CB7914C" w14:textId="77777777" w:rsidR="009F36EE" w:rsidRPr="009F59E1" w:rsidRDefault="009F36EE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12.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ระบบจะแสดงข้อมูลแก่ผู้ใช้</w:t>
            </w:r>
          </w:p>
          <w:p w14:paraId="394DF145" w14:textId="77777777" w:rsidR="009F36EE" w:rsidRPr="009F59E1" w:rsidRDefault="009F36EE" w:rsidP="00F5461B">
            <w:pPr>
              <w:spacing w:after="160" w:line="259" w:lineRule="auto"/>
              <w:jc w:val="both"/>
              <w:rPr>
                <w:ins w:id="244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13. </w:t>
            </w:r>
            <w:r w:rsidRPr="009F59E1">
              <w:rPr>
                <w:rFonts w:ascii="TH SarabunPSK" w:hAnsi="TH SarabunPSK" w:cs="TH SarabunPSK" w:hint="cs"/>
                <w:cs/>
              </w:rPr>
              <w:t>ยูสเคสสิ้นสุดการทำงาน</w:t>
            </w:r>
          </w:p>
        </w:tc>
      </w:tr>
      <w:tr w:rsidR="009F36EE" w:rsidRPr="009F59E1" w14:paraId="6D518A29" w14:textId="77777777" w:rsidTr="00F5461B">
        <w:trPr>
          <w:jc w:val="center"/>
          <w:ins w:id="2449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37ED2C38" w14:textId="77777777" w:rsidR="009F36EE" w:rsidRPr="009F59E1" w:rsidRDefault="009F36EE" w:rsidP="00F5461B">
            <w:pPr>
              <w:spacing w:after="160" w:line="259" w:lineRule="auto"/>
              <w:rPr>
                <w:ins w:id="245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3552" w:type="pct"/>
          </w:tcPr>
          <w:p w14:paraId="20C62A4D" w14:textId="77777777" w:rsidR="009F36EE" w:rsidRPr="009F59E1" w:rsidRDefault="009F36EE" w:rsidP="00F5461B">
            <w:pPr>
              <w:rPr>
                <w:ins w:id="245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6.1. กรณีที่ไม่มีข้อมูลที่ผู้ใช้เลือก ระบบจะแสดงข้อความ “ไม่มีข้อมูลที่ท่านเลือก กรุณาลองใหม่อีกครั้ง”</w:t>
            </w:r>
          </w:p>
        </w:tc>
      </w:tr>
      <w:tr w:rsidR="009F36EE" w:rsidRPr="009F59E1" w14:paraId="6BC33DC9" w14:textId="77777777" w:rsidTr="00F5461B">
        <w:trPr>
          <w:jc w:val="center"/>
          <w:ins w:id="2453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6C2E3DF4" w14:textId="77777777" w:rsidR="009F36EE" w:rsidRPr="009F59E1" w:rsidRDefault="009F36EE" w:rsidP="00F5461B">
            <w:pPr>
              <w:spacing w:after="160" w:line="259" w:lineRule="auto"/>
              <w:rPr>
                <w:ins w:id="245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3552" w:type="pct"/>
          </w:tcPr>
          <w:p w14:paraId="450BAB9B" w14:textId="77777777" w:rsidR="009F36EE" w:rsidRPr="009F59E1" w:rsidRDefault="009F36EE" w:rsidP="00F5461B">
            <w:pPr>
              <w:spacing w:after="160" w:line="259" w:lineRule="auto"/>
              <w:rPr>
                <w:ins w:id="2456" w:author="วันวิสา ประดิษฐอุกฤษฎ์" w:date="2021-10-11T19:31:00Z"/>
                <w:rFonts w:ascii="TH SarabunPSK" w:hAnsi="TH SarabunPSK" w:cs="TH SarabunPSK"/>
              </w:rPr>
            </w:pPr>
            <w:ins w:id="24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9F36EE" w:rsidRPr="009F59E1" w14:paraId="593CD11E" w14:textId="77777777" w:rsidTr="00F5461B">
        <w:trPr>
          <w:jc w:val="center"/>
          <w:ins w:id="2458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3C26381D" w14:textId="77777777" w:rsidR="009F36EE" w:rsidRPr="009F59E1" w:rsidRDefault="009F36EE" w:rsidP="00F5461B">
            <w:pPr>
              <w:spacing w:after="160" w:line="259" w:lineRule="auto"/>
              <w:rPr>
                <w:ins w:id="245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6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3552" w:type="pct"/>
          </w:tcPr>
          <w:p w14:paraId="21438030" w14:textId="77777777" w:rsidR="009F36EE" w:rsidRPr="009F59E1" w:rsidRDefault="009F36E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สามารถดูข้อมูลของสุนัขที่สนใจได้ (</w:t>
            </w:r>
            <w:r w:rsidRPr="009F59E1">
              <w:rPr>
                <w:rFonts w:ascii="TH SarabunPSK" w:hAnsi="TH SarabunPSK" w:cs="TH SarabunPSK" w:hint="cs"/>
              </w:rPr>
              <w:t>View Dog Detail)</w:t>
            </w:r>
          </w:p>
          <w:p w14:paraId="35996823" w14:textId="77777777" w:rsidR="009F36EE" w:rsidRPr="009F59E1" w:rsidRDefault="009F36EE" w:rsidP="00F5461B">
            <w:pPr>
              <w:spacing w:after="160" w:line="259" w:lineRule="auto"/>
              <w:rPr>
                <w:ins w:id="246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สามารถดูข้อมูลเจ้าของสุนัขที่สนใจได้ (</w:t>
            </w:r>
            <w:r w:rsidRPr="009F59E1">
              <w:rPr>
                <w:rFonts w:ascii="TH SarabunPSK" w:hAnsi="TH SarabunPSK" w:cs="TH SarabunPSK" w:hint="cs"/>
              </w:rPr>
              <w:t>View Member Detail)</w:t>
            </w:r>
          </w:p>
        </w:tc>
      </w:tr>
    </w:tbl>
    <w:p w14:paraId="6D2D963C" w14:textId="77777777" w:rsidR="009F36EE" w:rsidRPr="009F59E1" w:rsidRDefault="009F36EE" w:rsidP="009F36E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08E95D48" w14:textId="1C3E2C6F" w:rsidR="009F36EE" w:rsidRPr="009F59E1" w:rsidRDefault="009F36EE" w:rsidP="009F36E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7.8.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7BAC52C4" w14:textId="77777777" w:rsidR="009F36EE" w:rsidRPr="009F59E1" w:rsidRDefault="009F36EE" w:rsidP="009F36EE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CF03193" w14:textId="77777777" w:rsidR="009F36EE" w:rsidRPr="009F59E1" w:rsidRDefault="009F36EE" w:rsidP="009F36EE">
      <w:pPr>
        <w:ind w:left="1440"/>
        <w:rPr>
          <w:ins w:id="2462" w:author="วันวิสา ประดิษฐอุกฤษฎ์" w:date="2021-10-11T19:31:00Z"/>
          <w:rFonts w:ascii="TH SarabunPSK" w:hAnsi="TH SarabunPSK" w:cs="TH SarabunPSK"/>
          <w:b/>
          <w:bCs/>
        </w:rPr>
      </w:pPr>
    </w:p>
    <w:p w14:paraId="53FDC23E" w14:textId="77777777" w:rsidR="009F36EE" w:rsidRPr="009F59E1" w:rsidRDefault="009F36EE" w:rsidP="009F36EE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noProof/>
          <w:shd w:val="clear" w:color="auto" w:fill="FFFFFF"/>
        </w:rPr>
        <w:drawing>
          <wp:inline distT="0" distB="0" distL="0" distR="0" wp14:anchorId="44232563" wp14:editId="135E2B26">
            <wp:extent cx="1954972" cy="3600000"/>
            <wp:effectExtent l="0" t="0" r="7620" b="635"/>
            <wp:docPr id="23" name="Picture 23" descr="A screenshot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dog&#10;&#10;Description automatically generated"/>
                    <pic:cNvPicPr/>
                  </pic:nvPicPr>
                  <pic:blipFill rotWithShape="1">
                    <a:blip r:embed="rId25"/>
                    <a:srcRect l="1102" t="851" r="1299"/>
                    <a:stretch/>
                  </pic:blipFill>
                  <pic:spPr bwMode="auto">
                    <a:xfrm>
                      <a:off x="0" y="0"/>
                      <a:ext cx="1954972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19F90" w14:textId="6E53EFB3" w:rsidR="009F36EE" w:rsidRPr="009F59E1" w:rsidRDefault="009F36EE" w:rsidP="009F36EE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>.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หน้าจอการจับคู่ของสุนัข</w:t>
      </w:r>
    </w:p>
    <w:p w14:paraId="548AA7D3" w14:textId="77777777" w:rsidR="009F36EE" w:rsidRPr="009F59E1" w:rsidRDefault="009F36EE" w:rsidP="009F36EE">
      <w:pPr>
        <w:rPr>
          <w:rFonts w:ascii="TH SarabunPSK" w:hAnsi="TH SarabunPSK" w:cs="TH SarabunPSK"/>
          <w:b/>
          <w:bCs/>
        </w:rPr>
      </w:pPr>
    </w:p>
    <w:p w14:paraId="66552716" w14:textId="4759184A" w:rsidR="009F36EE" w:rsidRPr="009F59E1" w:rsidRDefault="009F36EE" w:rsidP="009F36E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53550B38" w14:textId="77777777" w:rsidR="009F36EE" w:rsidRPr="009F59E1" w:rsidRDefault="009F36EE" w:rsidP="009F36EE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เงื่อนไขของกลุ่มข้อมูลทดสอบฟังก์ชัน </w:t>
      </w:r>
      <w:r w:rsidRPr="009F59E1">
        <w:rPr>
          <w:rFonts w:ascii="TH SarabunPSK" w:hAnsi="TH SarabunPSK" w:cs="TH SarabunPSK" w:hint="cs"/>
        </w:rPr>
        <w:t xml:space="preserve">Find Size </w:t>
      </w:r>
      <w:r w:rsidRPr="009F59E1">
        <w:rPr>
          <w:rFonts w:ascii="TH SarabunPSK" w:hAnsi="TH SarabunPSK" w:cs="TH SarabunPSK" w:hint="cs"/>
          <w:cs/>
          <w:lang w:bidi="th-TH"/>
        </w:rPr>
        <w:t>มีข้อมูลรายละเอียดดังต่อไปนี้</w:t>
      </w:r>
    </w:p>
    <w:p w14:paraId="28174B8F" w14:textId="5A0F1195" w:rsidR="009F36EE" w:rsidRPr="009F59E1" w:rsidRDefault="009F36EE" w:rsidP="009F36E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.5.1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เลือกสัญลักษณ์ในการดำเนินการจับคู่ (</w:t>
      </w:r>
      <w:r w:rsidRPr="009F59E1">
        <w:rPr>
          <w:rFonts w:ascii="TH SarabunPSK" w:hAnsi="TH SarabunPSK" w:cs="TH SarabunPSK" w:hint="cs"/>
          <w:b/>
          <w:bCs/>
          <w:lang w:bidi="th-TH"/>
        </w:rPr>
        <w:t>Choose Icon for Matching) : Icon</w:t>
      </w:r>
    </w:p>
    <w:p w14:paraId="330BB926" w14:textId="77777777" w:rsidR="009F36EE" w:rsidRPr="009F59E1" w:rsidRDefault="009F36EE" w:rsidP="009F36EE">
      <w:pPr>
        <w:ind w:firstLine="720"/>
        <w:rPr>
          <w:ins w:id="2463" w:author="วันวิสา ประดิษฐอุกฤษฎ์" w:date="2021-10-11T19:31:00Z"/>
          <w:rFonts w:ascii="TH SarabunPSK" w:hAnsi="TH SarabunPSK" w:cs="TH SarabunPSK"/>
          <w:b/>
          <w:bCs/>
        </w:rPr>
      </w:pPr>
      <w:ins w:id="246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ความต้องการของระบบในส่วนขอ</w:t>
        </w:r>
      </w:ins>
      <w:r w:rsidRPr="009F59E1">
        <w:rPr>
          <w:rFonts w:ascii="TH SarabunPSK" w:hAnsi="TH SarabunPSK" w:cs="TH SarabunPSK" w:hint="cs"/>
          <w:b/>
          <w:bCs/>
          <w:cs/>
        </w:rPr>
        <w:t>งการเลือกสัญลักษณ์ในการดำเนินการจับคู่</w:t>
      </w:r>
      <w:ins w:id="246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 xml:space="preserve"> มีคุณลักษณะดังนี้</w:t>
        </w:r>
      </w:ins>
    </w:p>
    <w:p w14:paraId="241163B7" w14:textId="19000EC6" w:rsidR="009F36EE" w:rsidRPr="009F59E1" w:rsidRDefault="009F36EE" w:rsidP="00E95EB1">
      <w:pPr>
        <w:spacing w:after="160" w:line="259" w:lineRule="auto"/>
        <w:ind w:left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1. </w:t>
      </w:r>
      <w:r w:rsidRPr="009F59E1">
        <w:rPr>
          <w:rFonts w:ascii="TH SarabunPSK" w:hAnsi="TH SarabunPSK" w:cs="TH SarabunPSK" w:hint="cs"/>
          <w:cs/>
        </w:rPr>
        <w:t>มีการเลือกสัญลักษณ์เพียง 1 รายการเท่านั้น</w:t>
      </w:r>
    </w:p>
    <w:p w14:paraId="55DF59D9" w14:textId="77777777" w:rsidR="00E95EB1" w:rsidRPr="009F59E1" w:rsidRDefault="00E95EB1" w:rsidP="00E95EB1">
      <w:pPr>
        <w:ind w:firstLine="720"/>
        <w:rPr>
          <w:rFonts w:ascii="TH SarabunPSK" w:hAnsi="TH SarabunPSK" w:cs="TH SarabunPSK"/>
        </w:rPr>
      </w:pPr>
      <w:ins w:id="246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เมื่อ</w:t>
        </w:r>
      </w:ins>
      <w:r w:rsidRPr="009F59E1">
        <w:rPr>
          <w:rFonts w:ascii="TH SarabunPSK" w:hAnsi="TH SarabunPSK" w:cs="TH SarabunPSK" w:hint="cs"/>
          <w:cs/>
        </w:rPr>
        <w:t>เลือก</w:t>
      </w:r>
      <w:ins w:id="246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ข้อมูลถูกต้อง</w:t>
        </w:r>
      </w:ins>
      <w:r w:rsidRPr="009F59E1">
        <w:rPr>
          <w:rFonts w:ascii="TH SarabunPSK" w:hAnsi="TH SarabunPSK" w:cs="TH SarabunPSK" w:hint="cs"/>
        </w:rPr>
        <w:t xml:space="preserve"> </w:t>
      </w:r>
      <w:ins w:id="246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  </w:r>
      </w:ins>
    </w:p>
    <w:p w14:paraId="0B713C6C" w14:textId="77777777" w:rsidR="009F36EE" w:rsidRPr="009F59E1" w:rsidRDefault="009F36EE" w:rsidP="009F36EE">
      <w:pPr>
        <w:ind w:firstLine="720"/>
        <w:rPr>
          <w:rFonts w:ascii="TH SarabunPSK" w:hAnsi="TH SarabunPSK" w:cs="TH SarabunPSK"/>
        </w:rPr>
      </w:pPr>
    </w:p>
    <w:p w14:paraId="1227BFDF" w14:textId="09B6949C" w:rsidR="009F36EE" w:rsidRPr="009F59E1" w:rsidRDefault="009F36EE" w:rsidP="009F36E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="00E95EB1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E95EB1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เลือกสัญลักษณ์ในการดำเนินการจับคู่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95EB1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21"/>
        <w:gridCol w:w="4621"/>
      </w:tblGrid>
      <w:tr w:rsidR="00E95EB1" w:rsidRPr="009F59E1" w14:paraId="4F62906F" w14:textId="77777777" w:rsidTr="00E95EB1">
        <w:trPr>
          <w:ins w:id="2469" w:author="วันวิสา ประดิษฐอุกฤษฎ์" w:date="2021-10-11T19:31:00Z"/>
        </w:trPr>
        <w:tc>
          <w:tcPr>
            <w:tcW w:w="2500" w:type="pct"/>
            <w:shd w:val="clear" w:color="auto" w:fill="D0CECE" w:themeFill="background2" w:themeFillShade="E6"/>
          </w:tcPr>
          <w:p w14:paraId="377A7DA6" w14:textId="77777777" w:rsidR="00E95EB1" w:rsidRPr="009F59E1" w:rsidRDefault="00E95EB1" w:rsidP="00F5461B">
            <w:pPr>
              <w:spacing w:after="160" w:line="259" w:lineRule="auto"/>
              <w:jc w:val="center"/>
              <w:rPr>
                <w:ins w:id="247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7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2500" w:type="pct"/>
            <w:shd w:val="clear" w:color="auto" w:fill="D0CECE" w:themeFill="background2" w:themeFillShade="E6"/>
          </w:tcPr>
          <w:p w14:paraId="713312BB" w14:textId="77777777" w:rsidR="00E95EB1" w:rsidRPr="009F59E1" w:rsidRDefault="00E95EB1" w:rsidP="00F5461B">
            <w:pPr>
              <w:spacing w:after="160" w:line="259" w:lineRule="auto"/>
              <w:jc w:val="center"/>
              <w:rPr>
                <w:ins w:id="247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247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</w:tr>
      <w:tr w:rsidR="00E95EB1" w:rsidRPr="009F59E1" w14:paraId="50060EFC" w14:textId="77777777" w:rsidTr="00E95EB1">
        <w:trPr>
          <w:ins w:id="2475" w:author="วันวิสา ประดิษฐอุกฤษฎ์" w:date="2021-10-11T19:31:00Z"/>
        </w:trPr>
        <w:tc>
          <w:tcPr>
            <w:tcW w:w="2500" w:type="pct"/>
          </w:tcPr>
          <w:p w14:paraId="134BDFF3" w14:textId="77777777" w:rsidR="00E95EB1" w:rsidRPr="009F59E1" w:rsidRDefault="00E95EB1" w:rsidP="00F5461B">
            <w:pPr>
              <w:spacing w:after="160" w:line="259" w:lineRule="auto"/>
              <w:jc w:val="center"/>
              <w:rPr>
                <w:ins w:id="2476" w:author="วันวิสา ประดิษฐอุกฤษฎ์" w:date="2021-10-11T19:31:00Z"/>
                <w:rFonts w:ascii="TH SarabunPSK" w:hAnsi="TH SarabunPSK" w:cs="TH SarabunPSK"/>
              </w:rPr>
            </w:pPr>
            <w:ins w:id="247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</w:t>
            </w:r>
          </w:p>
        </w:tc>
        <w:tc>
          <w:tcPr>
            <w:tcW w:w="2500" w:type="pct"/>
          </w:tcPr>
          <w:p w14:paraId="60DB16C9" w14:textId="2949BC96" w:rsidR="00E95EB1" w:rsidRPr="009F59E1" w:rsidRDefault="00E95EB1" w:rsidP="00F5461B">
            <w:pPr>
              <w:spacing w:after="160" w:line="259" w:lineRule="auto"/>
              <w:jc w:val="center"/>
              <w:rPr>
                <w:ins w:id="2478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4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6408E8">
              <w:rPr>
                <w:rFonts w:ascii="TH SarabunPSK" w:hAnsi="TH SarabunPSK" w:cs="TH SarabunPSK"/>
                <w:lang w:bidi="th-TH"/>
              </w:rPr>
              <w:t>09</w:t>
            </w:r>
            <w:ins w:id="248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เลือกสัญลักษณ์เพียง 1 รายการ</w:t>
            </w:r>
          </w:p>
        </w:tc>
      </w:tr>
    </w:tbl>
    <w:p w14:paraId="5BD4140B" w14:textId="77777777" w:rsidR="009F36EE" w:rsidRPr="009F59E1" w:rsidRDefault="009F36EE" w:rsidP="009F36EE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211E03B" w14:textId="19CD3B76" w:rsidR="009F36EE" w:rsidRPr="009F59E1" w:rsidRDefault="009F36EE" w:rsidP="009F36E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95EB1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แสดงข้อมูลของการทดสอบ</w:t>
      </w:r>
      <w:r w:rsidR="00E95EB1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เลือกสัญลักษณ์ในการดำเนินการจับคู่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E95EB1" w:rsidRPr="009F59E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E95EB1" w:rsidRPr="009F59E1" w14:paraId="7B1379BA" w14:textId="77777777" w:rsidTr="00E95EB1">
        <w:trPr>
          <w:jc w:val="center"/>
          <w:ins w:id="2481" w:author="วันวิสา ประดิษฐอุกฤษฎ์" w:date="2021-10-11T19:31:00Z"/>
        </w:trPr>
        <w:tc>
          <w:tcPr>
            <w:tcW w:w="403" w:type="pct"/>
            <w:shd w:val="clear" w:color="auto" w:fill="D0CECE" w:themeFill="background2" w:themeFillShade="E6"/>
          </w:tcPr>
          <w:p w14:paraId="49BB2E1A" w14:textId="77777777" w:rsidR="00E95EB1" w:rsidRPr="009F59E1" w:rsidRDefault="00E95EB1" w:rsidP="00F5461B">
            <w:pPr>
              <w:spacing w:after="160" w:line="259" w:lineRule="auto"/>
              <w:jc w:val="center"/>
              <w:rPr>
                <w:ins w:id="248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</w:tcPr>
          <w:p w14:paraId="2CE467E0" w14:textId="77777777" w:rsidR="00E95EB1" w:rsidRPr="009F59E1" w:rsidRDefault="00E95EB1" w:rsidP="00F5461B">
            <w:pPr>
              <w:spacing w:after="160" w:line="259" w:lineRule="auto"/>
              <w:jc w:val="center"/>
              <w:rPr>
                <w:ins w:id="248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8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</w:tcPr>
          <w:p w14:paraId="5171BA57" w14:textId="77777777" w:rsidR="00E95EB1" w:rsidRPr="009F59E1" w:rsidRDefault="00E95EB1" w:rsidP="00F5461B">
            <w:pPr>
              <w:spacing w:after="160" w:line="259" w:lineRule="auto"/>
              <w:jc w:val="center"/>
              <w:rPr>
                <w:ins w:id="248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</w:tcPr>
          <w:p w14:paraId="13067DC4" w14:textId="77777777" w:rsidR="00E95EB1" w:rsidRPr="009F59E1" w:rsidRDefault="00E95EB1" w:rsidP="00F5461B">
            <w:pPr>
              <w:spacing w:after="160" w:line="259" w:lineRule="auto"/>
              <w:jc w:val="center"/>
              <w:rPr>
                <w:ins w:id="248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4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E95EB1" w:rsidRPr="009F59E1" w14:paraId="011A7187" w14:textId="77777777" w:rsidTr="00E95EB1">
        <w:trPr>
          <w:jc w:val="center"/>
          <w:ins w:id="2490" w:author="วันวิสา ประดิษฐอุกฤษฎ์" w:date="2021-10-11T19:31:00Z"/>
        </w:trPr>
        <w:tc>
          <w:tcPr>
            <w:tcW w:w="403" w:type="pct"/>
          </w:tcPr>
          <w:p w14:paraId="3531D73F" w14:textId="084045EA" w:rsidR="00E95EB1" w:rsidRPr="009F59E1" w:rsidRDefault="006408E8" w:rsidP="00F5461B">
            <w:pPr>
              <w:spacing w:after="160" w:line="259" w:lineRule="auto"/>
              <w:rPr>
                <w:ins w:id="2491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270</w:t>
            </w:r>
          </w:p>
        </w:tc>
        <w:tc>
          <w:tcPr>
            <w:tcW w:w="1531" w:type="pct"/>
          </w:tcPr>
          <w:p w14:paraId="541B5D55" w14:textId="45587005" w:rsidR="00E95EB1" w:rsidRPr="009F59E1" w:rsidRDefault="006408E8" w:rsidP="00F5461B">
            <w:pPr>
              <w:spacing w:after="160" w:line="259" w:lineRule="auto"/>
              <w:rPr>
                <w:ins w:id="2492" w:author="วันวิสา ประดิษฐอุกฤษฎ์" w:date="2021-10-11T19:31:00Z"/>
                <w:rFonts w:ascii="TH SarabunPSK" w:hAnsi="TH SarabunPSK" w:cs="TH SarabunPSK"/>
              </w:rPr>
            </w:pPr>
            <w:ins w:id="24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09</w:t>
            </w:r>
            <w:ins w:id="24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เลือกสัญลักษณ์เพียง 1 รายการ</w:t>
            </w:r>
          </w:p>
        </w:tc>
        <w:tc>
          <w:tcPr>
            <w:tcW w:w="1918" w:type="pct"/>
          </w:tcPr>
          <w:p w14:paraId="38D870BA" w14:textId="77777777" w:rsidR="00E95EB1" w:rsidRPr="009F59E1" w:rsidRDefault="00E95EB1" w:rsidP="00F5461B">
            <w:pPr>
              <w:spacing w:after="160" w:line="259" w:lineRule="auto"/>
              <w:rPr>
                <w:ins w:id="249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สัญลักษณ์อุ้งเท้าสุนัข</w:t>
            </w:r>
          </w:p>
        </w:tc>
        <w:tc>
          <w:tcPr>
            <w:tcW w:w="1148" w:type="pct"/>
          </w:tcPr>
          <w:p w14:paraId="62696A28" w14:textId="77777777" w:rsidR="00E95EB1" w:rsidRPr="009F59E1" w:rsidRDefault="00E95EB1" w:rsidP="00F5461B">
            <w:pPr>
              <w:spacing w:after="160" w:line="259" w:lineRule="auto"/>
              <w:rPr>
                <w:ins w:id="249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รายละเอียดเกี่ยวกับสุนัข</w:t>
            </w:r>
          </w:p>
        </w:tc>
      </w:tr>
      <w:tr w:rsidR="00E95EB1" w:rsidRPr="009F59E1" w14:paraId="027BD836" w14:textId="77777777" w:rsidTr="00E95EB1">
        <w:trPr>
          <w:jc w:val="center"/>
        </w:trPr>
        <w:tc>
          <w:tcPr>
            <w:tcW w:w="403" w:type="pct"/>
          </w:tcPr>
          <w:p w14:paraId="6E81F838" w14:textId="36DA7E31" w:rsidR="00E95EB1" w:rsidRPr="009F59E1" w:rsidRDefault="006408E8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271</w:t>
            </w:r>
          </w:p>
        </w:tc>
        <w:tc>
          <w:tcPr>
            <w:tcW w:w="1531" w:type="pct"/>
          </w:tcPr>
          <w:p w14:paraId="0B1C74AF" w14:textId="40C44584" w:rsidR="00E95EB1" w:rsidRPr="009F59E1" w:rsidRDefault="006408E8" w:rsidP="00F5461B">
            <w:pPr>
              <w:rPr>
                <w:rFonts w:ascii="TH SarabunPSK" w:hAnsi="TH SarabunPSK" w:cs="TH SarabunPSK"/>
              </w:rPr>
            </w:pPr>
            <w:ins w:id="249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09</w:t>
            </w:r>
            <w:ins w:id="249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เลือกสัญลักษณ์เพียง 1 รายการ</w:t>
            </w:r>
          </w:p>
        </w:tc>
        <w:tc>
          <w:tcPr>
            <w:tcW w:w="1918" w:type="pct"/>
          </w:tcPr>
          <w:p w14:paraId="5DB511A6" w14:textId="77777777" w:rsidR="00E95EB1" w:rsidRPr="009F59E1" w:rsidRDefault="00E95EB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สัญลักษณ์รูปคน</w:t>
            </w:r>
          </w:p>
        </w:tc>
        <w:tc>
          <w:tcPr>
            <w:tcW w:w="1148" w:type="pct"/>
          </w:tcPr>
          <w:p w14:paraId="0672F05D" w14:textId="77777777" w:rsidR="00E95EB1" w:rsidRPr="009F59E1" w:rsidRDefault="00E95EB1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รายละเอียดเกี่ยวกับเจ้าของสุนัข</w:t>
            </w:r>
          </w:p>
        </w:tc>
      </w:tr>
      <w:tr w:rsidR="00E95EB1" w:rsidRPr="009F59E1" w14:paraId="1C7BFA4B" w14:textId="77777777" w:rsidTr="00E95EB1">
        <w:trPr>
          <w:jc w:val="center"/>
        </w:trPr>
        <w:tc>
          <w:tcPr>
            <w:tcW w:w="403" w:type="pct"/>
          </w:tcPr>
          <w:p w14:paraId="64223A79" w14:textId="7163E248" w:rsidR="00E95EB1" w:rsidRPr="009F59E1" w:rsidRDefault="006408E8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272</w:t>
            </w:r>
          </w:p>
        </w:tc>
        <w:tc>
          <w:tcPr>
            <w:tcW w:w="1531" w:type="pct"/>
          </w:tcPr>
          <w:p w14:paraId="102A3045" w14:textId="070B890C" w:rsidR="00E95EB1" w:rsidRPr="009F59E1" w:rsidRDefault="006408E8" w:rsidP="00F5461B">
            <w:pPr>
              <w:rPr>
                <w:rFonts w:ascii="TH SarabunPSK" w:hAnsi="TH SarabunPSK" w:cs="TH SarabunPSK"/>
              </w:rPr>
            </w:pPr>
            <w:ins w:id="24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09</w:t>
            </w:r>
            <w:ins w:id="250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เลือกสัญลักษณ์เพียง 1 รายการ</w:t>
            </w:r>
          </w:p>
        </w:tc>
        <w:tc>
          <w:tcPr>
            <w:tcW w:w="1918" w:type="pct"/>
          </w:tcPr>
          <w:p w14:paraId="3D8A784B" w14:textId="77777777" w:rsidR="00E95EB1" w:rsidRPr="009F59E1" w:rsidRDefault="00E95EB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สัญลักษณ์หัวใจ</w:t>
            </w:r>
          </w:p>
        </w:tc>
        <w:tc>
          <w:tcPr>
            <w:tcW w:w="1148" w:type="pct"/>
          </w:tcPr>
          <w:p w14:paraId="0435BC0D" w14:textId="77777777" w:rsidR="00E95EB1" w:rsidRPr="009F59E1" w:rsidRDefault="00E95EB1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(ชื่นชอบ สนใจและแสดงผลในหน้า </w:t>
            </w:r>
            <w:r w:rsidRPr="009F59E1">
              <w:rPr>
                <w:rFonts w:ascii="TH SarabunPSK" w:hAnsi="TH SarabunPSK" w:cs="TH SarabunPSK" w:hint="cs"/>
              </w:rPr>
              <w:t>Matches</w:t>
            </w:r>
            <w:r w:rsidRPr="009F59E1">
              <w:rPr>
                <w:rFonts w:ascii="TH SarabunPSK" w:hAnsi="TH SarabunPSK" w:cs="TH SarabunPSK" w:hint="cs"/>
                <w:cs/>
              </w:rPr>
              <w:t>)</w:t>
            </w:r>
          </w:p>
        </w:tc>
      </w:tr>
      <w:tr w:rsidR="00E95EB1" w:rsidRPr="009F59E1" w14:paraId="5EC6DC1D" w14:textId="77777777" w:rsidTr="00E95EB1">
        <w:trPr>
          <w:jc w:val="center"/>
        </w:trPr>
        <w:tc>
          <w:tcPr>
            <w:tcW w:w="403" w:type="pct"/>
          </w:tcPr>
          <w:p w14:paraId="5B3DD23B" w14:textId="436536F3" w:rsidR="00E95EB1" w:rsidRPr="009F59E1" w:rsidRDefault="006408E8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273</w:t>
            </w:r>
          </w:p>
        </w:tc>
        <w:tc>
          <w:tcPr>
            <w:tcW w:w="1531" w:type="pct"/>
          </w:tcPr>
          <w:p w14:paraId="6DB70A1B" w14:textId="5905DCD8" w:rsidR="00E95EB1" w:rsidRPr="009F59E1" w:rsidRDefault="006408E8" w:rsidP="00F5461B">
            <w:pPr>
              <w:rPr>
                <w:rFonts w:ascii="TH SarabunPSK" w:hAnsi="TH SarabunPSK" w:cs="TH SarabunPSK"/>
              </w:rPr>
            </w:pPr>
            <w:ins w:id="250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09</w:t>
            </w:r>
            <w:ins w:id="250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เลือกสัญลักษณ์เพียง 1 รายการ</w:t>
            </w:r>
          </w:p>
        </w:tc>
        <w:tc>
          <w:tcPr>
            <w:tcW w:w="1918" w:type="pct"/>
          </w:tcPr>
          <w:p w14:paraId="220BA47F" w14:textId="77777777" w:rsidR="00E95EB1" w:rsidRPr="009F59E1" w:rsidRDefault="00E95EB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สัญลักษณ์กากากบาท</w:t>
            </w:r>
          </w:p>
        </w:tc>
        <w:tc>
          <w:tcPr>
            <w:tcW w:w="1148" w:type="pct"/>
          </w:tcPr>
          <w:p w14:paraId="33B26B30" w14:textId="77777777" w:rsidR="00E95EB1" w:rsidRPr="009F59E1" w:rsidRDefault="00E95EB1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(ไม่สนใจ)</w:t>
            </w:r>
          </w:p>
        </w:tc>
      </w:tr>
    </w:tbl>
    <w:p w14:paraId="61CB1C27" w14:textId="0BD7A796" w:rsidR="00C55E61" w:rsidRPr="009F59E1" w:rsidRDefault="00C55E61" w:rsidP="00C55E6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7.9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962302" w:rsidRPr="009F59E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] </w:t>
      </w:r>
      <w:r w:rsidRPr="009F59E1">
        <w:rPr>
          <w:rFonts w:ascii="TH SarabunPSK" w:hAnsi="TH SarabunPSK" w:cs="TH SarabunPSK" w:hint="cs"/>
          <w:b/>
          <w:bCs/>
        </w:rPr>
        <w:t>Matches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</w:p>
    <w:p w14:paraId="18689019" w14:textId="7A491C2E" w:rsidR="00C55E61" w:rsidRPr="009F59E1" w:rsidRDefault="00C55E61" w:rsidP="00C55E6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7.9.1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7E6CD4B0" w14:textId="12B5C54B" w:rsidR="00C55E61" w:rsidRPr="009F59E1" w:rsidRDefault="00C55E61" w:rsidP="00C55E61">
      <w:pPr>
        <w:rPr>
          <w:rFonts w:ascii="TH SarabunPSK" w:hAnsi="TH SarabunPSK" w:cs="TH SarabunPSK"/>
          <w:lang w:bidi="th-TH"/>
        </w:rPr>
      </w:pPr>
      <w:ins w:id="250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ab/>
        </w:r>
      </w:ins>
      <w:bookmarkStart w:id="2504" w:name="_Hlk97986894"/>
      <w:r w:rsidRPr="009F59E1">
        <w:rPr>
          <w:rFonts w:ascii="TH SarabunPSK" w:hAnsi="TH SarabunPSK" w:cs="TH SarabunPSK" w:hint="cs"/>
          <w:cs/>
        </w:rPr>
        <w:t>ระบบสำหรับสำหรับดูการจับคู่ของสุนัข โดยจะแสดงในรูปแบบรายการ และเลือกสัญลักษณ์เพื่อรีวิว หรือแชทต่อไป</w:t>
      </w:r>
    </w:p>
    <w:bookmarkEnd w:id="2504"/>
    <w:p w14:paraId="30285A53" w14:textId="42D14898" w:rsidR="00C55E61" w:rsidRPr="009F59E1" w:rsidRDefault="00C55E61" w:rsidP="00C55E6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7.9.2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5C5984BC" w14:textId="5F5E7059" w:rsidR="00C55E61" w:rsidRPr="009F59E1" w:rsidRDefault="00C55E61" w:rsidP="00C55E61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</w:rPr>
      </w:pPr>
      <w:bookmarkStart w:id="2505" w:name="_Hlk98007160"/>
      <w:r w:rsidRPr="009F59E1">
        <w:rPr>
          <w:rFonts w:ascii="TH SarabunPSK" w:hAnsi="TH SarabunPSK" w:cs="TH SarabunPSK" w:hint="cs"/>
          <w:cs/>
          <w:lang w:bidi="th-TH"/>
        </w:rPr>
        <w:t>ผู้ใช้สามารถเริ่มการสนทนา (</w:t>
      </w:r>
      <w:r w:rsidRPr="009F59E1">
        <w:rPr>
          <w:rFonts w:ascii="TH SarabunPSK" w:hAnsi="TH SarabunPSK" w:cs="TH SarabunPSK" w:hint="cs"/>
        </w:rPr>
        <w:t>Chat)</w:t>
      </w:r>
      <w:r w:rsidRPr="009F59E1">
        <w:rPr>
          <w:rFonts w:ascii="TH SarabunPSK" w:hAnsi="TH SarabunPSK" w:cs="TH SarabunPSK" w:hint="cs"/>
          <w:cs/>
          <w:lang w:bidi="th-TH"/>
        </w:rPr>
        <w:t xml:space="preserve"> หรือ ผู้ใช้สามารถรีวิวได้และเพิ่มข้อมูลได้ (</w:t>
      </w:r>
      <w:r w:rsidRPr="009F59E1">
        <w:rPr>
          <w:rFonts w:ascii="TH SarabunPSK" w:hAnsi="TH SarabunPSK" w:cs="TH SarabunPSK" w:hint="cs"/>
        </w:rPr>
        <w:t>Add Review And Result)</w:t>
      </w:r>
    </w:p>
    <w:bookmarkEnd w:id="2505"/>
    <w:p w14:paraId="744D9176" w14:textId="4499D3A7" w:rsidR="00C55E61" w:rsidRPr="009F59E1" w:rsidRDefault="00C55E61" w:rsidP="00C55E6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7.9.3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5ED245BD" w14:textId="5DD69791" w:rsidR="00C55E61" w:rsidRPr="009F59E1" w:rsidRDefault="00C55E61" w:rsidP="00C55E6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TC0</w:t>
      </w:r>
      <w:r w:rsidRPr="009F59E1">
        <w:rPr>
          <w:rFonts w:ascii="TH SarabunPSK" w:hAnsi="TH SarabunPSK" w:cs="TH SarabunPSK" w:hint="cs"/>
          <w:cs/>
          <w:lang w:bidi="th-TH"/>
        </w:rPr>
        <w:t>9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รายละเอียดการทำงานของยูสเคส </w:t>
      </w:r>
      <w:r w:rsidRPr="009F59E1">
        <w:rPr>
          <w:rFonts w:ascii="TH SarabunPSK" w:hAnsi="TH SarabunPSK" w:cs="TH SarabunPSK" w:hint="cs"/>
        </w:rPr>
        <w:t>Matching Dog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76"/>
        <w:gridCol w:w="6566"/>
      </w:tblGrid>
      <w:tr w:rsidR="00C55E61" w:rsidRPr="009F59E1" w14:paraId="4117EB1F" w14:textId="77777777" w:rsidTr="00F5461B">
        <w:trPr>
          <w:jc w:val="center"/>
          <w:ins w:id="2506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1CBBDB92" w14:textId="77777777" w:rsidR="00C55E61" w:rsidRPr="009F59E1" w:rsidRDefault="00C55E61" w:rsidP="00F5461B">
            <w:pPr>
              <w:spacing w:after="160" w:line="259" w:lineRule="auto"/>
              <w:rPr>
                <w:ins w:id="250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0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3552" w:type="pct"/>
          </w:tcPr>
          <w:p w14:paraId="6DE3393E" w14:textId="77777777" w:rsidR="00C55E61" w:rsidRPr="009F59E1" w:rsidRDefault="00C55E61" w:rsidP="00F5461B">
            <w:pPr>
              <w:spacing w:after="160" w:line="259" w:lineRule="auto"/>
              <w:rPr>
                <w:ins w:id="250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แอปพลิเคชันสำหรับหาคู่สุนัข</w:t>
            </w:r>
          </w:p>
        </w:tc>
      </w:tr>
      <w:tr w:rsidR="00C55E61" w:rsidRPr="009F59E1" w14:paraId="4EC26279" w14:textId="77777777" w:rsidTr="00F5461B">
        <w:trPr>
          <w:jc w:val="center"/>
          <w:ins w:id="2510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4DA3D7CE" w14:textId="77777777" w:rsidR="00C55E61" w:rsidRPr="009F59E1" w:rsidRDefault="00C55E61" w:rsidP="00F5461B">
            <w:pPr>
              <w:spacing w:after="160" w:line="259" w:lineRule="auto"/>
              <w:rPr>
                <w:ins w:id="251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1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3552" w:type="pct"/>
          </w:tcPr>
          <w:p w14:paraId="219AE7FC" w14:textId="77777777" w:rsidR="00C55E61" w:rsidRPr="009F59E1" w:rsidRDefault="00C55E61" w:rsidP="00F5461B">
            <w:pPr>
              <w:spacing w:after="160" w:line="259" w:lineRule="auto"/>
              <w:rPr>
                <w:ins w:id="251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List Dating</w:t>
            </w:r>
          </w:p>
        </w:tc>
      </w:tr>
      <w:tr w:rsidR="00C55E61" w:rsidRPr="009F59E1" w14:paraId="6349B6EF" w14:textId="77777777" w:rsidTr="00F5461B">
        <w:trPr>
          <w:jc w:val="center"/>
          <w:ins w:id="2514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12489114" w14:textId="77777777" w:rsidR="00C55E61" w:rsidRPr="009F59E1" w:rsidRDefault="00C55E61" w:rsidP="00F5461B">
            <w:pPr>
              <w:spacing w:after="160" w:line="259" w:lineRule="auto"/>
              <w:rPr>
                <w:ins w:id="251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1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3552" w:type="pct"/>
          </w:tcPr>
          <w:p w14:paraId="04F26CEF" w14:textId="77777777" w:rsidR="00C55E61" w:rsidRPr="009F59E1" w:rsidRDefault="00C55E61" w:rsidP="00F5461B">
            <w:pPr>
              <w:spacing w:after="160" w:line="259" w:lineRule="auto"/>
              <w:rPr>
                <w:ins w:id="251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C55E61" w:rsidRPr="009F59E1" w14:paraId="640DFBC2" w14:textId="77777777" w:rsidTr="00F5461B">
        <w:trPr>
          <w:jc w:val="center"/>
          <w:ins w:id="2518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1DFBCBD0" w14:textId="77777777" w:rsidR="00C55E61" w:rsidRPr="009F59E1" w:rsidRDefault="00C55E61" w:rsidP="00F5461B">
            <w:pPr>
              <w:spacing w:after="160" w:line="259" w:lineRule="auto"/>
              <w:rPr>
                <w:ins w:id="251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3552" w:type="pct"/>
          </w:tcPr>
          <w:p w14:paraId="5FC6ADFF" w14:textId="77777777" w:rsidR="00C55E61" w:rsidRPr="009F59E1" w:rsidRDefault="00C55E61" w:rsidP="00F5461B">
            <w:pPr>
              <w:spacing w:after="160" w:line="259" w:lineRule="auto"/>
              <w:rPr>
                <w:ins w:id="2521" w:author="วันวิสา ประดิษฐอุกฤษฎ์" w:date="2021-10-11T19:31:00Z"/>
                <w:rFonts w:ascii="TH SarabunPSK" w:hAnsi="TH SarabunPSK" w:cs="TH SarabunPSK"/>
              </w:rPr>
            </w:pPr>
            <w:ins w:id="25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C55E61" w:rsidRPr="009F59E1" w14:paraId="450AE106" w14:textId="77777777" w:rsidTr="00F5461B">
        <w:trPr>
          <w:jc w:val="center"/>
          <w:ins w:id="2523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07801F71" w14:textId="77777777" w:rsidR="00C55E61" w:rsidRPr="009F59E1" w:rsidRDefault="00C55E61" w:rsidP="00F5461B">
            <w:pPr>
              <w:spacing w:after="160" w:line="259" w:lineRule="auto"/>
              <w:rPr>
                <w:ins w:id="252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3552" w:type="pct"/>
          </w:tcPr>
          <w:p w14:paraId="5942DCFC" w14:textId="77777777" w:rsidR="00C55E61" w:rsidRPr="009F59E1" w:rsidRDefault="00C55E6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ยูสเคสเริ่มต้นเมื่อผู้ใช้เลือกฟังก์ชัน </w:t>
            </w:r>
            <w:r w:rsidRPr="009F59E1">
              <w:rPr>
                <w:rFonts w:ascii="TH SarabunPSK" w:hAnsi="TH SarabunPSK" w:cs="TH SarabunPSK" w:hint="cs"/>
              </w:rPr>
              <w:t>List Dating</w:t>
            </w:r>
          </w:p>
          <w:p w14:paraId="75248C74" w14:textId="77777777" w:rsidR="00C55E61" w:rsidRPr="009F59E1" w:rsidRDefault="00C55E6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ระบบรับค่าข้อมูลของผู้ใช้</w:t>
            </w:r>
          </w:p>
          <w:p w14:paraId="162D4756" w14:textId="77777777" w:rsidR="00C55E61" w:rsidRPr="009F59E1" w:rsidRDefault="00C55E6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ระบบเรียกข้อมูลการ </w:t>
            </w:r>
            <w:r w:rsidRPr="009F59E1">
              <w:rPr>
                <w:rFonts w:ascii="TH SarabunPSK" w:hAnsi="TH SarabunPSK" w:cs="TH SarabunPSK" w:hint="cs"/>
              </w:rPr>
              <w:t xml:space="preserve">Dating </w:t>
            </w:r>
            <w:r w:rsidRPr="009F59E1">
              <w:rPr>
                <w:rFonts w:ascii="TH SarabunPSK" w:hAnsi="TH SarabunPSK" w:cs="TH SarabunPSK" w:hint="cs"/>
                <w:cs/>
              </w:rPr>
              <w:t>โดย</w:t>
            </w:r>
          </w:p>
          <w:p w14:paraId="62167832" w14:textId="77777777" w:rsidR="00C55E61" w:rsidRPr="009F59E1" w:rsidRDefault="00C55E61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>3.1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ระบบทำการค้นหาข้อมูลการจับคู่จากฐานข้อมูล</w:t>
            </w:r>
          </w:p>
          <w:p w14:paraId="130DFAB9" w14:textId="77777777" w:rsidR="00C55E61" w:rsidRPr="009F59E1" w:rsidRDefault="00C55E61" w:rsidP="00F5461B">
            <w:pPr>
              <w:spacing w:after="160" w:line="259" w:lineRule="auto"/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 xml:space="preserve">3.2 </w:t>
            </w:r>
            <w:r w:rsidRPr="009F59E1">
              <w:rPr>
                <w:rFonts w:ascii="TH SarabunPSK" w:hAnsi="TH SarabunPSK" w:cs="TH SarabunPSK" w:hint="cs"/>
                <w:cs/>
              </w:rPr>
              <w:t>ระบบคืนค่าข้อมูลแก่ผู้ใช้</w:t>
            </w:r>
          </w:p>
          <w:p w14:paraId="1A58358B" w14:textId="77777777" w:rsidR="00C55E61" w:rsidRPr="009F59E1" w:rsidRDefault="00C55E61" w:rsidP="00F5461B">
            <w:pPr>
              <w:spacing w:after="160" w:line="259" w:lineRule="auto"/>
              <w:jc w:val="both"/>
              <w:rPr>
                <w:ins w:id="252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4. ยูสเคสสิ้นสุดการทำงาน</w:t>
            </w:r>
          </w:p>
        </w:tc>
      </w:tr>
      <w:tr w:rsidR="00C55E61" w:rsidRPr="009F59E1" w14:paraId="1051418E" w14:textId="77777777" w:rsidTr="00F5461B">
        <w:trPr>
          <w:jc w:val="center"/>
          <w:ins w:id="2527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4D67809D" w14:textId="77777777" w:rsidR="00C55E61" w:rsidRPr="009F59E1" w:rsidRDefault="00C55E61" w:rsidP="00F5461B">
            <w:pPr>
              <w:spacing w:after="160" w:line="259" w:lineRule="auto"/>
              <w:rPr>
                <w:ins w:id="252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3552" w:type="pct"/>
          </w:tcPr>
          <w:p w14:paraId="16BDF449" w14:textId="77777777" w:rsidR="00C55E61" w:rsidRPr="009F59E1" w:rsidRDefault="00C55E61" w:rsidP="00F5461B">
            <w:pPr>
              <w:rPr>
                <w:ins w:id="253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  <w:tr w:rsidR="00C55E61" w:rsidRPr="009F59E1" w14:paraId="578CEA24" w14:textId="77777777" w:rsidTr="00F5461B">
        <w:trPr>
          <w:jc w:val="center"/>
          <w:ins w:id="2531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184C9E6F" w14:textId="77777777" w:rsidR="00C55E61" w:rsidRPr="009F59E1" w:rsidRDefault="00C55E61" w:rsidP="00F5461B">
            <w:pPr>
              <w:spacing w:after="160" w:line="259" w:lineRule="auto"/>
              <w:rPr>
                <w:ins w:id="253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3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3552" w:type="pct"/>
          </w:tcPr>
          <w:p w14:paraId="4E66C47E" w14:textId="77777777" w:rsidR="00C55E61" w:rsidRPr="009F59E1" w:rsidRDefault="00C55E61" w:rsidP="00F5461B">
            <w:pPr>
              <w:spacing w:after="160" w:line="259" w:lineRule="auto"/>
              <w:rPr>
                <w:ins w:id="2534" w:author="วันวิสา ประดิษฐอุกฤษฎ์" w:date="2021-10-11T19:31:00Z"/>
                <w:rFonts w:ascii="TH SarabunPSK" w:hAnsi="TH SarabunPSK" w:cs="TH SarabunPSK"/>
              </w:rPr>
            </w:pPr>
            <w:ins w:id="253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-</w:t>
              </w:r>
            </w:ins>
          </w:p>
        </w:tc>
      </w:tr>
      <w:tr w:rsidR="00C55E61" w:rsidRPr="009F59E1" w14:paraId="650EAEEF" w14:textId="77777777" w:rsidTr="00F5461B">
        <w:trPr>
          <w:jc w:val="center"/>
          <w:ins w:id="2536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53FF5526" w14:textId="77777777" w:rsidR="00C55E61" w:rsidRPr="009F59E1" w:rsidRDefault="00C55E61" w:rsidP="00F5461B">
            <w:pPr>
              <w:spacing w:after="160" w:line="259" w:lineRule="auto"/>
              <w:rPr>
                <w:ins w:id="253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3552" w:type="pct"/>
          </w:tcPr>
          <w:p w14:paraId="05726621" w14:textId="77777777" w:rsidR="00C55E61" w:rsidRPr="009F59E1" w:rsidRDefault="00C55E61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ผู้ใช้สามารถเริ่มการสนทนา (</w:t>
            </w:r>
            <w:r w:rsidRPr="009F59E1">
              <w:rPr>
                <w:rFonts w:ascii="TH SarabunPSK" w:hAnsi="TH SarabunPSK" w:cs="TH SarabunPSK" w:hint="cs"/>
              </w:rPr>
              <w:t>Chat)</w:t>
            </w:r>
          </w:p>
          <w:p w14:paraId="10C4B2DE" w14:textId="77777777" w:rsidR="00C55E61" w:rsidRPr="009F59E1" w:rsidRDefault="00C55E61" w:rsidP="00F5461B">
            <w:pPr>
              <w:spacing w:after="160" w:line="259" w:lineRule="auto"/>
              <w:rPr>
                <w:ins w:id="253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ผู้ใช้สามารรีวิวได้และเพิ่มข้อมูลได้ (</w:t>
            </w:r>
            <w:r w:rsidRPr="009F59E1">
              <w:rPr>
                <w:rFonts w:ascii="TH SarabunPSK" w:hAnsi="TH SarabunPSK" w:cs="TH SarabunPSK" w:hint="cs"/>
              </w:rPr>
              <w:t>Add Review And Result)</w:t>
            </w:r>
          </w:p>
        </w:tc>
      </w:tr>
    </w:tbl>
    <w:p w14:paraId="5E2FD994" w14:textId="1CF9E112" w:rsidR="00C55E61" w:rsidRDefault="00C55E61" w:rsidP="00C55E6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393C2C62" w14:textId="77777777" w:rsidR="006408E8" w:rsidRPr="009F59E1" w:rsidRDefault="006408E8" w:rsidP="00C55E6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2CFBC7B8" w14:textId="77777777" w:rsidR="00C55E61" w:rsidRPr="009F59E1" w:rsidRDefault="00C55E61" w:rsidP="00C55E6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6CBAE286" w14:textId="5D9FC11D" w:rsidR="00C55E61" w:rsidRPr="009F59E1" w:rsidRDefault="00C55E61" w:rsidP="00C55E61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7.9.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4FC9DF02" w14:textId="77777777" w:rsidR="00C55E61" w:rsidRPr="009F59E1" w:rsidRDefault="00C55E61" w:rsidP="00C55E61">
      <w:pPr>
        <w:ind w:left="1440"/>
        <w:rPr>
          <w:ins w:id="2540" w:author="วันวิสา ประดิษฐอุกฤษฎ์" w:date="2021-10-11T19:31:00Z"/>
          <w:rFonts w:ascii="TH SarabunPSK" w:hAnsi="TH SarabunPSK" w:cs="TH SarabunPSK"/>
          <w:b/>
          <w:bCs/>
        </w:rPr>
      </w:pPr>
    </w:p>
    <w:p w14:paraId="46693EA8" w14:textId="77777777" w:rsidR="00C55E61" w:rsidRPr="009F59E1" w:rsidRDefault="00C55E61" w:rsidP="00C55E61">
      <w:pPr>
        <w:ind w:left="360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noProof/>
          <w:shd w:val="clear" w:color="auto" w:fill="FFFFFF"/>
          <w:cs/>
        </w:rPr>
        <w:drawing>
          <wp:inline distT="0" distB="0" distL="0" distR="0" wp14:anchorId="5A417912" wp14:editId="1CCE8D4B">
            <wp:extent cx="1969507" cy="3600000"/>
            <wp:effectExtent l="0" t="0" r="0" b="635"/>
            <wp:docPr id="9" name="Picture 9" descr="A collage of a do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llage of a dog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950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8CA5" w14:textId="3A2C2178" w:rsidR="00C55E61" w:rsidRPr="009F59E1" w:rsidRDefault="00C55E61" w:rsidP="00C55E61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>.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หน้าจอการแสดงผลของสุนัขที่จับคู่กันแล้ว</w:t>
      </w:r>
    </w:p>
    <w:p w14:paraId="6790FA4F" w14:textId="77777777" w:rsidR="00C55E61" w:rsidRPr="009F59E1" w:rsidRDefault="00C55E61" w:rsidP="00C55E61">
      <w:pPr>
        <w:rPr>
          <w:rFonts w:ascii="TH SarabunPSK" w:hAnsi="TH SarabunPSK" w:cs="TH SarabunPSK"/>
          <w:b/>
          <w:bCs/>
        </w:rPr>
      </w:pPr>
    </w:p>
    <w:p w14:paraId="3FDFA71B" w14:textId="73276B39" w:rsidR="00C55E61" w:rsidRPr="009F59E1" w:rsidRDefault="00C55E61" w:rsidP="00C55E6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66767A93" w14:textId="77777777" w:rsidR="00C55E61" w:rsidRPr="009F59E1" w:rsidRDefault="00C55E61" w:rsidP="00C55E61">
      <w:pPr>
        <w:ind w:firstLine="720"/>
        <w:rPr>
          <w:ins w:id="2541" w:author="วันวิสา ประดิษฐอุกฤษฎ์" w:date="2021-10-11T19:31:00Z"/>
          <w:rFonts w:ascii="TH SarabunPSK" w:hAnsi="TH SarabunPSK" w:cs="TH SarabunPSK"/>
          <w:cs/>
        </w:rPr>
      </w:pPr>
      <w:ins w:id="254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เงื่อนไขของกลุ่มข้อมูลทดสอบฟังก์ชัน</w:t>
        </w:r>
      </w:ins>
      <w:r w:rsidRPr="009F59E1">
        <w:rPr>
          <w:rFonts w:ascii="TH SarabunPSK" w:hAnsi="TH SarabunPSK" w:cs="TH SarabunPSK" w:hint="cs"/>
        </w:rPr>
        <w:t xml:space="preserve"> Matches </w:t>
      </w:r>
      <w:ins w:id="254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มีข้อมูลรายละเอียดดังต่อไปนี้</w:t>
        </w:r>
      </w:ins>
    </w:p>
    <w:p w14:paraId="4CE1C7DE" w14:textId="1FFD6999" w:rsidR="00C55E61" w:rsidRPr="009F59E1" w:rsidRDefault="00C55E61" w:rsidP="00C55E6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  <w:lang w:bidi="th-TH"/>
        </w:rPr>
        <w:t>.5.1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เลือกสัญลักษณ์ในการดำเนินการรีวิวหรือแชท (</w:t>
      </w:r>
      <w:r w:rsidRPr="009F59E1">
        <w:rPr>
          <w:rFonts w:ascii="TH SarabunPSK" w:hAnsi="TH SarabunPSK" w:cs="TH SarabunPSK" w:hint="cs"/>
          <w:b/>
          <w:bCs/>
          <w:lang w:bidi="th-TH"/>
        </w:rPr>
        <w:t>Choose Icon for review or chat) : Icon</w:t>
      </w:r>
    </w:p>
    <w:p w14:paraId="432453EB" w14:textId="6010592B" w:rsidR="006408E8" w:rsidRDefault="00C55E61" w:rsidP="006408E8">
      <w:pPr>
        <w:spacing w:line="259" w:lineRule="auto"/>
        <w:ind w:left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</w:t>
      </w:r>
      <w:r w:rsidR="006408E8" w:rsidRPr="006408E8">
        <w:rPr>
          <w:rFonts w:ascii="TH SarabunPSK" w:hAnsi="TH SarabunPSK" w:cs="TH SarabunPSK"/>
          <w:b/>
          <w:bCs/>
          <w:cs/>
          <w:lang w:bidi="th-TH"/>
        </w:rPr>
        <w:t>การ</w:t>
      </w:r>
      <w:r w:rsidR="006408E8">
        <w:rPr>
          <w:rFonts w:ascii="TH SarabunPSK" w:hAnsi="TH SarabunPSK" w:cs="TH SarabunPSK" w:hint="cs"/>
          <w:b/>
          <w:bCs/>
          <w:cs/>
          <w:lang w:bidi="th-TH"/>
        </w:rPr>
        <w:t>ดูการ</w:t>
      </w:r>
      <w:r w:rsidR="006408E8" w:rsidRPr="006408E8">
        <w:rPr>
          <w:rFonts w:ascii="TH SarabunPSK" w:hAnsi="TH SarabunPSK" w:cs="TH SarabunPSK"/>
          <w:b/>
          <w:bCs/>
          <w:cs/>
          <w:lang w:bidi="th-TH"/>
        </w:rPr>
        <w:t xml:space="preserve">จับคู่ของสุนัข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มีคุณลักษณะดังนี้</w:t>
      </w:r>
    </w:p>
    <w:p w14:paraId="6E39ACBF" w14:textId="2C5B4431" w:rsidR="006408E8" w:rsidRPr="00D73287" w:rsidRDefault="006408E8" w:rsidP="006408E8">
      <w:pPr>
        <w:spacing w:line="259" w:lineRule="auto"/>
        <w:ind w:left="720"/>
        <w:rPr>
          <w:rFonts w:ascii="TH SarabunPSK" w:hAnsi="TH SarabunPSK" w:cs="TH SarabunPSK" w:hint="cs"/>
          <w:lang w:bidi="th-TH"/>
        </w:rPr>
      </w:pPr>
      <w:r w:rsidRPr="00D73287">
        <w:rPr>
          <w:rFonts w:ascii="TH SarabunPSK" w:hAnsi="TH SarabunPSK" w:cs="TH SarabunPSK" w:hint="cs"/>
          <w:cs/>
          <w:lang w:bidi="th-TH"/>
        </w:rPr>
        <w:t>1. สามารถดู</w:t>
      </w:r>
      <w:r w:rsidR="00D73287" w:rsidRPr="00D73287">
        <w:rPr>
          <w:rFonts w:ascii="TH SarabunPSK" w:hAnsi="TH SarabunPSK" w:cs="TH SarabunPSK" w:hint="cs"/>
          <w:cs/>
          <w:lang w:bidi="th-TH"/>
        </w:rPr>
        <w:t>ข้อมูลการจับคู่ของสุนัขได้</w:t>
      </w:r>
    </w:p>
    <w:p w14:paraId="5C2E0A6F" w14:textId="47AD6D44" w:rsidR="00C55E61" w:rsidRPr="006408E8" w:rsidRDefault="00D73287" w:rsidP="006408E8">
      <w:pPr>
        <w:spacing w:line="259" w:lineRule="auto"/>
        <w:ind w:left="720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2</w:t>
      </w:r>
      <w:r w:rsidR="00C55E61" w:rsidRPr="009F59E1">
        <w:rPr>
          <w:rFonts w:ascii="TH SarabunPSK" w:hAnsi="TH SarabunPSK" w:cs="TH SarabunPSK" w:hint="cs"/>
          <w:cs/>
          <w:lang w:bidi="th-TH"/>
        </w:rPr>
        <w:t xml:space="preserve">. </w:t>
      </w:r>
      <w:r w:rsidR="00C55E61" w:rsidRPr="009F59E1">
        <w:rPr>
          <w:rFonts w:ascii="TH SarabunPSK" w:hAnsi="TH SarabunPSK" w:cs="TH SarabunPSK" w:hint="cs"/>
          <w:cs/>
        </w:rPr>
        <w:t>มีการเลือกสัญลักษณ์</w:t>
      </w:r>
      <w:r>
        <w:rPr>
          <w:rFonts w:ascii="TH SarabunPSK" w:hAnsi="TH SarabunPSK" w:cs="TH SarabunPSK" w:hint="cs"/>
          <w:cs/>
          <w:lang w:bidi="th-TH"/>
        </w:rPr>
        <w:t>ในการดำเนินการต่อได้</w:t>
      </w:r>
      <w:r w:rsidR="00C55E61" w:rsidRPr="009F59E1">
        <w:rPr>
          <w:rFonts w:ascii="TH SarabunPSK" w:hAnsi="TH SarabunPSK" w:cs="TH SarabunPSK" w:hint="cs"/>
          <w:cs/>
        </w:rPr>
        <w:t>เพียง 1 รายการเท่านั้น</w:t>
      </w:r>
    </w:p>
    <w:p w14:paraId="3843B359" w14:textId="31F32EF2" w:rsidR="006408E8" w:rsidRPr="009F59E1" w:rsidRDefault="00C55E61" w:rsidP="00D73287">
      <w:pPr>
        <w:ind w:firstLine="720"/>
        <w:rPr>
          <w:rFonts w:ascii="TH SarabunPSK" w:hAnsi="TH SarabunPSK" w:cs="TH SarabunPSK"/>
        </w:rPr>
      </w:pPr>
      <w:ins w:id="254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เมื่อ</w:t>
        </w:r>
      </w:ins>
      <w:r w:rsidRPr="009F59E1">
        <w:rPr>
          <w:rFonts w:ascii="TH SarabunPSK" w:hAnsi="TH SarabunPSK" w:cs="TH SarabunPSK" w:hint="cs"/>
          <w:cs/>
        </w:rPr>
        <w:t>เลือก</w:t>
      </w:r>
      <w:ins w:id="254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ข้อมูลถูกต้อง</w:t>
        </w:r>
      </w:ins>
      <w:r w:rsidRPr="009F59E1">
        <w:rPr>
          <w:rFonts w:ascii="TH SarabunPSK" w:hAnsi="TH SarabunPSK" w:cs="TH SarabunPSK" w:hint="cs"/>
        </w:rPr>
        <w:t xml:space="preserve"> </w:t>
      </w:r>
      <w:ins w:id="254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  </w:r>
      </w:ins>
    </w:p>
    <w:p w14:paraId="79F44972" w14:textId="3E5C4100" w:rsidR="00C55E61" w:rsidRPr="009F59E1" w:rsidRDefault="00C55E61" w:rsidP="00C55E61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เลือกสัญลักษณ์ในการดำเนินการรีวิวหรือแชท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09]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21"/>
        <w:gridCol w:w="4621"/>
      </w:tblGrid>
      <w:tr w:rsidR="00C55E61" w:rsidRPr="009F59E1" w14:paraId="33F2AD99" w14:textId="77777777" w:rsidTr="00F5461B">
        <w:trPr>
          <w:ins w:id="2547" w:author="วันวิสา ประดิษฐอุกฤษฎ์" w:date="2021-10-11T19:31:00Z"/>
        </w:trPr>
        <w:tc>
          <w:tcPr>
            <w:tcW w:w="2500" w:type="pct"/>
            <w:shd w:val="clear" w:color="auto" w:fill="D0CECE" w:themeFill="background2" w:themeFillShade="E6"/>
          </w:tcPr>
          <w:p w14:paraId="2BB2A0D6" w14:textId="77777777" w:rsidR="00C55E61" w:rsidRPr="009F59E1" w:rsidRDefault="00C55E61" w:rsidP="00F5461B">
            <w:pPr>
              <w:spacing w:after="160" w:line="259" w:lineRule="auto"/>
              <w:jc w:val="center"/>
              <w:rPr>
                <w:ins w:id="254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4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2500" w:type="pct"/>
            <w:shd w:val="clear" w:color="auto" w:fill="D0CECE" w:themeFill="background2" w:themeFillShade="E6"/>
          </w:tcPr>
          <w:p w14:paraId="7ED1067C" w14:textId="77777777" w:rsidR="00C55E61" w:rsidRPr="009F59E1" w:rsidRDefault="00C55E61" w:rsidP="00F5461B">
            <w:pPr>
              <w:spacing w:after="160" w:line="259" w:lineRule="auto"/>
              <w:jc w:val="center"/>
              <w:rPr>
                <w:ins w:id="255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5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25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</w:tr>
      <w:tr w:rsidR="00C55E61" w:rsidRPr="009F59E1" w14:paraId="139B552F" w14:textId="77777777" w:rsidTr="00F5461B">
        <w:trPr>
          <w:ins w:id="2553" w:author="วันวิสา ประดิษฐอุกฤษฎ์" w:date="2021-10-11T19:31:00Z"/>
        </w:trPr>
        <w:tc>
          <w:tcPr>
            <w:tcW w:w="2500" w:type="pct"/>
          </w:tcPr>
          <w:p w14:paraId="7FFA8571" w14:textId="77777777" w:rsidR="00C55E61" w:rsidRPr="009F59E1" w:rsidRDefault="00C55E61" w:rsidP="00F5461B">
            <w:pPr>
              <w:spacing w:after="160" w:line="259" w:lineRule="auto"/>
              <w:jc w:val="center"/>
              <w:rPr>
                <w:ins w:id="2554" w:author="วันวิสา ประดิษฐอุกฤษฎ์" w:date="2021-10-11T19:31:00Z"/>
                <w:rFonts w:ascii="TH SarabunPSK" w:hAnsi="TH SarabunPSK" w:cs="TH SarabunPSK"/>
              </w:rPr>
            </w:pPr>
            <w:ins w:id="25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</w:t>
            </w:r>
          </w:p>
        </w:tc>
        <w:tc>
          <w:tcPr>
            <w:tcW w:w="2500" w:type="pct"/>
          </w:tcPr>
          <w:p w14:paraId="48DE4F77" w14:textId="1803507D" w:rsidR="00C55E61" w:rsidRPr="009F59E1" w:rsidRDefault="00C55E61" w:rsidP="00F5461B">
            <w:pPr>
              <w:spacing w:after="160" w:line="259" w:lineRule="auto"/>
              <w:jc w:val="center"/>
              <w:rPr>
                <w:ins w:id="2556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55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D73287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ins w:id="25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เลือกสัญลักษณ์เพียง 1 รายการ</w:t>
            </w:r>
          </w:p>
        </w:tc>
      </w:tr>
    </w:tbl>
    <w:p w14:paraId="605AB1D0" w14:textId="457AF928" w:rsidR="00C55E61" w:rsidRPr="009F59E1" w:rsidRDefault="00C55E61" w:rsidP="00C55E61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09-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="00962302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เลือกสัญลักษณ์ในการดำเนินการรีวิวหรือแชท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09]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962302" w:rsidRPr="009F59E1" w14:paraId="02206B09" w14:textId="77777777" w:rsidTr="00962302">
        <w:trPr>
          <w:jc w:val="center"/>
          <w:ins w:id="2559" w:author="วันวิสา ประดิษฐอุกฤษฎ์" w:date="2021-10-11T19:31:00Z"/>
        </w:trPr>
        <w:tc>
          <w:tcPr>
            <w:tcW w:w="403" w:type="pct"/>
            <w:shd w:val="clear" w:color="auto" w:fill="D0CECE" w:themeFill="background2" w:themeFillShade="E6"/>
          </w:tcPr>
          <w:p w14:paraId="2A1B279D" w14:textId="77777777" w:rsidR="00962302" w:rsidRPr="009F59E1" w:rsidRDefault="00962302" w:rsidP="00F5461B">
            <w:pPr>
              <w:spacing w:after="160" w:line="259" w:lineRule="auto"/>
              <w:jc w:val="center"/>
              <w:rPr>
                <w:ins w:id="256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6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</w:tcPr>
          <w:p w14:paraId="6ECB75C5" w14:textId="77777777" w:rsidR="00962302" w:rsidRPr="009F59E1" w:rsidRDefault="00962302" w:rsidP="00F5461B">
            <w:pPr>
              <w:spacing w:after="160" w:line="259" w:lineRule="auto"/>
              <w:jc w:val="center"/>
              <w:rPr>
                <w:ins w:id="256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6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</w:tcPr>
          <w:p w14:paraId="0E71E834" w14:textId="77777777" w:rsidR="00962302" w:rsidRPr="009F59E1" w:rsidRDefault="00962302" w:rsidP="00F5461B">
            <w:pPr>
              <w:spacing w:after="160" w:line="259" w:lineRule="auto"/>
              <w:jc w:val="center"/>
              <w:rPr>
                <w:ins w:id="256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</w:tcPr>
          <w:p w14:paraId="42E5BA14" w14:textId="77777777" w:rsidR="00962302" w:rsidRPr="009F59E1" w:rsidRDefault="00962302" w:rsidP="00F5461B">
            <w:pPr>
              <w:spacing w:after="160" w:line="259" w:lineRule="auto"/>
              <w:jc w:val="center"/>
              <w:rPr>
                <w:ins w:id="256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962302" w:rsidRPr="009F59E1" w14:paraId="41716A45" w14:textId="77777777" w:rsidTr="00962302">
        <w:trPr>
          <w:jc w:val="center"/>
          <w:ins w:id="2568" w:author="วันวิสา ประดิษฐอุกฤษฎ์" w:date="2021-10-11T19:31:00Z"/>
        </w:trPr>
        <w:tc>
          <w:tcPr>
            <w:tcW w:w="403" w:type="pct"/>
          </w:tcPr>
          <w:p w14:paraId="30B6DC9C" w14:textId="2734D808" w:rsidR="00962302" w:rsidRPr="009F59E1" w:rsidRDefault="00D73287" w:rsidP="00F5461B">
            <w:pPr>
              <w:spacing w:after="160" w:line="259" w:lineRule="auto"/>
              <w:rPr>
                <w:ins w:id="2569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274</w:t>
            </w:r>
          </w:p>
        </w:tc>
        <w:tc>
          <w:tcPr>
            <w:tcW w:w="1531" w:type="pct"/>
          </w:tcPr>
          <w:p w14:paraId="723A2A2F" w14:textId="31AB8330" w:rsidR="00962302" w:rsidRPr="009F59E1" w:rsidRDefault="00D73287" w:rsidP="00F5461B">
            <w:pPr>
              <w:spacing w:after="160" w:line="259" w:lineRule="auto"/>
              <w:rPr>
                <w:ins w:id="2570" w:author="วันวิสา ประดิษฐอุกฤษฎ์" w:date="2021-10-11T19:31:00Z"/>
                <w:rFonts w:ascii="TH SarabunPSK" w:hAnsi="TH SarabunPSK" w:cs="TH SarabunPSK"/>
              </w:rPr>
            </w:pPr>
            <w:ins w:id="257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ins w:id="257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เลือกสัญลักษณ์เพียง 1 รายการ</w:t>
            </w:r>
          </w:p>
        </w:tc>
        <w:tc>
          <w:tcPr>
            <w:tcW w:w="1918" w:type="pct"/>
          </w:tcPr>
          <w:p w14:paraId="3C7131EE" w14:textId="77777777" w:rsidR="00962302" w:rsidRPr="009F59E1" w:rsidRDefault="00962302" w:rsidP="00F5461B">
            <w:pPr>
              <w:spacing w:after="160" w:line="259" w:lineRule="auto"/>
              <w:rPr>
                <w:ins w:id="257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สัญลักษณ์ดาว</w:t>
            </w:r>
          </w:p>
        </w:tc>
        <w:tc>
          <w:tcPr>
            <w:tcW w:w="1148" w:type="pct"/>
          </w:tcPr>
          <w:p w14:paraId="5D953DD1" w14:textId="77777777" w:rsidR="00962302" w:rsidRPr="009F59E1" w:rsidRDefault="00962302" w:rsidP="00F5461B">
            <w:pPr>
              <w:spacing w:after="160" w:line="259" w:lineRule="auto"/>
              <w:rPr>
                <w:ins w:id="257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การรีวิวสุนัข</w:t>
            </w:r>
          </w:p>
        </w:tc>
      </w:tr>
      <w:tr w:rsidR="00962302" w:rsidRPr="009F59E1" w14:paraId="3964609B" w14:textId="77777777" w:rsidTr="00962302">
        <w:trPr>
          <w:jc w:val="center"/>
        </w:trPr>
        <w:tc>
          <w:tcPr>
            <w:tcW w:w="403" w:type="pct"/>
          </w:tcPr>
          <w:p w14:paraId="3706AFC2" w14:textId="58222BB2" w:rsidR="00962302" w:rsidRPr="009F59E1" w:rsidRDefault="00D73287" w:rsidP="00F5461B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275</w:t>
            </w:r>
          </w:p>
        </w:tc>
        <w:tc>
          <w:tcPr>
            <w:tcW w:w="1531" w:type="pct"/>
          </w:tcPr>
          <w:p w14:paraId="16918563" w14:textId="4590A46A" w:rsidR="00962302" w:rsidRPr="009F59E1" w:rsidRDefault="00D73287" w:rsidP="00F5461B">
            <w:pPr>
              <w:rPr>
                <w:rFonts w:ascii="TH SarabunPSK" w:hAnsi="TH SarabunPSK" w:cs="TH SarabunPSK"/>
              </w:rPr>
            </w:pPr>
            <w:ins w:id="25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ins w:id="25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เลือกสัญลักษณ์เพียง 1 รายการ</w:t>
            </w:r>
          </w:p>
        </w:tc>
        <w:tc>
          <w:tcPr>
            <w:tcW w:w="1918" w:type="pct"/>
          </w:tcPr>
          <w:p w14:paraId="67B6ED9F" w14:textId="77777777" w:rsidR="00962302" w:rsidRPr="009F59E1" w:rsidRDefault="0096230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สัญลักษณ์กล่องข้อความ</w:t>
            </w:r>
          </w:p>
        </w:tc>
        <w:tc>
          <w:tcPr>
            <w:tcW w:w="1148" w:type="pct"/>
          </w:tcPr>
          <w:p w14:paraId="6FC6D19D" w14:textId="77777777" w:rsidR="00962302" w:rsidRPr="009F59E1" w:rsidRDefault="00962302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สนทนากับเจ้าของสุนัข</w:t>
            </w:r>
          </w:p>
        </w:tc>
      </w:tr>
    </w:tbl>
    <w:p w14:paraId="10D8B3E6" w14:textId="77777777" w:rsidR="00C55E61" w:rsidRPr="009F59E1" w:rsidRDefault="00C55E61" w:rsidP="00C55E61">
      <w:pPr>
        <w:rPr>
          <w:rFonts w:ascii="TH SarabunPSK" w:hAnsi="TH SarabunPSK" w:cs="TH SarabunPSK"/>
          <w:lang w:bidi="th-TH"/>
        </w:rPr>
      </w:pPr>
    </w:p>
    <w:p w14:paraId="647A41EA" w14:textId="10534FF8" w:rsidR="00C55E61" w:rsidRPr="009F59E1" w:rsidRDefault="00C55E61" w:rsidP="00C55E61">
      <w:pPr>
        <w:rPr>
          <w:rFonts w:ascii="TH SarabunPSK" w:hAnsi="TH SarabunPSK" w:cs="TH SarabunPSK"/>
          <w:lang w:bidi="th-TH"/>
        </w:rPr>
      </w:pPr>
    </w:p>
    <w:p w14:paraId="672F840E" w14:textId="24E9F84F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3EE7C5C4" w14:textId="5C9ACC97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39A79546" w14:textId="6D165ECA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0E3F6CB6" w14:textId="323A4960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011DB7C1" w14:textId="6C1F0C5A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7E29BD19" w14:textId="22485CBF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4D1ADE2F" w14:textId="1ACA7FE7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659977B0" w14:textId="4B9192AC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2AB4B45E" w14:textId="7178327E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2B35FC64" w14:textId="51206277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626E5CC6" w14:textId="3EEA0733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3322FF41" w14:textId="60A71E47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06417671" w14:textId="18698F11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24A233A1" w14:textId="7DA360A8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7FBFFD92" w14:textId="595CC73D" w:rsidR="00962302" w:rsidRDefault="00962302" w:rsidP="00C55E61">
      <w:pPr>
        <w:rPr>
          <w:rFonts w:ascii="TH SarabunPSK" w:hAnsi="TH SarabunPSK" w:cs="TH SarabunPSK"/>
          <w:lang w:bidi="th-TH"/>
        </w:rPr>
      </w:pPr>
    </w:p>
    <w:p w14:paraId="57545A62" w14:textId="5A1C38AB" w:rsidR="00D73287" w:rsidRDefault="00D73287" w:rsidP="00C55E61">
      <w:pPr>
        <w:rPr>
          <w:rFonts w:ascii="TH SarabunPSK" w:hAnsi="TH SarabunPSK" w:cs="TH SarabunPSK"/>
          <w:lang w:bidi="th-TH"/>
        </w:rPr>
      </w:pPr>
    </w:p>
    <w:p w14:paraId="07B6D483" w14:textId="0C0357A5" w:rsidR="00D73287" w:rsidRDefault="00D73287" w:rsidP="00C55E61">
      <w:pPr>
        <w:rPr>
          <w:rFonts w:ascii="TH SarabunPSK" w:hAnsi="TH SarabunPSK" w:cs="TH SarabunPSK"/>
          <w:lang w:bidi="th-TH"/>
        </w:rPr>
      </w:pPr>
    </w:p>
    <w:p w14:paraId="7746154D" w14:textId="56AC2C4C" w:rsidR="00D73287" w:rsidRDefault="00D73287" w:rsidP="00C55E61">
      <w:pPr>
        <w:rPr>
          <w:rFonts w:ascii="TH SarabunPSK" w:hAnsi="TH SarabunPSK" w:cs="TH SarabunPSK"/>
          <w:lang w:bidi="th-TH"/>
        </w:rPr>
      </w:pPr>
    </w:p>
    <w:p w14:paraId="262C4D3B" w14:textId="38240F12" w:rsidR="00D73287" w:rsidRDefault="00D73287" w:rsidP="00C55E61">
      <w:pPr>
        <w:rPr>
          <w:rFonts w:ascii="TH SarabunPSK" w:hAnsi="TH SarabunPSK" w:cs="TH SarabunPSK"/>
          <w:lang w:bidi="th-TH"/>
        </w:rPr>
      </w:pPr>
    </w:p>
    <w:p w14:paraId="5A62F722" w14:textId="21AFCC23" w:rsidR="00B07474" w:rsidRDefault="00B07474" w:rsidP="00C55E61">
      <w:pPr>
        <w:rPr>
          <w:rFonts w:ascii="TH SarabunPSK" w:hAnsi="TH SarabunPSK" w:cs="TH SarabunPSK"/>
          <w:lang w:bidi="th-TH"/>
        </w:rPr>
      </w:pPr>
    </w:p>
    <w:p w14:paraId="70372D0F" w14:textId="77777777" w:rsidR="00B07474" w:rsidRDefault="00B07474" w:rsidP="00C55E61">
      <w:pPr>
        <w:rPr>
          <w:rFonts w:ascii="TH SarabunPSK" w:hAnsi="TH SarabunPSK" w:cs="TH SarabunPSK"/>
          <w:lang w:bidi="th-TH"/>
        </w:rPr>
      </w:pPr>
    </w:p>
    <w:p w14:paraId="4961C24D" w14:textId="77777777" w:rsidR="00D73287" w:rsidRPr="009F59E1" w:rsidRDefault="00D73287" w:rsidP="00C55E61">
      <w:pPr>
        <w:rPr>
          <w:rFonts w:ascii="TH SarabunPSK" w:hAnsi="TH SarabunPSK" w:cs="TH SarabunPSK" w:hint="cs"/>
          <w:lang w:bidi="th-TH"/>
        </w:rPr>
      </w:pPr>
    </w:p>
    <w:p w14:paraId="588A63C9" w14:textId="5022FE05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377879F2" w14:textId="7F5CAC1A" w:rsidR="00962302" w:rsidRPr="009F59E1" w:rsidRDefault="00962302" w:rsidP="00962302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7.10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10] </w:t>
      </w:r>
      <w:bookmarkStart w:id="2577" w:name="_Hlk97986984"/>
      <w:r w:rsidR="00B13C25" w:rsidRPr="009F59E1">
        <w:rPr>
          <w:rFonts w:ascii="TH SarabunPSK" w:hAnsi="TH SarabunPSK" w:cs="TH SarabunPSK" w:hint="cs"/>
          <w:b/>
          <w:bCs/>
        </w:rPr>
        <w:t>Add Review And Result</w:t>
      </w:r>
      <w:bookmarkEnd w:id="2577"/>
    </w:p>
    <w:p w14:paraId="23EB0139" w14:textId="285A7F77" w:rsidR="00962302" w:rsidRPr="009F59E1" w:rsidRDefault="00962302" w:rsidP="00962302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7.10.1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02CD09FF" w14:textId="77777777" w:rsidR="00135E55" w:rsidRPr="009F59E1" w:rsidRDefault="00962302" w:rsidP="00135E55">
      <w:pPr>
        <w:rPr>
          <w:rFonts w:ascii="TH SarabunPSK" w:hAnsi="TH SarabunPSK" w:cs="TH SarabunPSK"/>
        </w:rPr>
      </w:pPr>
      <w:ins w:id="2578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ab/>
        </w:r>
      </w:ins>
      <w:bookmarkStart w:id="2579" w:name="_Hlk97986976"/>
      <w:r w:rsidR="00135E55" w:rsidRPr="009F59E1">
        <w:rPr>
          <w:rFonts w:ascii="TH SarabunPSK" w:hAnsi="TH SarabunPSK" w:cs="TH SarabunPSK" w:hint="cs"/>
          <w:cs/>
          <w:lang w:bidi="th-TH"/>
        </w:rPr>
        <w:t xml:space="preserve">ระบบสำหรับให้คะแนนและข้อมูลเพิ่มเติมกับสุนัข </w:t>
      </w:r>
      <w:bookmarkEnd w:id="2579"/>
      <w:r w:rsidR="00135E55" w:rsidRPr="009F59E1">
        <w:rPr>
          <w:rFonts w:ascii="TH SarabunPSK" w:hAnsi="TH SarabunPSK" w:cs="TH SarabunPSK" w:hint="cs"/>
          <w:cs/>
          <w:lang w:bidi="th-TH"/>
        </w:rPr>
        <w:t>โดยประกอบไปด้วยข้อมูลดังนี้ คะแนนความพึง</w:t>
      </w:r>
    </w:p>
    <w:p w14:paraId="0C8D8974" w14:textId="77777777" w:rsidR="00135E55" w:rsidRPr="009F59E1" w:rsidRDefault="00135E55" w:rsidP="00135E55">
      <w:pPr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พอใจ (</w:t>
      </w:r>
      <w:r w:rsidRPr="009F59E1">
        <w:rPr>
          <w:rFonts w:ascii="TH SarabunPSK" w:hAnsi="TH SarabunPSK" w:cs="TH SarabunPSK" w:hint="cs"/>
        </w:rPr>
        <w:t xml:space="preserve">score) </w:t>
      </w:r>
      <w:r w:rsidRPr="009F59E1">
        <w:rPr>
          <w:rFonts w:ascii="TH SarabunPSK" w:hAnsi="TH SarabunPSK" w:cs="TH SarabunPSK" w:hint="cs"/>
          <w:cs/>
          <w:lang w:bidi="th-TH"/>
        </w:rPr>
        <w:t>รายละเอียดความพอใจ (</w:t>
      </w:r>
      <w:r w:rsidRPr="009F59E1">
        <w:rPr>
          <w:rFonts w:ascii="TH SarabunPSK" w:hAnsi="TH SarabunPSK" w:cs="TH SarabunPSK" w:hint="cs"/>
        </w:rPr>
        <w:t xml:space="preserve">review detail) </w:t>
      </w:r>
      <w:r w:rsidRPr="009F59E1">
        <w:rPr>
          <w:rFonts w:ascii="TH SarabunPSK" w:hAnsi="TH SarabunPSK" w:cs="TH SarabunPSK" w:hint="cs"/>
          <w:cs/>
          <w:lang w:bidi="th-TH"/>
        </w:rPr>
        <w:t>รูปแบบการรีวิว(</w:t>
      </w:r>
      <w:r w:rsidRPr="009F59E1">
        <w:rPr>
          <w:rFonts w:ascii="TH SarabunPSK" w:hAnsi="TH SarabunPSK" w:cs="TH SarabunPSK" w:hint="cs"/>
        </w:rPr>
        <w:t xml:space="preserve">reviewType) </w:t>
      </w:r>
      <w:r w:rsidRPr="009F59E1">
        <w:rPr>
          <w:rFonts w:ascii="TH SarabunPSK" w:hAnsi="TH SarabunPSK" w:cs="TH SarabunPSK" w:hint="cs"/>
          <w:cs/>
          <w:lang w:bidi="th-TH"/>
        </w:rPr>
        <w:t>โดยระบบจะบันทึกข้อมูลไปยังโปรไฟล์ของสุนัขที่ได้รับการรีวิว</w:t>
      </w:r>
      <w:bookmarkStart w:id="2580" w:name="_Hlk97971170"/>
    </w:p>
    <w:bookmarkEnd w:id="2580"/>
    <w:p w14:paraId="0CE0F8FF" w14:textId="567CCB3B" w:rsidR="00962302" w:rsidRPr="009F59E1" w:rsidRDefault="00962302" w:rsidP="00135E55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7.10.2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59A4C1A4" w14:textId="77777777" w:rsidR="00135E55" w:rsidRPr="009F59E1" w:rsidRDefault="00135E55" w:rsidP="00135E55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ผู้ใช้ต้องทำการจับคู่สุนัขก่อน</w:t>
      </w:r>
    </w:p>
    <w:p w14:paraId="496568EB" w14:textId="5CC055B4" w:rsidR="00962302" w:rsidRPr="009F59E1" w:rsidRDefault="00962302" w:rsidP="00962302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7.10.3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5276E593" w14:textId="1D29936B" w:rsidR="00962302" w:rsidRPr="009F59E1" w:rsidRDefault="00962302" w:rsidP="00962302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</w:t>
      </w:r>
      <w:r w:rsidR="00135E55" w:rsidRPr="009F59E1">
        <w:rPr>
          <w:rFonts w:ascii="TH SarabunPSK" w:hAnsi="TH SarabunPSK" w:cs="TH SarabunPSK" w:hint="cs"/>
          <w:cs/>
          <w:lang w:bidi="th-TH"/>
        </w:rPr>
        <w:t>10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รายละเอียดการทำงานของยูสเคส </w:t>
      </w:r>
      <w:r w:rsidR="00135E55" w:rsidRPr="009F59E1">
        <w:rPr>
          <w:rFonts w:ascii="TH SarabunPSK" w:hAnsi="TH SarabunPSK" w:cs="TH SarabunPSK" w:hint="cs"/>
        </w:rPr>
        <w:t>Add Review And Result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2605"/>
        <w:gridCol w:w="6390"/>
      </w:tblGrid>
      <w:tr w:rsidR="00135E55" w:rsidRPr="009F59E1" w14:paraId="212836D9" w14:textId="77777777" w:rsidTr="00F5461B">
        <w:trPr>
          <w:jc w:val="center"/>
          <w:ins w:id="258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5A6B51FB" w14:textId="77777777" w:rsidR="00135E55" w:rsidRPr="009F59E1" w:rsidRDefault="00135E55" w:rsidP="00F5461B">
            <w:pPr>
              <w:spacing w:after="160" w:line="259" w:lineRule="auto"/>
              <w:rPr>
                <w:ins w:id="258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6390" w:type="dxa"/>
          </w:tcPr>
          <w:p w14:paraId="6234DDA7" w14:textId="77777777" w:rsidR="00135E55" w:rsidRPr="009F59E1" w:rsidRDefault="00135E55" w:rsidP="00F5461B">
            <w:pPr>
              <w:spacing w:after="160" w:line="259" w:lineRule="auto"/>
              <w:rPr>
                <w:ins w:id="258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แอปพลิเคชันสำหรับหาคู่สุนัข</w:t>
            </w:r>
          </w:p>
        </w:tc>
      </w:tr>
      <w:tr w:rsidR="00135E55" w:rsidRPr="009F59E1" w14:paraId="75995F3B" w14:textId="77777777" w:rsidTr="00F5461B">
        <w:trPr>
          <w:jc w:val="center"/>
          <w:ins w:id="258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1ECCDAE1" w14:textId="77777777" w:rsidR="00135E55" w:rsidRPr="009F59E1" w:rsidRDefault="00135E55" w:rsidP="00F5461B">
            <w:pPr>
              <w:spacing w:after="160" w:line="259" w:lineRule="auto"/>
              <w:rPr>
                <w:ins w:id="258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6390" w:type="dxa"/>
          </w:tcPr>
          <w:p w14:paraId="33F5BE7C" w14:textId="77777777" w:rsidR="00135E55" w:rsidRPr="009F59E1" w:rsidRDefault="00135E55" w:rsidP="00F5461B">
            <w:pPr>
              <w:spacing w:after="160" w:line="259" w:lineRule="auto"/>
              <w:rPr>
                <w:ins w:id="258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Add Review And Result</w:t>
            </w:r>
          </w:p>
        </w:tc>
      </w:tr>
      <w:tr w:rsidR="00135E55" w:rsidRPr="009F59E1" w14:paraId="4773314E" w14:textId="77777777" w:rsidTr="00F5461B">
        <w:trPr>
          <w:jc w:val="center"/>
          <w:ins w:id="2589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17E73F84" w14:textId="77777777" w:rsidR="00135E55" w:rsidRPr="009F59E1" w:rsidRDefault="00135E55" w:rsidP="00F5461B">
            <w:pPr>
              <w:spacing w:after="160" w:line="259" w:lineRule="auto"/>
              <w:rPr>
                <w:ins w:id="259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6390" w:type="dxa"/>
          </w:tcPr>
          <w:p w14:paraId="1D7C5FC8" w14:textId="77777777" w:rsidR="00135E55" w:rsidRPr="009F59E1" w:rsidRDefault="00135E55" w:rsidP="00F5461B">
            <w:pPr>
              <w:spacing w:after="160" w:line="259" w:lineRule="auto"/>
              <w:rPr>
                <w:ins w:id="259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135E55" w:rsidRPr="009F59E1" w14:paraId="08EACD26" w14:textId="77777777" w:rsidTr="00F5461B">
        <w:trPr>
          <w:jc w:val="center"/>
          <w:ins w:id="2593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29375946" w14:textId="77777777" w:rsidR="00135E55" w:rsidRPr="009F59E1" w:rsidRDefault="00135E55" w:rsidP="00F5461B">
            <w:pPr>
              <w:spacing w:after="160" w:line="259" w:lineRule="auto"/>
              <w:rPr>
                <w:ins w:id="259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6390" w:type="dxa"/>
          </w:tcPr>
          <w:p w14:paraId="4B68A766" w14:textId="77777777" w:rsidR="00135E55" w:rsidRPr="009F59E1" w:rsidRDefault="00135E55" w:rsidP="00F5461B">
            <w:pPr>
              <w:spacing w:after="160" w:line="259" w:lineRule="auto"/>
              <w:rPr>
                <w:ins w:id="259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  <w:tr w:rsidR="00135E55" w:rsidRPr="009F59E1" w14:paraId="5ED25E8D" w14:textId="77777777" w:rsidTr="00F5461B">
        <w:trPr>
          <w:jc w:val="center"/>
          <w:ins w:id="2597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32CCDD28" w14:textId="77777777" w:rsidR="00135E55" w:rsidRPr="009F59E1" w:rsidRDefault="00135E55" w:rsidP="00F5461B">
            <w:pPr>
              <w:spacing w:after="160" w:line="259" w:lineRule="auto"/>
              <w:rPr>
                <w:ins w:id="259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5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6390" w:type="dxa"/>
          </w:tcPr>
          <w:p w14:paraId="784D23C4" w14:textId="77777777" w:rsidR="00135E55" w:rsidRPr="009F59E1" w:rsidRDefault="00135E55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ยูสเคสเริ่มต้นเมื่อผู้ใช้เลือกฟังก์ชัน </w:t>
            </w:r>
            <w:r w:rsidRPr="009F59E1">
              <w:rPr>
                <w:rFonts w:ascii="TH SarabunPSK" w:hAnsi="TH SarabunPSK" w:cs="TH SarabunPSK" w:hint="cs"/>
              </w:rPr>
              <w:t>Add Review And Result</w:t>
            </w:r>
          </w:p>
          <w:p w14:paraId="4262070C" w14:textId="77777777" w:rsidR="00135E55" w:rsidRPr="009F59E1" w:rsidRDefault="00135E55" w:rsidP="00F5461B">
            <w:pPr>
              <w:spacing w:line="259" w:lineRule="auto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ผู้ใช้กรอกข้อมูลการให้คะแนนลงในฟอร์ม</w:t>
            </w:r>
          </w:p>
          <w:p w14:paraId="45B5201D" w14:textId="77777777" w:rsidR="00135E55" w:rsidRPr="009F59E1" w:rsidRDefault="00135E55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>ระบบรับข้อมูลการรีวิวจากผู้ใช้</w:t>
            </w:r>
          </w:p>
          <w:p w14:paraId="509DE0AF" w14:textId="77777777" w:rsidR="00135E55" w:rsidRPr="009F59E1" w:rsidRDefault="00135E55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4.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ระบบจะเพิ่มข้อมูลการรีวิวโดย</w:t>
            </w:r>
          </w:p>
          <w:p w14:paraId="53C185D8" w14:textId="77777777" w:rsidR="00135E55" w:rsidRPr="009F59E1" w:rsidRDefault="00135E55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 xml:space="preserve">4.1. </w:t>
            </w:r>
            <w:r w:rsidRPr="009F59E1">
              <w:rPr>
                <w:rFonts w:ascii="TH SarabunPSK" w:hAnsi="TH SarabunPSK" w:cs="TH SarabunPSK" w:hint="cs"/>
                <w:cs/>
              </w:rPr>
              <w:t>ระบบเพิ่มข้อมูลลงในฐานข้อมูล</w:t>
            </w:r>
          </w:p>
          <w:p w14:paraId="42389B5E" w14:textId="77777777" w:rsidR="00135E55" w:rsidRPr="009F59E1" w:rsidRDefault="00135E55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 </w:t>
            </w:r>
            <w:r w:rsidRPr="009F59E1">
              <w:rPr>
                <w:rFonts w:ascii="TH SarabunPSK" w:hAnsi="TH SarabunPSK" w:cs="TH SarabunPSK" w:hint="cs"/>
              </w:rPr>
              <w:t>4.2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ระบบคืนค่าข้อมูลแก่ผ้ใช้</w:t>
            </w:r>
          </w:p>
          <w:p w14:paraId="10AD2E35" w14:textId="77777777" w:rsidR="00135E55" w:rsidRPr="009F59E1" w:rsidRDefault="00135E55" w:rsidP="00F5461B">
            <w:pPr>
              <w:spacing w:after="160" w:line="259" w:lineRule="auto"/>
              <w:rPr>
                <w:ins w:id="260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5. </w:t>
            </w:r>
            <w:r w:rsidRPr="009F59E1">
              <w:rPr>
                <w:rFonts w:ascii="TH SarabunPSK" w:hAnsi="TH SarabunPSK" w:cs="TH SarabunPSK" w:hint="cs"/>
                <w:cs/>
              </w:rPr>
              <w:t>ยูสเคสสิ้นสุดการทำงาน</w:t>
            </w:r>
          </w:p>
        </w:tc>
      </w:tr>
      <w:tr w:rsidR="00135E55" w:rsidRPr="009F59E1" w14:paraId="3B801398" w14:textId="77777777" w:rsidTr="00F5461B">
        <w:trPr>
          <w:jc w:val="center"/>
          <w:ins w:id="260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47822302" w14:textId="77777777" w:rsidR="00135E55" w:rsidRPr="009F59E1" w:rsidRDefault="00135E55" w:rsidP="00F5461B">
            <w:pPr>
              <w:spacing w:after="160" w:line="259" w:lineRule="auto"/>
              <w:rPr>
                <w:ins w:id="260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6390" w:type="dxa"/>
          </w:tcPr>
          <w:p w14:paraId="6685F11F" w14:textId="77777777" w:rsidR="00135E55" w:rsidRPr="009F59E1" w:rsidRDefault="00135E55" w:rsidP="00F5461B">
            <w:pPr>
              <w:rPr>
                <w:ins w:id="2604" w:author="วันวิสา ประดิษฐอุกฤษฎ์" w:date="2021-10-11T19:31:00Z"/>
                <w:rFonts w:ascii="TH SarabunPSK" w:hAnsi="TH SarabunPSK" w:cs="TH SarabunPSK"/>
              </w:rPr>
            </w:pPr>
          </w:p>
        </w:tc>
      </w:tr>
      <w:tr w:rsidR="00135E55" w:rsidRPr="009F59E1" w14:paraId="045F1C63" w14:textId="77777777" w:rsidTr="00F5461B">
        <w:trPr>
          <w:jc w:val="center"/>
          <w:ins w:id="260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3B7C862F" w14:textId="77777777" w:rsidR="00135E55" w:rsidRPr="009F59E1" w:rsidRDefault="00135E55" w:rsidP="00F5461B">
            <w:pPr>
              <w:spacing w:after="160" w:line="259" w:lineRule="auto"/>
              <w:rPr>
                <w:ins w:id="260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6390" w:type="dxa"/>
          </w:tcPr>
          <w:p w14:paraId="33349C5B" w14:textId="77777777" w:rsidR="00135E55" w:rsidRPr="009F59E1" w:rsidRDefault="00135E55" w:rsidP="00F5461B">
            <w:pPr>
              <w:spacing w:after="160" w:line="259" w:lineRule="auto"/>
              <w:rPr>
                <w:ins w:id="260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ผู้ใช้ต้องทำการจับคู่สุนัขก่อน</w:t>
            </w:r>
          </w:p>
        </w:tc>
      </w:tr>
      <w:tr w:rsidR="00135E55" w:rsidRPr="009F59E1" w14:paraId="1AC6663C" w14:textId="77777777" w:rsidTr="00F5461B">
        <w:trPr>
          <w:jc w:val="center"/>
          <w:ins w:id="2609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4FD0C6D3" w14:textId="77777777" w:rsidR="00135E55" w:rsidRPr="009F59E1" w:rsidRDefault="00135E55" w:rsidP="00F5461B">
            <w:pPr>
              <w:spacing w:after="160" w:line="259" w:lineRule="auto"/>
              <w:rPr>
                <w:ins w:id="261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1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6390" w:type="dxa"/>
          </w:tcPr>
          <w:p w14:paraId="176863B9" w14:textId="77777777" w:rsidR="00135E55" w:rsidRPr="009F59E1" w:rsidRDefault="00135E55" w:rsidP="00F5461B">
            <w:pPr>
              <w:spacing w:after="160" w:line="259" w:lineRule="auto"/>
              <w:rPr>
                <w:ins w:id="261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</w:tbl>
    <w:p w14:paraId="57F7432D" w14:textId="77777777" w:rsidR="00962302" w:rsidRPr="009F59E1" w:rsidRDefault="00962302" w:rsidP="00962302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43D8FFAC" w14:textId="0A13F9DB" w:rsidR="00962302" w:rsidRPr="009F59E1" w:rsidRDefault="00962302" w:rsidP="00962302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3B650221" w14:textId="77777777" w:rsidR="00135E55" w:rsidRPr="009F59E1" w:rsidRDefault="00135E55" w:rsidP="00962302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76D539A8" w14:textId="314AA3B4" w:rsidR="00962302" w:rsidRPr="009F59E1" w:rsidRDefault="00962302" w:rsidP="00962302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7.10.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6D11C981" w14:textId="77777777" w:rsidR="00962302" w:rsidRPr="009F59E1" w:rsidRDefault="00962302" w:rsidP="00962302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E6C5438" w14:textId="77777777" w:rsidR="00962302" w:rsidRPr="009F59E1" w:rsidRDefault="00962302" w:rsidP="00962302">
      <w:pPr>
        <w:ind w:left="1440"/>
        <w:rPr>
          <w:ins w:id="2613" w:author="วันวิสา ประดิษฐอุกฤษฎ์" w:date="2021-10-11T19:31:00Z"/>
          <w:rFonts w:ascii="TH SarabunPSK" w:hAnsi="TH SarabunPSK" w:cs="TH SarabunPSK"/>
          <w:b/>
          <w:bCs/>
        </w:rPr>
      </w:pPr>
    </w:p>
    <w:p w14:paraId="47B8453B" w14:textId="77777777" w:rsidR="00135E55" w:rsidRPr="009F59E1" w:rsidRDefault="00135E55" w:rsidP="00135E55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noProof/>
          <w:shd w:val="clear" w:color="auto" w:fill="FFFFFF"/>
          <w:cs/>
        </w:rPr>
        <w:drawing>
          <wp:inline distT="0" distB="0" distL="0" distR="0" wp14:anchorId="027E6AD8" wp14:editId="46D58E41">
            <wp:extent cx="1982687" cy="3600000"/>
            <wp:effectExtent l="0" t="0" r="0" b="635"/>
            <wp:docPr id="10" name="Picture 1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26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D3CF" w14:textId="40B3F268" w:rsidR="00135E55" w:rsidRPr="009F59E1" w:rsidRDefault="00135E55" w:rsidP="00135E55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10.1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หน้าจอการรีวืวการผสมพันธุ์กับสุนัขตัวนั้นๆ</w:t>
      </w:r>
    </w:p>
    <w:p w14:paraId="49B14002" w14:textId="77777777" w:rsidR="00962302" w:rsidRPr="009F59E1" w:rsidRDefault="00962302" w:rsidP="00962302">
      <w:pPr>
        <w:rPr>
          <w:rFonts w:ascii="TH SarabunPSK" w:hAnsi="TH SarabunPSK" w:cs="TH SarabunPSK"/>
          <w:b/>
          <w:bCs/>
        </w:rPr>
      </w:pPr>
    </w:p>
    <w:p w14:paraId="2FF15F00" w14:textId="2ED1963B" w:rsidR="00962302" w:rsidRPr="009F59E1" w:rsidRDefault="00962302" w:rsidP="00962302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43CCB41A" w14:textId="77777777" w:rsidR="00135E55" w:rsidRPr="009F59E1" w:rsidRDefault="00135E55" w:rsidP="00135E55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เงื่อนไขของกลุ่มข้อมูลทดสอบฟังก์ชัน </w:t>
      </w:r>
      <w:r w:rsidRPr="009F59E1">
        <w:rPr>
          <w:rFonts w:ascii="TH SarabunPSK" w:hAnsi="TH SarabunPSK" w:cs="TH SarabunPSK" w:hint="cs"/>
        </w:rPr>
        <w:t xml:space="preserve">Add Review And Result </w:t>
      </w:r>
      <w:r w:rsidRPr="009F59E1">
        <w:rPr>
          <w:rFonts w:ascii="TH SarabunPSK" w:hAnsi="TH SarabunPSK" w:cs="TH SarabunPSK" w:hint="cs"/>
          <w:cs/>
          <w:lang w:bidi="th-TH"/>
        </w:rPr>
        <w:t>มีข้อมูลรายละเอียดดังต่อไปนี้</w:t>
      </w:r>
    </w:p>
    <w:p w14:paraId="0C7E5AC5" w14:textId="7DC6254F" w:rsidR="00962302" w:rsidRPr="009F59E1" w:rsidRDefault="00962302" w:rsidP="00135E55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9F59E1">
        <w:rPr>
          <w:rFonts w:ascii="TH SarabunPSK" w:hAnsi="TH SarabunPSK" w:cs="TH SarabunPSK" w:hint="cs"/>
          <w:b/>
          <w:bCs/>
          <w:lang w:bidi="th-TH"/>
        </w:rPr>
        <w:t>.5.1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B07474" w:rsidRPr="00B07474">
        <w:rPr>
          <w:rFonts w:ascii="TH SarabunPSK" w:hAnsi="TH SarabunPSK" w:cs="TH SarabunPSK" w:hint="cs"/>
          <w:b/>
          <w:bCs/>
          <w:cs/>
          <w:lang w:bidi="th-TH"/>
        </w:rPr>
        <w:t>ให้คะแนนและข้อมูลเพิ่มเติมกับสุนัข</w:t>
      </w:r>
      <w:r w:rsidR="00B07474"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B07474">
        <w:rPr>
          <w:rFonts w:ascii="TH SarabunPSK" w:hAnsi="TH SarabunPSK" w:cs="TH SarabunPSK"/>
          <w:b/>
          <w:bCs/>
          <w:lang w:bidi="th-TH"/>
        </w:rPr>
        <w:t>(</w:t>
      </w:r>
      <w:r w:rsidR="00135E55" w:rsidRPr="009F59E1">
        <w:rPr>
          <w:rFonts w:ascii="TH SarabunPSK" w:hAnsi="TH SarabunPSK" w:cs="TH SarabunPSK" w:hint="cs"/>
          <w:b/>
          <w:bCs/>
          <w:cs/>
          <w:lang w:bidi="th-TH"/>
        </w:rPr>
        <w:t>คะแนนความพึงพอใจ (</w:t>
      </w:r>
      <w:r w:rsidR="00135E55" w:rsidRPr="009F59E1">
        <w:rPr>
          <w:rFonts w:ascii="TH SarabunPSK" w:hAnsi="TH SarabunPSK" w:cs="TH SarabunPSK" w:hint="cs"/>
          <w:b/>
          <w:bCs/>
          <w:lang w:bidi="th-TH"/>
        </w:rPr>
        <w:t>Score) : Icon</w:t>
      </w:r>
      <w:r w:rsidR="00B07474">
        <w:rPr>
          <w:rFonts w:ascii="TH SarabunPSK" w:hAnsi="TH SarabunPSK" w:cs="TH SarabunPSK"/>
          <w:b/>
          <w:bCs/>
          <w:lang w:bidi="th-TH"/>
        </w:rPr>
        <w:t xml:space="preserve">  </w:t>
      </w:r>
      <w:r w:rsidR="00B07474" w:rsidRPr="009F59E1">
        <w:rPr>
          <w:rFonts w:ascii="TH SarabunPSK" w:hAnsi="TH SarabunPSK" w:cs="TH SarabunPSK" w:hint="cs"/>
          <w:b/>
          <w:bCs/>
          <w:cs/>
          <w:lang w:bidi="th-TH"/>
        </w:rPr>
        <w:t>รูปแบบการรีวิว (</w:t>
      </w:r>
      <w:r w:rsidR="00B07474" w:rsidRPr="009F59E1">
        <w:rPr>
          <w:rFonts w:ascii="TH SarabunPSK" w:hAnsi="TH SarabunPSK" w:cs="TH SarabunPSK" w:hint="cs"/>
          <w:b/>
          <w:bCs/>
          <w:lang w:bidi="th-TH"/>
        </w:rPr>
        <w:t>ReviewType) : Picker</w:t>
      </w:r>
      <w:r w:rsidR="00B07474">
        <w:rPr>
          <w:rFonts w:ascii="TH SarabunPSK" w:hAnsi="TH SarabunPSK" w:cs="TH SarabunPSK"/>
          <w:b/>
          <w:bCs/>
          <w:lang w:bidi="th-TH"/>
        </w:rPr>
        <w:t xml:space="preserve"> </w:t>
      </w:r>
      <w:r w:rsidR="00B07474">
        <w:rPr>
          <w:rFonts w:ascii="TH SarabunPSK" w:hAnsi="TH SarabunPSK" w:cs="TH SarabunPSK" w:hint="cs"/>
          <w:b/>
          <w:bCs/>
          <w:cs/>
          <w:lang w:bidi="th-TH"/>
        </w:rPr>
        <w:t xml:space="preserve">และ </w:t>
      </w:r>
      <w:r w:rsidR="00B07474" w:rsidRPr="009F59E1">
        <w:rPr>
          <w:rFonts w:ascii="TH SarabunPSK" w:hAnsi="TH SarabunPSK" w:cs="TH SarabunPSK" w:hint="cs"/>
          <w:b/>
          <w:bCs/>
          <w:cs/>
          <w:lang w:bidi="th-TH"/>
        </w:rPr>
        <w:t>รายละเอียดความพอใจ (</w:t>
      </w:r>
      <w:r w:rsidR="00B07474" w:rsidRPr="009F59E1">
        <w:rPr>
          <w:rFonts w:ascii="TH SarabunPSK" w:hAnsi="TH SarabunPSK" w:cs="TH SarabunPSK" w:hint="cs"/>
          <w:b/>
          <w:bCs/>
          <w:lang w:bidi="th-TH"/>
        </w:rPr>
        <w:t>Review Detail) : TextInput</w:t>
      </w:r>
      <w:r w:rsidR="00B07474">
        <w:rPr>
          <w:rFonts w:ascii="TH SarabunPSK" w:hAnsi="TH SarabunPSK" w:cs="TH SarabunPSK"/>
          <w:b/>
          <w:bCs/>
          <w:lang w:bidi="th-TH"/>
        </w:rPr>
        <w:t>)</w:t>
      </w:r>
    </w:p>
    <w:p w14:paraId="0823AFE4" w14:textId="7220E707" w:rsidR="00135E55" w:rsidRPr="00B07474" w:rsidRDefault="00B07474" w:rsidP="00B07474">
      <w:pPr>
        <w:spacing w:line="259" w:lineRule="auto"/>
        <w:ind w:left="720"/>
        <w:rPr>
          <w:rFonts w:ascii="TH SarabunPSK" w:hAnsi="TH SarabunPSK" w:cs="TH SarabunPSK"/>
          <w:b/>
          <w:bCs/>
          <w:lang w:bidi="th-TH"/>
        </w:rPr>
      </w:pPr>
      <w:r w:rsidRPr="00B07474">
        <w:rPr>
          <w:rFonts w:ascii="TH SarabunPSK" w:hAnsi="TH SarabunPSK" w:cs="TH SarabunPSK" w:hint="cs"/>
          <w:b/>
          <w:bCs/>
          <w:cs/>
          <w:lang w:bidi="th-TH"/>
        </w:rPr>
        <w:t>ให้คะแนนและข้อมูลเพิ่มเติมกับสุนัข</w:t>
      </w:r>
      <w:r w:rsidR="00135E55" w:rsidRPr="00B07474">
        <w:rPr>
          <w:rFonts w:ascii="TH SarabunPSK" w:hAnsi="TH SarabunPSK" w:cs="TH SarabunPSK" w:hint="cs"/>
          <w:b/>
          <w:bCs/>
          <w:cs/>
          <w:lang w:bidi="th-TH"/>
        </w:rPr>
        <w:t xml:space="preserve"> มีคุณลักษณะดังนี้</w:t>
      </w:r>
    </w:p>
    <w:p w14:paraId="12D143A3" w14:textId="77777777" w:rsidR="00135E55" w:rsidRPr="009F59E1" w:rsidRDefault="00135E55" w:rsidP="00B07474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1. ต้องเลือกระดับคะแนนให้สุนัข</w:t>
      </w:r>
    </w:p>
    <w:p w14:paraId="42BFC680" w14:textId="521A80E7" w:rsidR="00135E55" w:rsidRDefault="00135E55" w:rsidP="00135E55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2. ค่าเริ่มต้นของคะแนนความพึงพอใจ เริ่มต้นที่ 3 ดาว หรือ </w:t>
      </w:r>
      <w:r w:rsidRPr="009F59E1">
        <w:rPr>
          <w:rFonts w:ascii="TH SarabunPSK" w:hAnsi="TH SarabunPSK" w:cs="TH SarabunPSK" w:hint="cs"/>
          <w:lang w:bidi="th-TH"/>
        </w:rPr>
        <w:t>Good</w:t>
      </w:r>
    </w:p>
    <w:p w14:paraId="5DD011FB" w14:textId="40C4B393" w:rsidR="00B07474" w:rsidRDefault="00B07474" w:rsidP="00135E55">
      <w:pPr>
        <w:ind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3. </w:t>
      </w:r>
      <w:r w:rsidRPr="009F59E1">
        <w:rPr>
          <w:rFonts w:ascii="TH SarabunPSK" w:hAnsi="TH SarabunPSK" w:cs="TH SarabunPSK" w:hint="cs"/>
          <w:cs/>
        </w:rPr>
        <w:t>ต้องเลือกรูปแบบการรีวิวอย่างน้อย 1 ตัวเลือก</w:t>
      </w:r>
    </w:p>
    <w:p w14:paraId="5529DB81" w14:textId="336C2966" w:rsidR="00B07474" w:rsidRDefault="00B07474" w:rsidP="00135E55">
      <w:pPr>
        <w:ind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4. </w:t>
      </w:r>
      <w:r w:rsidRPr="009F59E1">
        <w:rPr>
          <w:rFonts w:ascii="TH SarabunPSK" w:hAnsi="TH SarabunPSK" w:cs="TH SarabunPSK" w:hint="cs"/>
          <w:cs/>
        </w:rPr>
        <w:t xml:space="preserve">ค่าเริ่มต้นรูปแบบการรีวิว คือ </w:t>
      </w:r>
      <w:r w:rsidRPr="009F59E1">
        <w:rPr>
          <w:rFonts w:ascii="TH SarabunPSK" w:hAnsi="TH SarabunPSK" w:cs="TH SarabunPSK" w:hint="cs"/>
        </w:rPr>
        <w:t>Nothing</w:t>
      </w:r>
    </w:p>
    <w:p w14:paraId="577CF9A8" w14:textId="37EDD255" w:rsidR="00B07474" w:rsidRDefault="00B07474" w:rsidP="00B07474">
      <w:pPr>
        <w:ind w:left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5. รายละเอียดความพึงพอใจ</w:t>
      </w:r>
      <w:r w:rsidRPr="009F59E1">
        <w:rPr>
          <w:rFonts w:ascii="TH SarabunPSK" w:hAnsi="TH SarabunPSK" w:cs="TH SarabunPSK" w:hint="cs"/>
          <w:cs/>
        </w:rPr>
        <w:t>ประกอบด้วยตัวอักษรภาษาอังกฤษ ภาษาไทย ตัวเลขอารบิก และตัวอักขระพิเศษ</w:t>
      </w:r>
    </w:p>
    <w:p w14:paraId="39AADC26" w14:textId="6A839584" w:rsidR="00B07474" w:rsidRPr="009F59E1" w:rsidRDefault="00B07474" w:rsidP="00B07474">
      <w:pPr>
        <w:ind w:left="720"/>
        <w:rPr>
          <w:rFonts w:ascii="TH SarabunPSK" w:hAnsi="TH SarabunPSK" w:cs="TH SarabunPSK" w:hint="cs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 xml:space="preserve">6. </w:t>
      </w:r>
      <w:r>
        <w:rPr>
          <w:rFonts w:ascii="TH SarabunPSK" w:hAnsi="TH SarabunPSK" w:cs="TH SarabunPSK" w:hint="cs"/>
          <w:cs/>
          <w:lang w:bidi="th-TH"/>
        </w:rPr>
        <w:t>รายละเอียดความพึงพอใจ</w:t>
      </w:r>
      <w:r w:rsidRPr="009F59E1">
        <w:rPr>
          <w:rFonts w:ascii="TH SarabunPSK" w:hAnsi="TH SarabunPSK" w:cs="TH SarabunPSK" w:hint="cs"/>
          <w:cs/>
        </w:rPr>
        <w:t>ต้องไม่เป็นค่าว่าง</w:t>
      </w:r>
    </w:p>
    <w:p w14:paraId="39067143" w14:textId="550BE901" w:rsidR="002A2569" w:rsidRPr="009F59E1" w:rsidRDefault="00135E55" w:rsidP="00B07474">
      <w:pPr>
        <w:ind w:firstLine="720"/>
        <w:rPr>
          <w:rFonts w:ascii="TH SarabunPSK" w:hAnsi="TH SarabunPSK" w:cs="TH SarabunPSK"/>
        </w:rPr>
      </w:pPr>
      <w:ins w:id="2614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เมื่อกรอกข้อมูลถูกต้องและก</w:t>
        </w:r>
      </w:ins>
      <w:r w:rsidRPr="009F59E1">
        <w:rPr>
          <w:rFonts w:ascii="TH SarabunPSK" w:hAnsi="TH SarabunPSK" w:cs="TH SarabunPSK" w:hint="cs"/>
          <w:cs/>
        </w:rPr>
        <w:t>ด</w:t>
      </w:r>
      <w:r w:rsidRPr="009F59E1">
        <w:rPr>
          <w:rFonts w:ascii="TH SarabunPSK" w:hAnsi="TH SarabunPSK" w:cs="TH SarabunPSK" w:hint="cs"/>
        </w:rPr>
        <w:t xml:space="preserve"> ADD </w:t>
      </w:r>
      <w:ins w:id="2615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  </w:r>
      </w:ins>
    </w:p>
    <w:p w14:paraId="55B98F8D" w14:textId="514B7B08" w:rsidR="00962302" w:rsidRPr="009F59E1" w:rsidRDefault="00962302" w:rsidP="00962302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135E55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คะแนนความพึงพอใจ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16"/>
        <w:gridCol w:w="1882"/>
        <w:gridCol w:w="1882"/>
        <w:gridCol w:w="1882"/>
        <w:gridCol w:w="1880"/>
      </w:tblGrid>
      <w:tr w:rsidR="00B07474" w:rsidRPr="009F59E1" w14:paraId="47294F38" w14:textId="72B01260" w:rsidTr="00B07474">
        <w:trPr>
          <w:ins w:id="2616" w:author="วันวิสา ประดิษฐอุกฤษฎ์" w:date="2021-10-11T19:31:00Z"/>
        </w:trPr>
        <w:tc>
          <w:tcPr>
            <w:tcW w:w="928" w:type="pct"/>
            <w:shd w:val="clear" w:color="auto" w:fill="D0CECE" w:themeFill="background2" w:themeFillShade="E6"/>
            <w:vAlign w:val="center"/>
          </w:tcPr>
          <w:p w14:paraId="6F861A79" w14:textId="5978A34B" w:rsidR="00B07474" w:rsidRPr="009F59E1" w:rsidRDefault="00B07474" w:rsidP="00135E55">
            <w:pPr>
              <w:spacing w:after="160" w:line="259" w:lineRule="auto"/>
              <w:rPr>
                <w:ins w:id="261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/>
                <w:b/>
                <w:bCs/>
              </w:rPr>
              <w:t>Requir</w:t>
            </w:r>
            <w:r>
              <w:rPr>
                <w:rFonts w:ascii="TH SarabunPSK" w:hAnsi="TH SarabunPSK" w:cs="TH SarabunPSK"/>
                <w:b/>
                <w:bCs/>
              </w:rPr>
              <w:t>e</w:t>
            </w:r>
            <w:r w:rsidRPr="009F59E1">
              <w:rPr>
                <w:rFonts w:ascii="TH SarabunPSK" w:hAnsi="TH SarabunPSK" w:cs="TH SarabunPSK"/>
                <w:b/>
                <w:bCs/>
              </w:rPr>
              <w:t>ment</w:t>
            </w:r>
          </w:p>
        </w:tc>
        <w:tc>
          <w:tcPr>
            <w:tcW w:w="1018" w:type="pct"/>
            <w:shd w:val="clear" w:color="auto" w:fill="D0CECE" w:themeFill="background2" w:themeFillShade="E6"/>
            <w:vAlign w:val="center"/>
          </w:tcPr>
          <w:p w14:paraId="3DB27DFE" w14:textId="77777777" w:rsidR="00B07474" w:rsidRDefault="00B07474" w:rsidP="00135E55">
            <w:pPr>
              <w:spacing w:after="160" w:line="259" w:lineRule="auto"/>
              <w:rPr>
                <w:rFonts w:ascii="TH SarabunPSK" w:hAnsi="TH SarabunPSK" w:cs="TH SarabunPSK"/>
                <w:b/>
                <w:bCs/>
              </w:rPr>
            </w:pPr>
            <w:ins w:id="26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  <w:p w14:paraId="0B77BFD1" w14:textId="1F2A8810" w:rsidR="00B07474" w:rsidRPr="009F59E1" w:rsidRDefault="00B07474" w:rsidP="00135E55">
            <w:pPr>
              <w:spacing w:after="160" w:line="259" w:lineRule="auto"/>
              <w:rPr>
                <w:ins w:id="261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018" w:type="pct"/>
            <w:shd w:val="clear" w:color="auto" w:fill="D0CECE" w:themeFill="background2" w:themeFillShade="E6"/>
          </w:tcPr>
          <w:p w14:paraId="75C5FB82" w14:textId="6AB39EAE" w:rsidR="00B07474" w:rsidRPr="009F59E1" w:rsidRDefault="00B07474" w:rsidP="00135E55">
            <w:pPr>
              <w:spacing w:after="160" w:line="259" w:lineRule="auto"/>
              <w:rPr>
                <w:rFonts w:ascii="TH SarabunPSK" w:hAnsi="TH SarabunPSK" w:cs="TH SarabunPSK" w:hint="cs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Invalid Partitions</w:t>
            </w:r>
          </w:p>
        </w:tc>
        <w:tc>
          <w:tcPr>
            <w:tcW w:w="1018" w:type="pct"/>
            <w:shd w:val="clear" w:color="auto" w:fill="D0CECE" w:themeFill="background2" w:themeFillShade="E6"/>
          </w:tcPr>
          <w:p w14:paraId="0FC88A32" w14:textId="77777777" w:rsidR="00B07474" w:rsidRPr="009F59E1" w:rsidRDefault="00B07474" w:rsidP="00B07474">
            <w:pPr>
              <w:spacing w:after="160" w:line="259" w:lineRule="auto"/>
              <w:rPr>
                <w:ins w:id="262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</w:t>
            </w:r>
            <w:ins w:id="26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alid</w:t>
              </w:r>
            </w:ins>
          </w:p>
          <w:p w14:paraId="5AD25043" w14:textId="1B6A4974" w:rsidR="00B07474" w:rsidRPr="009F59E1" w:rsidRDefault="00B07474" w:rsidP="00B07474">
            <w:pPr>
              <w:spacing w:after="160" w:line="259" w:lineRule="auto"/>
              <w:rPr>
                <w:rFonts w:ascii="TH SarabunPSK" w:hAnsi="TH SarabunPSK" w:cs="TH SarabunPSK" w:hint="cs"/>
                <w:b/>
                <w:bCs/>
              </w:rPr>
            </w:pPr>
            <w:ins w:id="26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  <w:tc>
          <w:tcPr>
            <w:tcW w:w="1017" w:type="pct"/>
            <w:shd w:val="clear" w:color="auto" w:fill="D0CECE" w:themeFill="background2" w:themeFillShade="E6"/>
          </w:tcPr>
          <w:p w14:paraId="57909DD6" w14:textId="7E585E67" w:rsidR="00B07474" w:rsidRPr="009F59E1" w:rsidRDefault="00B07474" w:rsidP="00B07474">
            <w:pPr>
              <w:spacing w:after="160" w:line="259" w:lineRule="auto"/>
              <w:rPr>
                <w:ins w:id="262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/>
                <w:b/>
                <w:bCs/>
              </w:rPr>
              <w:t>Inv</w:t>
            </w:r>
            <w:ins w:id="26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alid</w:t>
              </w:r>
            </w:ins>
          </w:p>
          <w:p w14:paraId="67BDDDCA" w14:textId="62040B82" w:rsidR="00B07474" w:rsidRPr="009F59E1" w:rsidRDefault="00B07474" w:rsidP="00B07474">
            <w:pPr>
              <w:spacing w:after="160" w:line="259" w:lineRule="auto"/>
              <w:rPr>
                <w:rFonts w:ascii="TH SarabunPSK" w:hAnsi="TH SarabunPSK" w:cs="TH SarabunPSK" w:hint="cs"/>
                <w:b/>
                <w:bCs/>
              </w:rPr>
            </w:pPr>
            <w:ins w:id="26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Boundaries</w:t>
              </w:r>
            </w:ins>
          </w:p>
        </w:tc>
      </w:tr>
      <w:tr w:rsidR="00B07474" w:rsidRPr="009F59E1" w14:paraId="4E6AD2CF" w14:textId="79F28464" w:rsidTr="00B07474">
        <w:trPr>
          <w:ins w:id="2627" w:author="วันวิสา ประดิษฐอุกฤษฎ์" w:date="2021-10-11T19:31:00Z"/>
        </w:trPr>
        <w:tc>
          <w:tcPr>
            <w:tcW w:w="928" w:type="pct"/>
            <w:vAlign w:val="center"/>
          </w:tcPr>
          <w:p w14:paraId="16D0F77B" w14:textId="77777777" w:rsidR="00B07474" w:rsidRPr="009F59E1" w:rsidRDefault="00B07474" w:rsidP="00135E55">
            <w:pPr>
              <w:spacing w:after="160" w:line="259" w:lineRule="auto"/>
              <w:rPr>
                <w:ins w:id="2628" w:author="วันวิสา ประดิษฐอุกฤษฎ์" w:date="2021-10-11T19:31:00Z"/>
                <w:rFonts w:ascii="TH SarabunPSK" w:hAnsi="TH SarabunPSK" w:cs="TH SarabunPSK"/>
              </w:rPr>
            </w:pPr>
            <w:ins w:id="262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</w:t>
            </w:r>
          </w:p>
        </w:tc>
        <w:tc>
          <w:tcPr>
            <w:tcW w:w="1018" w:type="pct"/>
            <w:vAlign w:val="center"/>
          </w:tcPr>
          <w:p w14:paraId="459B119E" w14:textId="330BCCD8" w:rsidR="00B07474" w:rsidRDefault="00B07474" w:rsidP="00135E55">
            <w:pPr>
              <w:spacing w:after="160" w:line="259" w:lineRule="auto"/>
              <w:rPr>
                <w:rFonts w:ascii="TH SarabunPSK" w:hAnsi="TH SarabunPSK" w:cs="TH SarabunPSK"/>
              </w:rPr>
            </w:pPr>
            <w:ins w:id="263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108</w:t>
            </w:r>
            <w:ins w:id="263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>
              <w:rPr>
                <w:rFonts w:ascii="TH SarabunPSK" w:hAnsi="TH SarabunPSK" w:cs="TH SarabunPSK"/>
              </w:rPr>
              <w:t>–</w:t>
            </w:r>
            <w:ins w:id="263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ต้องเลือกระดับคะแนนให้สุนัข</w:t>
            </w:r>
          </w:p>
          <w:p w14:paraId="69B2DEE1" w14:textId="66BE4BD7" w:rsidR="00B07474" w:rsidRPr="009F59E1" w:rsidRDefault="00B07474" w:rsidP="00135E55">
            <w:pPr>
              <w:spacing w:after="160" w:line="259" w:lineRule="auto"/>
              <w:rPr>
                <w:ins w:id="2633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6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110</w:t>
            </w:r>
            <w:ins w:id="263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ต้องเลือกรูปแบบการรีวิวอย่างน้อย 1 ตัวเลือก</w:t>
            </w:r>
          </w:p>
        </w:tc>
        <w:tc>
          <w:tcPr>
            <w:tcW w:w="1018" w:type="pct"/>
          </w:tcPr>
          <w:p w14:paraId="2D12F08F" w14:textId="77777777" w:rsidR="00B07474" w:rsidRPr="009F59E1" w:rsidRDefault="00B07474" w:rsidP="00135E55">
            <w:pPr>
              <w:spacing w:after="160" w:line="259" w:lineRule="auto"/>
              <w:rPr>
                <w:rFonts w:ascii="TH SarabunPSK" w:hAnsi="TH SarabunPSK" w:cs="TH SarabunPSK" w:hint="cs"/>
              </w:rPr>
            </w:pPr>
          </w:p>
        </w:tc>
        <w:tc>
          <w:tcPr>
            <w:tcW w:w="1018" w:type="pct"/>
          </w:tcPr>
          <w:p w14:paraId="1C3C7C95" w14:textId="77777777" w:rsidR="00B07474" w:rsidRPr="009F59E1" w:rsidRDefault="00B07474" w:rsidP="00135E55">
            <w:pPr>
              <w:spacing w:after="160" w:line="259" w:lineRule="auto"/>
              <w:rPr>
                <w:rFonts w:ascii="TH SarabunPSK" w:hAnsi="TH SarabunPSK" w:cs="TH SarabunPSK" w:hint="cs"/>
              </w:rPr>
            </w:pPr>
          </w:p>
        </w:tc>
        <w:tc>
          <w:tcPr>
            <w:tcW w:w="1017" w:type="pct"/>
          </w:tcPr>
          <w:p w14:paraId="67CDF3C0" w14:textId="77777777" w:rsidR="00B07474" w:rsidRPr="009F59E1" w:rsidRDefault="00B07474" w:rsidP="00135E55">
            <w:pPr>
              <w:spacing w:after="160" w:line="259" w:lineRule="auto"/>
              <w:rPr>
                <w:rFonts w:ascii="TH SarabunPSK" w:hAnsi="TH SarabunPSK" w:cs="TH SarabunPSK" w:hint="cs"/>
              </w:rPr>
            </w:pPr>
          </w:p>
        </w:tc>
      </w:tr>
      <w:tr w:rsidR="00B07474" w:rsidRPr="009F59E1" w14:paraId="02BEF110" w14:textId="630CFDAA" w:rsidTr="00B07474">
        <w:tc>
          <w:tcPr>
            <w:tcW w:w="928" w:type="pct"/>
            <w:vAlign w:val="center"/>
          </w:tcPr>
          <w:p w14:paraId="732634CD" w14:textId="77777777" w:rsidR="00B07474" w:rsidRPr="009F59E1" w:rsidRDefault="00B07474" w:rsidP="00135E55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ค่าเริ่มต้น</w:t>
            </w:r>
          </w:p>
        </w:tc>
        <w:tc>
          <w:tcPr>
            <w:tcW w:w="1018" w:type="pct"/>
            <w:vAlign w:val="center"/>
          </w:tcPr>
          <w:p w14:paraId="1BC48201" w14:textId="4630323B" w:rsidR="00B07474" w:rsidRDefault="00B07474" w:rsidP="00135E55">
            <w:pPr>
              <w:rPr>
                <w:rFonts w:ascii="TH SarabunPSK" w:hAnsi="TH SarabunPSK" w:cs="TH SarabunPSK"/>
              </w:rPr>
            </w:pPr>
            <w:ins w:id="263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109</w:t>
            </w:r>
            <w:ins w:id="263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ค่าเริ่มต้นของคะแนนความพึงพอใจ เริ่มต้นที่ 3 ดาว หรือ </w:t>
            </w:r>
            <w:r w:rsidRPr="009F59E1">
              <w:rPr>
                <w:rFonts w:ascii="TH SarabunPSK" w:hAnsi="TH SarabunPSK" w:cs="TH SarabunPSK" w:hint="cs"/>
              </w:rPr>
              <w:t>Good</w:t>
            </w:r>
          </w:p>
          <w:p w14:paraId="4203DB7F" w14:textId="29087DB7" w:rsidR="00B07474" w:rsidRPr="009F59E1" w:rsidRDefault="00B07474" w:rsidP="00135E55">
            <w:pPr>
              <w:rPr>
                <w:rFonts w:ascii="TH SarabunPSK" w:hAnsi="TH SarabunPSK" w:cs="TH SarabunPSK"/>
              </w:rPr>
            </w:pPr>
            <w:ins w:id="26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111</w:t>
            </w:r>
            <w:ins w:id="263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ค่าเริ่มต้นรูปแบบการรีวิว คือ </w:t>
            </w:r>
            <w:r w:rsidRPr="009F59E1">
              <w:rPr>
                <w:rFonts w:ascii="TH SarabunPSK" w:hAnsi="TH SarabunPSK" w:cs="TH SarabunPSK" w:hint="cs"/>
              </w:rPr>
              <w:t>Nothing</w:t>
            </w:r>
          </w:p>
          <w:p w14:paraId="5CBC18A2" w14:textId="77777777" w:rsidR="00B07474" w:rsidRPr="009F59E1" w:rsidRDefault="00B07474" w:rsidP="00135E55">
            <w:pPr>
              <w:rPr>
                <w:rFonts w:ascii="TH SarabunPSK" w:hAnsi="TH SarabunPSK" w:cs="TH SarabunPSK"/>
              </w:rPr>
            </w:pPr>
          </w:p>
        </w:tc>
        <w:tc>
          <w:tcPr>
            <w:tcW w:w="1018" w:type="pct"/>
          </w:tcPr>
          <w:p w14:paraId="79155622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  <w:tc>
          <w:tcPr>
            <w:tcW w:w="1018" w:type="pct"/>
          </w:tcPr>
          <w:p w14:paraId="059F9D0E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  <w:tc>
          <w:tcPr>
            <w:tcW w:w="1017" w:type="pct"/>
          </w:tcPr>
          <w:p w14:paraId="046C58B3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</w:tr>
      <w:tr w:rsidR="00B07474" w:rsidRPr="009F59E1" w14:paraId="3A411924" w14:textId="4B937AC2" w:rsidTr="00B07474">
        <w:tc>
          <w:tcPr>
            <w:tcW w:w="928" w:type="pct"/>
            <w:vAlign w:val="center"/>
          </w:tcPr>
          <w:p w14:paraId="7CCBDF00" w14:textId="45202F6B" w:rsidR="00B07474" w:rsidRPr="009F59E1" w:rsidRDefault="00B07474" w:rsidP="00135E55">
            <w:pPr>
              <w:rPr>
                <w:rFonts w:ascii="TH SarabunPSK" w:hAnsi="TH SarabunPSK" w:cs="TH SarabunPSK" w:hint="cs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1018" w:type="pct"/>
            <w:vAlign w:val="center"/>
          </w:tcPr>
          <w:p w14:paraId="3436ED79" w14:textId="552EC65F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112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ประกอบด้วยตัวอักษรภาษาอังกฤษ ภาษาไทย ตัวเลขอารบิก และตัวอักขระพิเศษ</w:t>
            </w:r>
          </w:p>
        </w:tc>
        <w:tc>
          <w:tcPr>
            <w:tcW w:w="1018" w:type="pct"/>
          </w:tcPr>
          <w:p w14:paraId="1C46FA20" w14:textId="0864536D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112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ประกอบด้วยตัวอักษรภาษาอื่นๆ</w:t>
            </w:r>
          </w:p>
        </w:tc>
        <w:tc>
          <w:tcPr>
            <w:tcW w:w="1018" w:type="pct"/>
          </w:tcPr>
          <w:p w14:paraId="07225A2F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  <w:tc>
          <w:tcPr>
            <w:tcW w:w="1017" w:type="pct"/>
          </w:tcPr>
          <w:p w14:paraId="73D93300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</w:tr>
      <w:tr w:rsidR="00B07474" w:rsidRPr="009F59E1" w14:paraId="7015B967" w14:textId="6E866EA0" w:rsidTr="00B07474">
        <w:tc>
          <w:tcPr>
            <w:tcW w:w="928" w:type="pct"/>
            <w:vAlign w:val="center"/>
          </w:tcPr>
          <w:p w14:paraId="06004F90" w14:textId="16E87FD2" w:rsidR="00B07474" w:rsidRPr="009F59E1" w:rsidRDefault="00B07474" w:rsidP="00135E55">
            <w:pPr>
              <w:rPr>
                <w:rFonts w:ascii="TH SarabunPSK" w:hAnsi="TH SarabunPSK" w:cs="TH SarabunPSK" w:hint="cs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ขนาด</w:t>
            </w:r>
          </w:p>
        </w:tc>
        <w:tc>
          <w:tcPr>
            <w:tcW w:w="1018" w:type="pct"/>
            <w:vAlign w:val="center"/>
          </w:tcPr>
          <w:p w14:paraId="54F903DB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  <w:tc>
          <w:tcPr>
            <w:tcW w:w="1018" w:type="pct"/>
          </w:tcPr>
          <w:p w14:paraId="2D101BE6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  <w:tc>
          <w:tcPr>
            <w:tcW w:w="1018" w:type="pct"/>
          </w:tcPr>
          <w:p w14:paraId="7DF4EB7C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  <w:tc>
          <w:tcPr>
            <w:tcW w:w="1017" w:type="pct"/>
          </w:tcPr>
          <w:p w14:paraId="364ED20F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</w:tr>
      <w:tr w:rsidR="00B07474" w:rsidRPr="009F59E1" w14:paraId="30A58127" w14:textId="77777777" w:rsidTr="00B07474">
        <w:tc>
          <w:tcPr>
            <w:tcW w:w="928" w:type="pct"/>
            <w:vAlign w:val="center"/>
          </w:tcPr>
          <w:p w14:paraId="3731A19F" w14:textId="128FCAC8" w:rsidR="00B07474" w:rsidRPr="009F59E1" w:rsidRDefault="00B07474" w:rsidP="00135E55">
            <w:pPr>
              <w:rPr>
                <w:rFonts w:ascii="TH SarabunPSK" w:hAnsi="TH SarabunPSK" w:cs="TH SarabunPSK" w:hint="cs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018" w:type="pct"/>
            <w:vAlign w:val="center"/>
          </w:tcPr>
          <w:p w14:paraId="06122FA0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  <w:tc>
          <w:tcPr>
            <w:tcW w:w="1018" w:type="pct"/>
          </w:tcPr>
          <w:p w14:paraId="02B9BEF5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  <w:tc>
          <w:tcPr>
            <w:tcW w:w="1018" w:type="pct"/>
          </w:tcPr>
          <w:p w14:paraId="2ADF6877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  <w:tc>
          <w:tcPr>
            <w:tcW w:w="1017" w:type="pct"/>
          </w:tcPr>
          <w:p w14:paraId="57B75E32" w14:textId="77777777" w:rsidR="00B07474" w:rsidRPr="009F59E1" w:rsidRDefault="00B07474" w:rsidP="00135E55">
            <w:pPr>
              <w:rPr>
                <w:rFonts w:ascii="TH SarabunPSK" w:hAnsi="TH SarabunPSK" w:cs="TH SarabunPSK" w:hint="cs"/>
              </w:rPr>
            </w:pPr>
          </w:p>
        </w:tc>
      </w:tr>
    </w:tbl>
    <w:p w14:paraId="6F37BFE0" w14:textId="4E67B514" w:rsidR="00962302" w:rsidRPr="009F59E1" w:rsidRDefault="00962302" w:rsidP="00962302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2AD6132C" w14:textId="7A865E60" w:rsidR="00135E55" w:rsidRPr="009F59E1" w:rsidRDefault="00135E55" w:rsidP="00135E55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2 </w:t>
      </w:r>
      <w:r w:rsidR="002A2569" w:rsidRPr="009F59E1">
        <w:rPr>
          <w:rFonts w:ascii="TH SarabunPSK" w:hAnsi="TH SarabunPSK" w:cs="TH SarabunPSK" w:hint="cs"/>
          <w:b/>
          <w:bCs/>
          <w:cs/>
          <w:lang w:bidi="th-TH"/>
        </w:rPr>
        <w:t>รูปแบบการรีวิว (</w:t>
      </w:r>
      <w:r w:rsidR="002A2569" w:rsidRPr="009F59E1">
        <w:rPr>
          <w:rFonts w:ascii="TH SarabunPSK" w:hAnsi="TH SarabunPSK" w:cs="TH SarabunPSK" w:hint="cs"/>
          <w:b/>
          <w:bCs/>
          <w:lang w:bidi="th-TH"/>
        </w:rPr>
        <w:t>ReviewType) : Picker</w:t>
      </w:r>
    </w:p>
    <w:p w14:paraId="6BC59F85" w14:textId="77777777" w:rsidR="002A2569" w:rsidRPr="009F59E1" w:rsidRDefault="002A2569" w:rsidP="00135E55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ความต้องการของระบบในส่วนของรูปแบบการรีวิว มีคุณลักษณะดังนี้</w:t>
      </w:r>
    </w:p>
    <w:p w14:paraId="0A4A5D18" w14:textId="4FB8F2DC" w:rsidR="002A2569" w:rsidRPr="009F59E1" w:rsidRDefault="002A2569" w:rsidP="002A2569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1. ต้องเลือกรูปแบบการรีวิวอย่างน้อย 1 ตัวเลือก </w:t>
      </w:r>
    </w:p>
    <w:p w14:paraId="152F0B69" w14:textId="62A0D930" w:rsidR="00135E55" w:rsidRPr="009F59E1" w:rsidRDefault="002A2569" w:rsidP="002A2569">
      <w:pPr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2. ค่าเริ่มต้นรูปแบบการรีวิว คือ </w:t>
      </w:r>
      <w:r w:rsidRPr="009F59E1">
        <w:rPr>
          <w:rFonts w:ascii="TH SarabunPSK" w:hAnsi="TH SarabunPSK" w:cs="TH SarabunPSK" w:hint="cs"/>
          <w:lang w:bidi="th-TH"/>
        </w:rPr>
        <w:t>Nothing</w:t>
      </w:r>
      <w:ins w:id="2640" w:author="วันวิสา ประดิษฐอุกฤษฎ์" w:date="2021-10-11T19:31:00Z">
        <w:r w:rsidR="00135E55" w:rsidRPr="009F59E1">
          <w:rPr>
            <w:rFonts w:ascii="TH SarabunPSK" w:hAnsi="TH SarabunPSK" w:cs="TH SarabunPSK" w:hint="cs"/>
            <w:cs/>
          </w:rPr>
          <w:t>เมื่อกรอกข้อมูลถูกต้องและก</w:t>
        </w:r>
      </w:ins>
      <w:r w:rsidR="00135E55" w:rsidRPr="009F59E1">
        <w:rPr>
          <w:rFonts w:ascii="TH SarabunPSK" w:hAnsi="TH SarabunPSK" w:cs="TH SarabunPSK" w:hint="cs"/>
          <w:cs/>
        </w:rPr>
        <w:t>ด</w:t>
      </w:r>
      <w:r w:rsidR="00135E55" w:rsidRPr="009F59E1">
        <w:rPr>
          <w:rFonts w:ascii="TH SarabunPSK" w:hAnsi="TH SarabunPSK" w:cs="TH SarabunPSK" w:hint="cs"/>
        </w:rPr>
        <w:t xml:space="preserve"> ADD </w:t>
      </w:r>
      <w:ins w:id="2641" w:author="วันวิสา ประดิษฐอุกฤษฎ์" w:date="2021-10-11T19:31:00Z">
        <w:r w:rsidR="00135E55" w:rsidRPr="009F59E1">
          <w:rPr>
            <w:rFonts w:ascii="TH SarabunPSK" w:hAnsi="TH SarabunPSK" w:cs="TH SarabunPSK" w:hint="cs"/>
            <w:cs/>
          </w:rPr>
  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  </w:r>
      </w:ins>
    </w:p>
    <w:p w14:paraId="48D575BD" w14:textId="0A8A8B89" w:rsidR="00135E55" w:rsidRPr="009F59E1" w:rsidRDefault="00135E55" w:rsidP="00135E55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2A2569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2A2569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รูปแบบการรีวิว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34"/>
        <w:gridCol w:w="4908"/>
      </w:tblGrid>
      <w:tr w:rsidR="002A2569" w:rsidRPr="009F59E1" w14:paraId="3373FD8A" w14:textId="77777777" w:rsidTr="002773BE">
        <w:trPr>
          <w:ins w:id="2642" w:author="วันวิสา ประดิษฐอุกฤษฎ์" w:date="2021-10-11T19:31:00Z"/>
        </w:trPr>
        <w:tc>
          <w:tcPr>
            <w:tcW w:w="2345" w:type="pct"/>
            <w:shd w:val="clear" w:color="auto" w:fill="D0CECE" w:themeFill="background2" w:themeFillShade="E6"/>
            <w:vAlign w:val="center"/>
          </w:tcPr>
          <w:p w14:paraId="6D0D4157" w14:textId="77777777" w:rsidR="002A2569" w:rsidRPr="009F59E1" w:rsidRDefault="002A2569" w:rsidP="002773BE">
            <w:pPr>
              <w:spacing w:after="160" w:line="259" w:lineRule="auto"/>
              <w:rPr>
                <w:ins w:id="264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4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2655" w:type="pct"/>
            <w:shd w:val="clear" w:color="auto" w:fill="D0CECE" w:themeFill="background2" w:themeFillShade="E6"/>
            <w:vAlign w:val="center"/>
          </w:tcPr>
          <w:p w14:paraId="30908611" w14:textId="77777777" w:rsidR="002A2569" w:rsidRPr="009F59E1" w:rsidRDefault="002A2569" w:rsidP="002773BE">
            <w:pPr>
              <w:spacing w:after="160" w:line="259" w:lineRule="auto"/>
              <w:rPr>
                <w:ins w:id="264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4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264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</w:tr>
      <w:tr w:rsidR="002A2569" w:rsidRPr="009F59E1" w14:paraId="58F2C2D9" w14:textId="77777777" w:rsidTr="002773BE">
        <w:trPr>
          <w:ins w:id="2648" w:author="วันวิสา ประดิษฐอุกฤษฎ์" w:date="2021-10-11T19:31:00Z"/>
        </w:trPr>
        <w:tc>
          <w:tcPr>
            <w:tcW w:w="2345" w:type="pct"/>
            <w:vAlign w:val="center"/>
          </w:tcPr>
          <w:p w14:paraId="03D255ED" w14:textId="77777777" w:rsidR="002A2569" w:rsidRPr="009F59E1" w:rsidRDefault="002A2569" w:rsidP="002773BE">
            <w:pPr>
              <w:spacing w:after="160" w:line="259" w:lineRule="auto"/>
              <w:rPr>
                <w:ins w:id="2649" w:author="วันวิสา ประดิษฐอุกฤษฎ์" w:date="2021-10-11T19:31:00Z"/>
                <w:rFonts w:ascii="TH SarabunPSK" w:hAnsi="TH SarabunPSK" w:cs="TH SarabunPSK"/>
              </w:rPr>
            </w:pPr>
            <w:ins w:id="265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</w:t>
            </w:r>
          </w:p>
        </w:tc>
        <w:tc>
          <w:tcPr>
            <w:tcW w:w="2655" w:type="pct"/>
            <w:vAlign w:val="center"/>
          </w:tcPr>
          <w:p w14:paraId="373720D1" w14:textId="533814B1" w:rsidR="002A2569" w:rsidRPr="009F59E1" w:rsidRDefault="002A2569" w:rsidP="002773BE">
            <w:pPr>
              <w:spacing w:after="160" w:line="259" w:lineRule="auto"/>
              <w:rPr>
                <w:ins w:id="2651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65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110</w:t>
            </w:r>
            <w:ins w:id="265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ต้องเลือกรูปแบบการรีวิวอย่างน้อย 1 ตัวเลือก</w:t>
            </w:r>
          </w:p>
        </w:tc>
      </w:tr>
      <w:tr w:rsidR="002A2569" w:rsidRPr="009F59E1" w14:paraId="5C2F0E73" w14:textId="77777777" w:rsidTr="002773BE">
        <w:tc>
          <w:tcPr>
            <w:tcW w:w="2345" w:type="pct"/>
            <w:vAlign w:val="center"/>
          </w:tcPr>
          <w:p w14:paraId="7429DF43" w14:textId="77777777" w:rsidR="002A2569" w:rsidRPr="009F59E1" w:rsidRDefault="002A2569" w:rsidP="002773B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ค่าเริ่มต้น</w:t>
            </w:r>
          </w:p>
        </w:tc>
        <w:tc>
          <w:tcPr>
            <w:tcW w:w="2655" w:type="pct"/>
            <w:vAlign w:val="center"/>
          </w:tcPr>
          <w:p w14:paraId="056704C8" w14:textId="0D82B012" w:rsidR="002A2569" w:rsidRPr="009F59E1" w:rsidRDefault="002A2569" w:rsidP="002773BE">
            <w:pPr>
              <w:rPr>
                <w:rFonts w:ascii="TH SarabunPSK" w:hAnsi="TH SarabunPSK" w:cs="TH SarabunPSK"/>
              </w:rPr>
            </w:pPr>
            <w:ins w:id="26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111</w:t>
            </w:r>
            <w:ins w:id="265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 xml:space="preserve">ค่าเริ่มต้นรูปแบบการรีวิว คือ </w:t>
            </w:r>
            <w:r w:rsidRPr="009F59E1">
              <w:rPr>
                <w:rFonts w:ascii="TH SarabunPSK" w:hAnsi="TH SarabunPSK" w:cs="TH SarabunPSK" w:hint="cs"/>
              </w:rPr>
              <w:t>Nothing</w:t>
            </w:r>
          </w:p>
        </w:tc>
      </w:tr>
      <w:tr w:rsidR="00B07474" w:rsidRPr="009F59E1" w14:paraId="64F8928B" w14:textId="77777777" w:rsidTr="002773BE">
        <w:tc>
          <w:tcPr>
            <w:tcW w:w="2345" w:type="pct"/>
            <w:vAlign w:val="center"/>
          </w:tcPr>
          <w:p w14:paraId="425602F4" w14:textId="1E335B64" w:rsidR="00B07474" w:rsidRPr="009F59E1" w:rsidRDefault="00B07474" w:rsidP="002773BE">
            <w:pPr>
              <w:rPr>
                <w:rFonts w:ascii="TH SarabunPSK" w:hAnsi="TH SarabunPSK" w:cs="TH SarabunPSK" w:hint="cs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655" w:type="pct"/>
            <w:vAlign w:val="center"/>
          </w:tcPr>
          <w:p w14:paraId="78BC2587" w14:textId="77777777" w:rsidR="00B07474" w:rsidRPr="009F59E1" w:rsidRDefault="00B07474" w:rsidP="002773BE">
            <w:pPr>
              <w:rPr>
                <w:rFonts w:ascii="TH SarabunPSK" w:hAnsi="TH SarabunPSK" w:cs="TH SarabunPSK" w:hint="cs"/>
              </w:rPr>
            </w:pPr>
          </w:p>
        </w:tc>
      </w:tr>
      <w:tr w:rsidR="00B07474" w:rsidRPr="009F59E1" w14:paraId="06E00A6C" w14:textId="77777777" w:rsidTr="002773BE">
        <w:tc>
          <w:tcPr>
            <w:tcW w:w="2345" w:type="pct"/>
            <w:vAlign w:val="center"/>
          </w:tcPr>
          <w:p w14:paraId="16475B49" w14:textId="77777777" w:rsidR="00B07474" w:rsidRPr="009F59E1" w:rsidRDefault="00B07474" w:rsidP="002773BE">
            <w:pPr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2655" w:type="pct"/>
            <w:vAlign w:val="center"/>
          </w:tcPr>
          <w:p w14:paraId="4A85B791" w14:textId="77777777" w:rsidR="00B07474" w:rsidRPr="009F59E1" w:rsidRDefault="00B07474" w:rsidP="002773BE">
            <w:pPr>
              <w:rPr>
                <w:rFonts w:ascii="TH SarabunPSK" w:hAnsi="TH SarabunPSK" w:cs="TH SarabunPSK" w:hint="cs"/>
              </w:rPr>
            </w:pPr>
          </w:p>
        </w:tc>
      </w:tr>
    </w:tbl>
    <w:p w14:paraId="7B9AB1C7" w14:textId="4729F79E" w:rsidR="00135E55" w:rsidRPr="009F59E1" w:rsidRDefault="00135E55" w:rsidP="00962302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0B8044C" w14:textId="77777777" w:rsidR="002A2569" w:rsidRPr="009F59E1" w:rsidRDefault="002A2569" w:rsidP="002A256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9F59E1">
        <w:rPr>
          <w:rFonts w:ascii="TH SarabunPSK" w:hAnsi="TH SarabunPSK" w:cs="TH SarabunPSK" w:hint="cs"/>
          <w:b/>
          <w:bCs/>
          <w:lang w:bidi="th-TH"/>
        </w:rPr>
        <w:t>.5.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3 รายละเอียดความพอใจ (</w:t>
      </w:r>
      <w:r w:rsidRPr="009F59E1">
        <w:rPr>
          <w:rFonts w:ascii="TH SarabunPSK" w:hAnsi="TH SarabunPSK" w:cs="TH SarabunPSK" w:hint="cs"/>
          <w:b/>
          <w:bCs/>
          <w:lang w:bidi="th-TH"/>
        </w:rPr>
        <w:t>Review Detail) : TextInput</w:t>
      </w:r>
    </w:p>
    <w:p w14:paraId="732FAE90" w14:textId="77777777" w:rsidR="002A2569" w:rsidRPr="009F59E1" w:rsidRDefault="002A2569" w:rsidP="002A2569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ความต้องการของระบบในส่วนของรายละเอียดความพอใจ มีคุณลักษณะดังนี้</w:t>
      </w:r>
    </w:p>
    <w:p w14:paraId="64896864" w14:textId="7F3DF100" w:rsidR="002A2569" w:rsidRPr="009F59E1" w:rsidRDefault="002A2569" w:rsidP="002A2569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1. ประกอบด้วยตัวอักษรภาษาอังกฤษ ภาษาไทย ตัวเลขอารบิก และตัวอักขระพิเศษ </w:t>
      </w:r>
    </w:p>
    <w:p w14:paraId="0676B83F" w14:textId="4C90EA54" w:rsidR="002A2569" w:rsidRPr="009F59E1" w:rsidRDefault="002A2569" w:rsidP="002A2569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2. สามารถมีช่องว่างระหว่างตัวอักษร</w:t>
      </w:r>
    </w:p>
    <w:p w14:paraId="2D3ACB30" w14:textId="77777777" w:rsidR="002A2569" w:rsidRPr="009F59E1" w:rsidRDefault="002A2569" w:rsidP="002A2569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3. ต้องไม่เป็นค่าว่าง</w:t>
      </w:r>
      <w:ins w:id="2656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ข้อมูลลงในฐานข้อมูลโดยเป็นความต้องการของระบบที่ครอบคลุมการทดสอบได</w:t>
        </w:r>
      </w:ins>
      <w:r w:rsidRPr="009F59E1">
        <w:rPr>
          <w:rFonts w:ascii="TH SarabunPSK" w:hAnsi="TH SarabunPSK" w:cs="TH SarabunPSK" w:hint="cs"/>
          <w:cs/>
          <w:lang w:bidi="th-TH"/>
        </w:rPr>
        <w:t>้</w:t>
      </w:r>
    </w:p>
    <w:p w14:paraId="497B8351" w14:textId="4391C601" w:rsidR="002A2569" w:rsidRPr="009F59E1" w:rsidRDefault="002A2569" w:rsidP="002A2569">
      <w:pPr>
        <w:ind w:firstLine="720"/>
        <w:rPr>
          <w:rFonts w:ascii="TH SarabunPSK" w:hAnsi="TH SarabunPSK" w:cs="TH SarabunPSK"/>
        </w:rPr>
      </w:pPr>
      <w:ins w:id="2657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มากขึ้น</w:t>
        </w:r>
      </w:ins>
    </w:p>
    <w:p w14:paraId="5B832B97" w14:textId="77777777" w:rsidR="002A2569" w:rsidRPr="009F59E1" w:rsidRDefault="002A2569" w:rsidP="002A2569">
      <w:pPr>
        <w:ind w:firstLine="720"/>
        <w:rPr>
          <w:ins w:id="2658" w:author="วันวิสา ประดิษฐอุกฤษฎ์" w:date="2021-10-11T19:31:00Z"/>
          <w:rFonts w:ascii="TH SarabunPSK" w:hAnsi="TH SarabunPSK" w:cs="TH SarabunPSK"/>
          <w:b/>
          <w:bCs/>
          <w:cs/>
        </w:rPr>
      </w:pPr>
      <w:ins w:id="265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  <w:cs/>
          </w:rPr>
          <w:t>เงื่อนไขในการทดสอบในส่วนของ</w:t>
        </w:r>
      </w:ins>
      <w:r w:rsidRPr="009F59E1">
        <w:rPr>
          <w:rFonts w:ascii="TH SarabunPSK" w:hAnsi="TH SarabunPSK" w:cs="TH SarabunPSK" w:hint="cs"/>
          <w:b/>
          <w:bCs/>
          <w:cs/>
        </w:rPr>
        <w:t>รายละเอียดความพอใจ</w:t>
      </w:r>
    </w:p>
    <w:p w14:paraId="522C1B31" w14:textId="77777777" w:rsidR="002A2569" w:rsidRPr="009F59E1" w:rsidRDefault="002A2569" w:rsidP="002A2569">
      <w:pPr>
        <w:numPr>
          <w:ilvl w:val="0"/>
          <w:numId w:val="10"/>
        </w:numPr>
        <w:spacing w:after="160" w:line="259" w:lineRule="auto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ในกรณีที่ไม่กรอกรายละเอียดความพอใจระบบจะแสดงข้อความ “กรุณากรอกรายละเอียดความพอใจ”  </w:t>
      </w:r>
    </w:p>
    <w:p w14:paraId="011C10C1" w14:textId="77777777" w:rsidR="002A2569" w:rsidRPr="009F59E1" w:rsidRDefault="002A2569" w:rsidP="002A2569">
      <w:pPr>
        <w:numPr>
          <w:ilvl w:val="0"/>
          <w:numId w:val="10"/>
        </w:numPr>
        <w:spacing w:after="160" w:line="259" w:lineRule="auto"/>
        <w:rPr>
          <w:ins w:id="2660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ในกรณีที่กรอกรายละเอียดความพอใจไม่ตรงตามรูปแบบ ระบบจะแสดงข้อความ </w:t>
      </w:r>
      <w:r w:rsidRPr="009F59E1">
        <w:rPr>
          <w:rFonts w:ascii="TH SarabunPSK" w:hAnsi="TH SarabunPSK" w:cs="TH SarabunPSK" w:hint="cs"/>
        </w:rPr>
        <w:t>“</w:t>
      </w:r>
      <w:r w:rsidRPr="009F59E1">
        <w:rPr>
          <w:rFonts w:ascii="TH SarabunPSK" w:hAnsi="TH SarabunPSK" w:cs="TH SarabunPSK" w:hint="cs"/>
          <w:cs/>
        </w:rPr>
        <w:t>รูปแบบรายละเอียดความพอใจไม่ถูกต้อง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</w:rPr>
        <w:t>กรุณากรอกรายละเอียดความพอใจอีกครั้ง</w:t>
      </w:r>
      <w:r w:rsidRPr="009F59E1">
        <w:rPr>
          <w:rFonts w:ascii="TH SarabunPSK" w:hAnsi="TH SarabunPSK" w:cs="TH SarabunPSK" w:hint="cs"/>
        </w:rPr>
        <w:t>”</w:t>
      </w:r>
    </w:p>
    <w:p w14:paraId="5E94CB6D" w14:textId="1B660B9A" w:rsidR="002A2569" w:rsidRPr="009F59E1" w:rsidRDefault="002A2569" w:rsidP="002773BE">
      <w:pPr>
        <w:ind w:firstLine="720"/>
        <w:rPr>
          <w:rFonts w:ascii="TH SarabunPSK" w:hAnsi="TH SarabunPSK" w:cs="TH SarabunPSK"/>
        </w:rPr>
      </w:pPr>
      <w:ins w:id="266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เมื่อกรอกข้อมูลถูกต้องและก</w:t>
        </w:r>
      </w:ins>
      <w:r w:rsidRPr="009F59E1">
        <w:rPr>
          <w:rFonts w:ascii="TH SarabunPSK" w:hAnsi="TH SarabunPSK" w:cs="TH SarabunPSK" w:hint="cs"/>
          <w:cs/>
        </w:rPr>
        <w:t>ด</w:t>
      </w:r>
      <w:r w:rsidRPr="009F59E1">
        <w:rPr>
          <w:rFonts w:ascii="TH SarabunPSK" w:hAnsi="TH SarabunPSK" w:cs="TH SarabunPSK" w:hint="cs"/>
        </w:rPr>
        <w:t xml:space="preserve"> ADD </w:t>
      </w:r>
      <w:ins w:id="266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  </w:r>
      </w:ins>
    </w:p>
    <w:p w14:paraId="2E542D9D" w14:textId="77777777" w:rsidR="002A2569" w:rsidRPr="009F59E1" w:rsidRDefault="002A2569" w:rsidP="002773BE">
      <w:pPr>
        <w:rPr>
          <w:rFonts w:ascii="TH SarabunPSK" w:hAnsi="TH SarabunPSK" w:cs="TH SarabunPSK"/>
        </w:rPr>
      </w:pPr>
    </w:p>
    <w:p w14:paraId="22698834" w14:textId="35944FB2" w:rsidR="002A2569" w:rsidRPr="009F59E1" w:rsidRDefault="002A2569" w:rsidP="002A2569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="002773BE" w:rsidRPr="009F59E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2773BE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รายละเอียดความพอใจ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42"/>
        <w:gridCol w:w="3711"/>
        <w:gridCol w:w="3989"/>
      </w:tblGrid>
      <w:tr w:rsidR="002773BE" w:rsidRPr="009F59E1" w14:paraId="61C0D505" w14:textId="77777777" w:rsidTr="002773BE">
        <w:tc>
          <w:tcPr>
            <w:tcW w:w="824" w:type="pct"/>
            <w:shd w:val="clear" w:color="auto" w:fill="D0CECE" w:themeFill="background2" w:themeFillShade="E6"/>
            <w:vAlign w:val="center"/>
          </w:tcPr>
          <w:p w14:paraId="18FF4261" w14:textId="77777777" w:rsidR="002773BE" w:rsidRPr="009F59E1" w:rsidRDefault="002773BE" w:rsidP="002773BE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Requirement</w:t>
            </w:r>
          </w:p>
        </w:tc>
        <w:tc>
          <w:tcPr>
            <w:tcW w:w="2013" w:type="pct"/>
            <w:shd w:val="clear" w:color="auto" w:fill="D0CECE" w:themeFill="background2" w:themeFillShade="E6"/>
            <w:vAlign w:val="center"/>
          </w:tcPr>
          <w:p w14:paraId="13A23F69" w14:textId="77777777" w:rsidR="002773BE" w:rsidRPr="009F59E1" w:rsidRDefault="002773BE" w:rsidP="002773BE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Valid Partitions</w:t>
            </w:r>
          </w:p>
        </w:tc>
        <w:tc>
          <w:tcPr>
            <w:tcW w:w="2163" w:type="pct"/>
            <w:shd w:val="clear" w:color="auto" w:fill="D0CECE" w:themeFill="background2" w:themeFillShade="E6"/>
            <w:vAlign w:val="center"/>
          </w:tcPr>
          <w:p w14:paraId="526758A7" w14:textId="77777777" w:rsidR="002773BE" w:rsidRPr="009F59E1" w:rsidRDefault="002773BE" w:rsidP="002773BE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Invalid Partitions </w:t>
            </w:r>
          </w:p>
        </w:tc>
      </w:tr>
      <w:tr w:rsidR="002773BE" w:rsidRPr="009F59E1" w14:paraId="14906847" w14:textId="77777777" w:rsidTr="002773BE">
        <w:tc>
          <w:tcPr>
            <w:tcW w:w="824" w:type="pct"/>
            <w:vAlign w:val="center"/>
          </w:tcPr>
          <w:p w14:paraId="3DB91AF3" w14:textId="77777777" w:rsidR="002773BE" w:rsidRPr="009F59E1" w:rsidRDefault="002773BE" w:rsidP="002773BE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ตัวอักษร</w:t>
            </w:r>
          </w:p>
        </w:tc>
        <w:tc>
          <w:tcPr>
            <w:tcW w:w="2013" w:type="pct"/>
            <w:vAlign w:val="center"/>
          </w:tcPr>
          <w:p w14:paraId="014BB8F8" w14:textId="3A944E62" w:rsidR="002773BE" w:rsidRPr="009F59E1" w:rsidRDefault="002773BE" w:rsidP="002773B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112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ประกอบด้วยตัวอักษรภาษาอังกฤษ ภาษาไทย ตัวเลขอารบิก และตัวอักขระพิเศษ </w:t>
            </w:r>
          </w:p>
        </w:tc>
        <w:tc>
          <w:tcPr>
            <w:tcW w:w="2163" w:type="pct"/>
            <w:vAlign w:val="center"/>
          </w:tcPr>
          <w:p w14:paraId="5103A9A8" w14:textId="476B8E9D" w:rsidR="002773BE" w:rsidRPr="009F59E1" w:rsidRDefault="002773BE" w:rsidP="002773BE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112</w:t>
            </w:r>
            <w:r w:rsidRPr="009F59E1">
              <w:rPr>
                <w:rFonts w:ascii="TH SarabunPSK" w:hAnsi="TH SarabunPSK" w:cs="TH SarabunPSK" w:hint="cs"/>
              </w:rPr>
              <w:t xml:space="preserve">.1 – 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ประกอบด้วยตัวอักษรภาษาอื่นๆ</w:t>
            </w:r>
          </w:p>
        </w:tc>
      </w:tr>
      <w:tr w:rsidR="002773BE" w:rsidRPr="009F59E1" w14:paraId="1376BD13" w14:textId="77777777" w:rsidTr="002773BE">
        <w:tc>
          <w:tcPr>
            <w:tcW w:w="824" w:type="pct"/>
            <w:vAlign w:val="center"/>
          </w:tcPr>
          <w:p w14:paraId="02FD2D5C" w14:textId="77777777" w:rsidR="002773BE" w:rsidRPr="009F59E1" w:rsidRDefault="002773BE" w:rsidP="002773B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2013" w:type="pct"/>
            <w:vAlign w:val="center"/>
          </w:tcPr>
          <w:p w14:paraId="45C1D36D" w14:textId="197897DA" w:rsidR="002773BE" w:rsidRPr="009F59E1" w:rsidRDefault="002773BE" w:rsidP="002773B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113</w:t>
            </w:r>
            <w:r w:rsidRPr="009F59E1">
              <w:rPr>
                <w:rFonts w:ascii="TH SarabunPSK" w:hAnsi="TH SarabunPSK" w:cs="TH SarabunPSK" w:hint="cs"/>
              </w:rPr>
              <w:t xml:space="preserve"> - </w:t>
            </w:r>
            <w:r w:rsidRPr="009F59E1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  <w:tc>
          <w:tcPr>
            <w:tcW w:w="2163" w:type="pct"/>
            <w:vAlign w:val="center"/>
          </w:tcPr>
          <w:p w14:paraId="37D8CE7F" w14:textId="33C12171" w:rsidR="002773BE" w:rsidRPr="009F59E1" w:rsidRDefault="002773BE" w:rsidP="002773B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IVEc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113</w:t>
            </w:r>
            <w:r w:rsidRPr="009F59E1">
              <w:rPr>
                <w:rFonts w:ascii="TH SarabunPSK" w:hAnsi="TH SarabunPSK" w:cs="TH SarabunPSK" w:hint="cs"/>
              </w:rPr>
              <w:t xml:space="preserve">.1 - </w:t>
            </w:r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</w:tr>
    </w:tbl>
    <w:p w14:paraId="300D380C" w14:textId="77777777" w:rsidR="002A2569" w:rsidRPr="009F59E1" w:rsidRDefault="002A2569" w:rsidP="00962302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8C8D7CE" w14:textId="73E179AB" w:rsidR="00962302" w:rsidRPr="009F59E1" w:rsidRDefault="00962302" w:rsidP="00962302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10-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="002773BE" w:rsidRPr="009F59E1">
        <w:rPr>
          <w:rFonts w:ascii="TH SarabunPSK" w:hAnsi="TH SarabunPSK" w:cs="TH SarabunPSK" w:hint="cs"/>
          <w:b/>
          <w:bCs/>
          <w:cs/>
          <w:lang w:bidi="th-TH"/>
        </w:rPr>
        <w:t>คะแนนความพึงพอใจ รูปแบบการรีวิว และรายละเอียดความพอใจ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010]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8"/>
        <w:gridCol w:w="2451"/>
        <w:gridCol w:w="1477"/>
        <w:gridCol w:w="1536"/>
        <w:gridCol w:w="1536"/>
        <w:gridCol w:w="1534"/>
      </w:tblGrid>
      <w:tr w:rsidR="002773BE" w:rsidRPr="009F59E1" w14:paraId="4633DA25" w14:textId="77777777" w:rsidTr="00F5461B">
        <w:tc>
          <w:tcPr>
            <w:tcW w:w="383" w:type="pct"/>
            <w:shd w:val="clear" w:color="auto" w:fill="D0CECE" w:themeFill="background2" w:themeFillShade="E6"/>
          </w:tcPr>
          <w:p w14:paraId="5A8F9964" w14:textId="77777777" w:rsidR="002773BE" w:rsidRPr="009F59E1" w:rsidRDefault="002773BE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1326" w:type="pct"/>
            <w:shd w:val="clear" w:color="auto" w:fill="D0CECE" w:themeFill="background2" w:themeFillShade="E6"/>
          </w:tcPr>
          <w:p w14:paraId="51FC66E5" w14:textId="77777777" w:rsidR="002773BE" w:rsidRPr="009F59E1" w:rsidRDefault="002773BE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Class</w:t>
            </w:r>
          </w:p>
        </w:tc>
        <w:tc>
          <w:tcPr>
            <w:tcW w:w="799" w:type="pct"/>
            <w:shd w:val="clear" w:color="auto" w:fill="D0CECE" w:themeFill="background2" w:themeFillShade="E6"/>
          </w:tcPr>
          <w:p w14:paraId="5B0449AA" w14:textId="77777777" w:rsidR="002773BE" w:rsidRPr="009F59E1" w:rsidRDefault="002773BE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831" w:type="pct"/>
            <w:shd w:val="clear" w:color="auto" w:fill="D0CECE" w:themeFill="background2" w:themeFillShade="E6"/>
          </w:tcPr>
          <w:p w14:paraId="4E8ADCDE" w14:textId="77777777" w:rsidR="002773BE" w:rsidRPr="009F59E1" w:rsidRDefault="002773BE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831" w:type="pct"/>
            <w:shd w:val="clear" w:color="auto" w:fill="D0CECE" w:themeFill="background2" w:themeFillShade="E6"/>
          </w:tcPr>
          <w:p w14:paraId="40480FE2" w14:textId="77777777" w:rsidR="002773BE" w:rsidRPr="009F59E1" w:rsidRDefault="002773BE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831" w:type="pct"/>
            <w:shd w:val="clear" w:color="auto" w:fill="D0CECE" w:themeFill="background2" w:themeFillShade="E6"/>
          </w:tcPr>
          <w:p w14:paraId="279625C6" w14:textId="77777777" w:rsidR="002773BE" w:rsidRPr="009F59E1" w:rsidRDefault="002773BE" w:rsidP="00F5461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</w:tr>
      <w:tr w:rsidR="002773BE" w:rsidRPr="009F59E1" w14:paraId="476BF6A6" w14:textId="77777777" w:rsidTr="00F5461B">
        <w:tc>
          <w:tcPr>
            <w:tcW w:w="383" w:type="pct"/>
          </w:tcPr>
          <w:p w14:paraId="4E44A6A4" w14:textId="1844928E" w:rsidR="002773BE" w:rsidRPr="009F59E1" w:rsidRDefault="002773B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284</w:t>
            </w:r>
          </w:p>
        </w:tc>
        <w:tc>
          <w:tcPr>
            <w:tcW w:w="1326" w:type="pct"/>
          </w:tcPr>
          <w:p w14:paraId="3AB9BC51" w14:textId="27635558" w:rsidR="002773BE" w:rsidRPr="009F59E1" w:rsidRDefault="002773BE" w:rsidP="00F5461B">
            <w:pPr>
              <w:rPr>
                <w:rFonts w:ascii="TH SarabunPSK" w:hAnsi="TH SarabunPSK" w:cs="TH SarabunPSK"/>
              </w:rPr>
            </w:pPr>
            <w:ins w:id="266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108</w:t>
            </w:r>
            <w:r w:rsidRPr="009F59E1">
              <w:rPr>
                <w:rFonts w:ascii="TH SarabunPSK" w:hAnsi="TH SarabunPSK" w:cs="TH SarabunPSK" w:hint="cs"/>
              </w:rPr>
              <w:t>–</w:t>
            </w:r>
            <w:ins w:id="266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ต้องเลือกระดับคะแนนให้สุนัข</w:t>
            </w:r>
          </w:p>
          <w:p w14:paraId="027A47FF" w14:textId="7CAAB068" w:rsidR="002773BE" w:rsidRPr="009F59E1" w:rsidRDefault="002773BE" w:rsidP="00F5461B">
            <w:pPr>
              <w:rPr>
                <w:rFonts w:ascii="TH SarabunPSK" w:hAnsi="TH SarabunPSK" w:cs="TH SarabunPSK"/>
              </w:rPr>
            </w:pPr>
            <w:ins w:id="266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ins w:id="266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ต้องเลือกรูปแบบการรีวิวอย่างน้อย 1 ตัวเลือก</w:t>
            </w:r>
          </w:p>
          <w:p w14:paraId="2828A993" w14:textId="660084D0" w:rsidR="002773BE" w:rsidRPr="009F59E1" w:rsidRDefault="002773B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VEc1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ประกอบด้วยตัวอักษรภาษาอังกฤษ ภาษาไทย ตัวเลขอารบิก และตัวอักขระพิเศษ</w:t>
            </w:r>
          </w:p>
          <w:p w14:paraId="3AFE3F20" w14:textId="77777777" w:rsidR="002773BE" w:rsidRPr="009F59E1" w:rsidRDefault="002773BE" w:rsidP="00F5461B">
            <w:pPr>
              <w:rPr>
                <w:rFonts w:ascii="TH SarabunPSK" w:hAnsi="TH SarabunPSK" w:cs="TH SarabunPSK"/>
              </w:rPr>
            </w:pPr>
          </w:p>
        </w:tc>
        <w:tc>
          <w:tcPr>
            <w:tcW w:w="799" w:type="pct"/>
          </w:tcPr>
          <w:p w14:paraId="46C88D7C" w14:textId="77777777" w:rsidR="002773BE" w:rsidRPr="009F59E1" w:rsidRDefault="002773BE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Good</w:t>
            </w:r>
          </w:p>
        </w:tc>
        <w:tc>
          <w:tcPr>
            <w:tcW w:w="831" w:type="pct"/>
          </w:tcPr>
          <w:p w14:paraId="16E8A63E" w14:textId="77777777" w:rsidR="002773BE" w:rsidRPr="009F59E1" w:rsidRDefault="002773BE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Other</w:t>
            </w:r>
          </w:p>
        </w:tc>
        <w:tc>
          <w:tcPr>
            <w:tcW w:w="831" w:type="pct"/>
          </w:tcPr>
          <w:p w14:paraId="763E43FB" w14:textId="77777777" w:rsidR="002773BE" w:rsidRPr="009F59E1" w:rsidRDefault="002773BE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Good job Cutie Dog : ) </w:t>
            </w:r>
          </w:p>
        </w:tc>
        <w:tc>
          <w:tcPr>
            <w:tcW w:w="831" w:type="pct"/>
          </w:tcPr>
          <w:p w14:paraId="4DC2DB82" w14:textId="77777777" w:rsidR="002773BE" w:rsidRPr="009F59E1" w:rsidRDefault="002773BE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บันทึกการรีวิวสำเร็จ</w:t>
            </w:r>
          </w:p>
        </w:tc>
      </w:tr>
      <w:tr w:rsidR="002773BE" w:rsidRPr="009F59E1" w14:paraId="0340B640" w14:textId="77777777" w:rsidTr="00F5461B">
        <w:tc>
          <w:tcPr>
            <w:tcW w:w="383" w:type="pct"/>
          </w:tcPr>
          <w:p w14:paraId="13E211C7" w14:textId="213DDAF7" w:rsidR="002773BE" w:rsidRPr="009F59E1" w:rsidRDefault="002773BE" w:rsidP="00F5461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2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85</w:t>
            </w:r>
          </w:p>
        </w:tc>
        <w:tc>
          <w:tcPr>
            <w:tcW w:w="1326" w:type="pct"/>
          </w:tcPr>
          <w:p w14:paraId="62D0C01B" w14:textId="764638BF" w:rsidR="002773BE" w:rsidRPr="009F59E1" w:rsidRDefault="002773BE" w:rsidP="00F5461B">
            <w:pPr>
              <w:rPr>
                <w:rFonts w:ascii="TH SarabunPSK" w:hAnsi="TH SarabunPSK" w:cs="TH SarabunPSK"/>
              </w:rPr>
            </w:pPr>
            <w:ins w:id="26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108</w:t>
            </w:r>
            <w:ins w:id="266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</w:rPr>
              <w:t>–</w:t>
            </w:r>
            <w:ins w:id="266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ต้องเลือกระดับคะแนนให้สุนัข</w:t>
            </w:r>
          </w:p>
          <w:p w14:paraId="7D66AA37" w14:textId="1159604A" w:rsidR="002773BE" w:rsidRPr="009F59E1" w:rsidRDefault="002773BE" w:rsidP="00F5461B">
            <w:pPr>
              <w:rPr>
                <w:rFonts w:ascii="TH SarabunPSK" w:hAnsi="TH SarabunPSK" w:cs="TH SarabunPSK"/>
              </w:rPr>
            </w:pPr>
            <w:ins w:id="267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110</w:t>
            </w:r>
            <w:ins w:id="267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ต้องเลือกรูปแบบการรีวิวอย่างน้อย 1 ตัวเลือก</w:t>
            </w:r>
          </w:p>
          <w:p w14:paraId="669CFB16" w14:textId="3992F162" w:rsidR="002773BE" w:rsidRPr="009F59E1" w:rsidRDefault="002773B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VEc1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r w:rsidRPr="009F59E1">
              <w:rPr>
                <w:rFonts w:ascii="TH SarabunPSK" w:hAnsi="TH SarabunPSK" w:cs="TH SarabunPSK" w:hint="cs"/>
              </w:rPr>
              <w:t xml:space="preserve"> – </w:t>
            </w:r>
            <w:r w:rsidRPr="009F59E1">
              <w:rPr>
                <w:rFonts w:ascii="TH SarabunPSK" w:hAnsi="TH SarabunPSK" w:cs="TH SarabunPSK" w:hint="cs"/>
                <w:cs/>
              </w:rPr>
              <w:t>ประกอบด้วยตัวอักษรภาษาอังกฤษ ภาษาไทย ตัวเลขอารบิก และตัวอักขระพิเศษ</w:t>
            </w:r>
          </w:p>
        </w:tc>
        <w:tc>
          <w:tcPr>
            <w:tcW w:w="799" w:type="pct"/>
          </w:tcPr>
          <w:p w14:paraId="2F59659E" w14:textId="77777777" w:rsidR="002773BE" w:rsidRPr="009F59E1" w:rsidRDefault="002773B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Perfect</w:t>
            </w:r>
          </w:p>
        </w:tc>
        <w:tc>
          <w:tcPr>
            <w:tcW w:w="831" w:type="pct"/>
          </w:tcPr>
          <w:p w14:paraId="139C2416" w14:textId="77777777" w:rsidR="002773BE" w:rsidRPr="009F59E1" w:rsidRDefault="002773B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Nothing</w:t>
            </w:r>
          </w:p>
        </w:tc>
        <w:tc>
          <w:tcPr>
            <w:tcW w:w="831" w:type="pct"/>
          </w:tcPr>
          <w:p w14:paraId="6821109E" w14:textId="77777777" w:rsidR="002773BE" w:rsidRPr="009F59E1" w:rsidRDefault="002773BE" w:rsidP="00F5461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31" w:type="pct"/>
          </w:tcPr>
          <w:p w14:paraId="5787792E" w14:textId="77777777" w:rsidR="002773BE" w:rsidRPr="009F59E1" w:rsidRDefault="002773BE" w:rsidP="00F5461B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บันทึกการรีวิวสำเร็จ</w:t>
            </w:r>
          </w:p>
        </w:tc>
      </w:tr>
    </w:tbl>
    <w:p w14:paraId="6977E426" w14:textId="77777777" w:rsidR="00962302" w:rsidRPr="009F59E1" w:rsidRDefault="00962302" w:rsidP="00C55E61">
      <w:pPr>
        <w:rPr>
          <w:rFonts w:ascii="TH SarabunPSK" w:hAnsi="TH SarabunPSK" w:cs="TH SarabunPSK"/>
          <w:lang w:bidi="th-TH"/>
        </w:rPr>
      </w:pPr>
    </w:p>
    <w:p w14:paraId="2DD47A1D" w14:textId="1885D67F" w:rsidR="00C55E61" w:rsidRPr="009F59E1" w:rsidRDefault="00C55E61" w:rsidP="00734CAF">
      <w:pPr>
        <w:rPr>
          <w:rFonts w:ascii="TH SarabunPSK" w:hAnsi="TH SarabunPSK" w:cs="TH SarabunPSK"/>
          <w:lang w:bidi="th-TH"/>
        </w:rPr>
      </w:pPr>
    </w:p>
    <w:p w14:paraId="6182878C" w14:textId="6796F5A6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255AE1CF" w14:textId="2A958962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45C43D82" w14:textId="147873F4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6C05154E" w14:textId="1A0F3DFC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55C9AEB5" w14:textId="35403E81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7CAAB227" w14:textId="3B817376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703741EB" w14:textId="12E8BC3A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0589A742" w14:textId="0CE24C92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60A03C5A" w14:textId="7E383530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4D5D733D" w14:textId="151ACE4B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4068D2A3" w14:textId="10658452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2191EDBF" w14:textId="765A7573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0758BE68" w14:textId="728D588C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338AD89D" w14:textId="70A4CC49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7D3DF0C5" w14:textId="4C4AB744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696595B9" w14:textId="792DDB3B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6F405E64" w14:textId="13721B31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1B89D9D4" w14:textId="1276683E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6389DE46" w14:textId="3B2115C5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796A9070" w14:textId="0834063D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p w14:paraId="00C12CDC" w14:textId="7FC7AB8F" w:rsidR="00DC17EF" w:rsidRPr="009F59E1" w:rsidRDefault="00DC17EF" w:rsidP="00DC17E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11] </w:t>
      </w:r>
      <w:bookmarkStart w:id="2672" w:name="_Hlk97971391"/>
      <w:r w:rsidRPr="009F59E1">
        <w:rPr>
          <w:rFonts w:ascii="TH SarabunPSK" w:hAnsi="TH SarabunPSK" w:cs="TH SarabunPSK" w:hint="cs"/>
          <w:b/>
          <w:bCs/>
        </w:rPr>
        <w:t>Chat</w:t>
      </w:r>
      <w:bookmarkEnd w:id="2672"/>
    </w:p>
    <w:p w14:paraId="0DE2A959" w14:textId="2D567A34" w:rsidR="00DC17EF" w:rsidRPr="009F59E1" w:rsidRDefault="00DC17EF" w:rsidP="00DC17E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7.11.1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67ABD93F" w14:textId="77777777" w:rsidR="00DC17EF" w:rsidRPr="009F59E1" w:rsidRDefault="00DC17EF" w:rsidP="00DC17EF">
      <w:pPr>
        <w:rPr>
          <w:rFonts w:ascii="TH SarabunPSK" w:hAnsi="TH SarabunPSK" w:cs="TH SarabunPSK"/>
        </w:rPr>
      </w:pPr>
      <w:ins w:id="2673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ab/>
        </w:r>
      </w:ins>
      <w:bookmarkStart w:id="2674" w:name="_Hlk97987022"/>
      <w:bookmarkStart w:id="2675" w:name="_Hlk97971377"/>
      <w:r w:rsidRPr="009F59E1">
        <w:rPr>
          <w:rFonts w:ascii="TH SarabunPSK" w:hAnsi="TH SarabunPSK" w:cs="TH SarabunPSK" w:hint="cs"/>
          <w:cs/>
        </w:rPr>
        <w:t>ระบบสำหรับให้ผู้ใช้ทำการติดต่อกับเจ้าของสุนัขผ่านการส่งข้อความโดยตรง โดยประกอบไป</w:t>
      </w:r>
    </w:p>
    <w:p w14:paraId="46BA4198" w14:textId="77777777" w:rsidR="00DC17EF" w:rsidRPr="009F59E1" w:rsidRDefault="00DC17EF" w:rsidP="00DC17EF">
      <w:pPr>
        <w:rPr>
          <w:rFonts w:ascii="TH SarabunPSK" w:hAnsi="TH SarabunPSK" w:cs="TH SarabunPSK"/>
          <w:b/>
          <w:bCs/>
        </w:rPr>
      </w:pPr>
      <w:r w:rsidRPr="009F59E1">
        <w:rPr>
          <w:rFonts w:ascii="TH SarabunPSK" w:hAnsi="TH SarabunPSK" w:cs="TH SarabunPSK" w:hint="cs"/>
          <w:cs/>
        </w:rPr>
        <w:t>ด้วยข้อมูลดังนี้ ข้อความที่ต้องการส่ง</w:t>
      </w:r>
      <w:bookmarkEnd w:id="2674"/>
      <w:r w:rsidRPr="009F59E1">
        <w:rPr>
          <w:rFonts w:ascii="TH SarabunPSK" w:hAnsi="TH SarabunPSK" w:cs="TH SarabunPSK" w:hint="cs"/>
          <w:cs/>
        </w:rPr>
        <w:t xml:space="preserve"> (</w:t>
      </w:r>
      <w:r w:rsidRPr="009F59E1">
        <w:rPr>
          <w:rFonts w:ascii="TH SarabunPSK" w:hAnsi="TH SarabunPSK" w:cs="TH SarabunPSK" w:hint="cs"/>
        </w:rPr>
        <w:t>Message)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</w:p>
    <w:bookmarkEnd w:id="2675"/>
    <w:p w14:paraId="28A1169F" w14:textId="27414DCB" w:rsidR="00DC17EF" w:rsidRPr="009F59E1" w:rsidRDefault="00DC17EF" w:rsidP="00DC17EF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7.11.2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10D62A8D" w14:textId="77777777" w:rsidR="00DC17EF" w:rsidRPr="009F59E1" w:rsidRDefault="00DC17EF" w:rsidP="00DC17EF">
      <w:pPr>
        <w:spacing w:after="160" w:line="259" w:lineRule="auto"/>
        <w:ind w:firstLine="720"/>
        <w:jc w:val="thaiDistribute"/>
        <w:rPr>
          <w:ins w:id="2676" w:author="วันวิสา ประดิษฐอุกฤษฎ์" w:date="2021-10-11T19:31:00Z"/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ผู้ใช้ต้องทำการจับคู่สุนัขก่อน</w:t>
      </w:r>
    </w:p>
    <w:p w14:paraId="2308D0B8" w14:textId="0CBBED90" w:rsidR="00DC17EF" w:rsidRPr="009F59E1" w:rsidRDefault="00DC17EF" w:rsidP="00DC17E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7.11.3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243BEE13" w14:textId="3C7E7F9D" w:rsidR="00DC17EF" w:rsidRPr="009F59E1" w:rsidRDefault="00DC17EF" w:rsidP="00DC17E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</w:t>
      </w:r>
      <w:r w:rsidRPr="009F59E1">
        <w:rPr>
          <w:rFonts w:ascii="TH SarabunPSK" w:hAnsi="TH SarabunPSK" w:cs="TH SarabunPSK" w:hint="cs"/>
          <w:cs/>
          <w:lang w:bidi="th-TH"/>
        </w:rPr>
        <w:t>11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รายละเอียดการทำงานของยูสเคส </w:t>
      </w:r>
      <w:r w:rsidRPr="009F59E1">
        <w:rPr>
          <w:rFonts w:ascii="TH SarabunPSK" w:hAnsi="TH SarabunPSK" w:cs="TH SarabunPSK" w:hint="cs"/>
        </w:rPr>
        <w:t>Chat</w:t>
      </w:r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2605"/>
        <w:gridCol w:w="6390"/>
      </w:tblGrid>
      <w:tr w:rsidR="00DC17EF" w:rsidRPr="009F59E1" w14:paraId="6E9BC39C" w14:textId="77777777" w:rsidTr="00F5461B">
        <w:trPr>
          <w:jc w:val="center"/>
          <w:ins w:id="2677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3C6E4D7B" w14:textId="77777777" w:rsidR="00DC17EF" w:rsidRPr="009F59E1" w:rsidRDefault="00DC17EF" w:rsidP="00F5461B">
            <w:pPr>
              <w:spacing w:after="160" w:line="259" w:lineRule="auto"/>
              <w:rPr>
                <w:ins w:id="267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6390" w:type="dxa"/>
          </w:tcPr>
          <w:p w14:paraId="6E9F415F" w14:textId="77777777" w:rsidR="00DC17EF" w:rsidRPr="009F59E1" w:rsidRDefault="00DC17EF" w:rsidP="00F5461B">
            <w:pPr>
              <w:spacing w:after="160" w:line="259" w:lineRule="auto"/>
              <w:rPr>
                <w:ins w:id="268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แอปพลิเคชันสำหรับหาคู่สุนัข</w:t>
            </w:r>
          </w:p>
        </w:tc>
      </w:tr>
      <w:tr w:rsidR="00DC17EF" w:rsidRPr="009F59E1" w14:paraId="7A36E83A" w14:textId="77777777" w:rsidTr="00F5461B">
        <w:trPr>
          <w:jc w:val="center"/>
          <w:ins w:id="268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8AC194D" w14:textId="77777777" w:rsidR="00DC17EF" w:rsidRPr="009F59E1" w:rsidRDefault="00DC17EF" w:rsidP="00F5461B">
            <w:pPr>
              <w:spacing w:after="160" w:line="259" w:lineRule="auto"/>
              <w:rPr>
                <w:ins w:id="268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6390" w:type="dxa"/>
          </w:tcPr>
          <w:p w14:paraId="2D5392E3" w14:textId="77777777" w:rsidR="00DC17EF" w:rsidRPr="009F59E1" w:rsidRDefault="00DC17EF" w:rsidP="00F5461B">
            <w:pPr>
              <w:spacing w:after="160" w:line="259" w:lineRule="auto"/>
              <w:rPr>
                <w:ins w:id="268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Chat</w:t>
            </w:r>
          </w:p>
        </w:tc>
      </w:tr>
      <w:tr w:rsidR="00DC17EF" w:rsidRPr="009F59E1" w14:paraId="3BBD44CB" w14:textId="77777777" w:rsidTr="00F5461B">
        <w:trPr>
          <w:jc w:val="center"/>
          <w:ins w:id="268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2777EA24" w14:textId="77777777" w:rsidR="00DC17EF" w:rsidRPr="009F59E1" w:rsidRDefault="00DC17EF" w:rsidP="00F5461B">
            <w:pPr>
              <w:spacing w:after="160" w:line="259" w:lineRule="auto"/>
              <w:rPr>
                <w:ins w:id="268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8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6390" w:type="dxa"/>
          </w:tcPr>
          <w:p w14:paraId="3E5E1E4D" w14:textId="77777777" w:rsidR="00DC17EF" w:rsidRPr="009F59E1" w:rsidRDefault="00DC17EF" w:rsidP="00F5461B">
            <w:pPr>
              <w:spacing w:after="160" w:line="259" w:lineRule="auto"/>
              <w:rPr>
                <w:ins w:id="268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DC17EF" w:rsidRPr="009F59E1" w14:paraId="1C012F14" w14:textId="77777777" w:rsidTr="00F5461B">
        <w:trPr>
          <w:jc w:val="center"/>
          <w:ins w:id="2689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704EAE6" w14:textId="77777777" w:rsidR="00DC17EF" w:rsidRPr="009F59E1" w:rsidRDefault="00DC17EF" w:rsidP="00F5461B">
            <w:pPr>
              <w:spacing w:after="160" w:line="259" w:lineRule="auto"/>
              <w:rPr>
                <w:ins w:id="269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9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6390" w:type="dxa"/>
          </w:tcPr>
          <w:p w14:paraId="42B45A83" w14:textId="77777777" w:rsidR="00DC17EF" w:rsidRPr="009F59E1" w:rsidRDefault="00DC17EF" w:rsidP="00F5461B">
            <w:pPr>
              <w:spacing w:after="160" w:line="259" w:lineRule="auto"/>
              <w:rPr>
                <w:ins w:id="2692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List Dating , List Chat</w:t>
            </w:r>
          </w:p>
        </w:tc>
      </w:tr>
      <w:tr w:rsidR="00DC17EF" w:rsidRPr="009F59E1" w14:paraId="6E6BCF55" w14:textId="77777777" w:rsidTr="00F5461B">
        <w:trPr>
          <w:jc w:val="center"/>
          <w:ins w:id="2693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7477E3C9" w14:textId="77777777" w:rsidR="00DC17EF" w:rsidRPr="009F59E1" w:rsidRDefault="00DC17EF" w:rsidP="00F5461B">
            <w:pPr>
              <w:spacing w:after="160" w:line="259" w:lineRule="auto"/>
              <w:rPr>
                <w:ins w:id="269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9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6390" w:type="dxa"/>
          </w:tcPr>
          <w:p w14:paraId="366A87D6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ยูสเคสเริ่มต้นเมื่อผู้ใช้เลือกฟังก์ชัน </w:t>
            </w:r>
            <w:r w:rsidRPr="009F59E1">
              <w:rPr>
                <w:rFonts w:ascii="TH SarabunPSK" w:hAnsi="TH SarabunPSK" w:cs="TH SarabunPSK" w:hint="cs"/>
              </w:rPr>
              <w:t>Chat</w:t>
            </w:r>
          </w:p>
          <w:p w14:paraId="2FE9F349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ระบบเรียกข้อมูลการสนทนาของผู้ใช้</w:t>
            </w:r>
          </w:p>
          <w:p w14:paraId="3D27097E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ระบบจะค้นหาข้อมูลการสนทนา โดย</w:t>
            </w:r>
          </w:p>
          <w:p w14:paraId="1DA3F5AD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>3.1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ระบบทำการค้นหาข้อมูลการสนทนาจากฐานข้อมูล</w:t>
            </w:r>
          </w:p>
          <w:p w14:paraId="3614AB97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>3.2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ระบบคืนค่าข้อมูลแก่ผู้ใช้</w:t>
            </w:r>
          </w:p>
          <w:p w14:paraId="52078D1B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4. </w:t>
            </w:r>
            <w:r w:rsidRPr="009F59E1">
              <w:rPr>
                <w:rFonts w:ascii="TH SarabunPSK" w:hAnsi="TH SarabunPSK" w:cs="TH SarabunPSK" w:hint="cs"/>
                <w:cs/>
              </w:rPr>
              <w:t>ระบบแสดงข้อมูลของการสนทนา</w:t>
            </w:r>
          </w:p>
          <w:p w14:paraId="06BD2911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5. </w:t>
            </w:r>
            <w:r w:rsidRPr="009F59E1">
              <w:rPr>
                <w:rFonts w:ascii="TH SarabunPSK" w:hAnsi="TH SarabunPSK" w:cs="TH SarabunPSK" w:hint="cs"/>
                <w:cs/>
              </w:rPr>
              <w:t>ผู้ใช้ดรอกข้อมูลการสนทนา</w:t>
            </w:r>
          </w:p>
          <w:p w14:paraId="21DD2601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6.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ระบบจะตรวจสอบข้อมูลของข้อความ</w:t>
            </w:r>
          </w:p>
          <w:p w14:paraId="3C07AA03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 </w:t>
            </w:r>
            <w:r w:rsidRPr="009F59E1">
              <w:rPr>
                <w:rFonts w:ascii="TH SarabunPSK" w:hAnsi="TH SarabunPSK" w:cs="TH SarabunPSK" w:hint="cs"/>
                <w:cs/>
              </w:rPr>
              <w:t>ระบบท าการส่งข้อความของผู้ใช้</w:t>
            </w:r>
          </w:p>
          <w:p w14:paraId="0D121108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8.</w:t>
            </w:r>
            <w:r w:rsidRPr="009F59E1">
              <w:rPr>
                <w:rFonts w:ascii="TH SarabunPSK" w:hAnsi="TH SarabunPSK" w:cs="TH SarabunPSK" w:hint="cs"/>
                <w:cs/>
              </w:rPr>
              <w:t>ระบบส่งข้อความของผู้ใช้โดย</w:t>
            </w:r>
          </w:p>
          <w:p w14:paraId="09240E84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>8.1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ระบบจะบันทึกข้อมูลการสนทนา</w:t>
            </w:r>
          </w:p>
          <w:p w14:paraId="474D90AE" w14:textId="77777777" w:rsidR="00DC17EF" w:rsidRPr="009F59E1" w:rsidRDefault="00DC17EF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>8.2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 ระบบคืนค่าขอมูลแก่ผู้ใช้</w:t>
            </w:r>
          </w:p>
          <w:p w14:paraId="05B43BEE" w14:textId="77777777" w:rsidR="00DC17EF" w:rsidRPr="009F59E1" w:rsidRDefault="00DC17EF" w:rsidP="00F5461B">
            <w:pPr>
              <w:spacing w:after="160" w:line="259" w:lineRule="auto"/>
              <w:rPr>
                <w:ins w:id="2696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9. </w:t>
            </w:r>
            <w:r w:rsidRPr="009F59E1">
              <w:rPr>
                <w:rFonts w:ascii="TH SarabunPSK" w:hAnsi="TH SarabunPSK" w:cs="TH SarabunPSK" w:hint="cs"/>
                <w:cs/>
              </w:rPr>
              <w:t>ยูสเคสสิ้นสุดการทำงาน</w:t>
            </w:r>
          </w:p>
        </w:tc>
      </w:tr>
      <w:tr w:rsidR="00DC17EF" w:rsidRPr="009F59E1" w14:paraId="49C38284" w14:textId="77777777" w:rsidTr="00F5461B">
        <w:trPr>
          <w:jc w:val="center"/>
          <w:ins w:id="2697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38FDE0B9" w14:textId="77777777" w:rsidR="00DC17EF" w:rsidRPr="009F59E1" w:rsidRDefault="00DC17EF" w:rsidP="00F5461B">
            <w:pPr>
              <w:spacing w:after="160" w:line="259" w:lineRule="auto"/>
              <w:rPr>
                <w:ins w:id="269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69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6390" w:type="dxa"/>
          </w:tcPr>
          <w:p w14:paraId="7EA2E1F5" w14:textId="6A431E69" w:rsidR="00DC17EF" w:rsidRPr="009F59E1" w:rsidRDefault="00DC17EF" w:rsidP="00F5461B">
            <w:pPr>
              <w:rPr>
                <w:ins w:id="2700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6.1 กรณีที่ผู้ใช้ใส่ข้อความไม่ถูกต้องระบบจะไม่ท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ำ</w:t>
            </w:r>
            <w:r w:rsidRPr="009F59E1">
              <w:rPr>
                <w:rFonts w:ascii="TH SarabunPSK" w:hAnsi="TH SarabunPSK" w:cs="TH SarabunPSK" w:hint="cs"/>
                <w:cs/>
              </w:rPr>
              <w:t>การบันทึกข้อมูล</w:t>
            </w:r>
          </w:p>
        </w:tc>
      </w:tr>
      <w:tr w:rsidR="00DC17EF" w:rsidRPr="009F59E1" w14:paraId="0FF3934C" w14:textId="77777777" w:rsidTr="00F5461B">
        <w:trPr>
          <w:jc w:val="center"/>
          <w:ins w:id="2701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6C72EE5F" w14:textId="77777777" w:rsidR="00DC17EF" w:rsidRPr="009F59E1" w:rsidRDefault="00DC17EF" w:rsidP="00F5461B">
            <w:pPr>
              <w:spacing w:after="160" w:line="259" w:lineRule="auto"/>
              <w:rPr>
                <w:ins w:id="270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0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6390" w:type="dxa"/>
          </w:tcPr>
          <w:p w14:paraId="102FAC59" w14:textId="77777777" w:rsidR="00DC17EF" w:rsidRPr="009F59E1" w:rsidRDefault="00DC17EF" w:rsidP="00F5461B">
            <w:pPr>
              <w:spacing w:after="160" w:line="259" w:lineRule="auto"/>
              <w:rPr>
                <w:ins w:id="2704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ผู้ใช้ต้องทำการจับคู่สุนัขก่อน</w:t>
            </w:r>
          </w:p>
        </w:tc>
      </w:tr>
      <w:tr w:rsidR="00DC17EF" w:rsidRPr="009F59E1" w14:paraId="35BDF524" w14:textId="77777777" w:rsidTr="00F5461B">
        <w:trPr>
          <w:jc w:val="center"/>
          <w:ins w:id="2705" w:author="วันวิสา ประดิษฐอุกฤษฎ์" w:date="2021-10-11T19:31:00Z"/>
        </w:trPr>
        <w:tc>
          <w:tcPr>
            <w:tcW w:w="2605" w:type="dxa"/>
            <w:shd w:val="clear" w:color="auto" w:fill="D0CECE" w:themeFill="background2" w:themeFillShade="E6"/>
          </w:tcPr>
          <w:p w14:paraId="0E669099" w14:textId="77777777" w:rsidR="00DC17EF" w:rsidRPr="009F59E1" w:rsidRDefault="00DC17EF" w:rsidP="00F5461B">
            <w:pPr>
              <w:spacing w:after="160" w:line="259" w:lineRule="auto"/>
              <w:rPr>
                <w:ins w:id="270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0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6390" w:type="dxa"/>
          </w:tcPr>
          <w:p w14:paraId="0FC5E3B9" w14:textId="77777777" w:rsidR="00DC17EF" w:rsidRPr="009F59E1" w:rsidRDefault="00DC17EF" w:rsidP="00F5461B">
            <w:pPr>
              <w:spacing w:after="160" w:line="259" w:lineRule="auto"/>
              <w:rPr>
                <w:ins w:id="2708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</w:tbl>
    <w:p w14:paraId="2A4C9C67" w14:textId="77777777" w:rsidR="00DC17EF" w:rsidRPr="009F59E1" w:rsidRDefault="00DC17EF" w:rsidP="00DC17E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5818ED50" w14:textId="7E945CBD" w:rsidR="00DC17EF" w:rsidRPr="009F59E1" w:rsidRDefault="00DC17EF" w:rsidP="00DC17E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7.11.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4F55045B" w14:textId="77777777" w:rsidR="00DC17EF" w:rsidRPr="009F59E1" w:rsidRDefault="00DC17EF" w:rsidP="00DC17EF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E6FB718" w14:textId="77777777" w:rsidR="00DC17EF" w:rsidRPr="009F59E1" w:rsidRDefault="00DC17EF" w:rsidP="00DC17EF">
      <w:pPr>
        <w:ind w:left="360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noProof/>
          <w:shd w:val="clear" w:color="auto" w:fill="FFFFFF"/>
          <w:cs/>
        </w:rPr>
        <w:drawing>
          <wp:inline distT="0" distB="0" distL="0" distR="0" wp14:anchorId="62A619BA" wp14:editId="1935E26B">
            <wp:extent cx="1948929" cy="3600000"/>
            <wp:effectExtent l="0" t="0" r="0" b="635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28"/>
                    <a:srcRect l="872"/>
                    <a:stretch/>
                  </pic:blipFill>
                  <pic:spPr bwMode="auto">
                    <a:xfrm>
                      <a:off x="0" y="0"/>
                      <a:ext cx="194892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FDA13" w14:textId="0E2A6721" w:rsidR="00DC17EF" w:rsidRPr="009F59E1" w:rsidRDefault="00DC17EF" w:rsidP="00DC17EF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11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>.1 หน้าจอการส่งข้อความถึงสุนัขอีกฝ่าย</w:t>
      </w:r>
    </w:p>
    <w:p w14:paraId="36EDFA3F" w14:textId="77777777" w:rsidR="00DC17EF" w:rsidRPr="009F59E1" w:rsidRDefault="00DC17EF" w:rsidP="00DC17EF">
      <w:pPr>
        <w:jc w:val="center"/>
        <w:rPr>
          <w:ins w:id="2709" w:author="วันวิสา ประดิษฐอุกฤษฎ์" w:date="2021-10-11T19:31:00Z"/>
          <w:rFonts w:ascii="TH SarabunPSK" w:hAnsi="TH SarabunPSK" w:cs="TH SarabunPSK"/>
          <w:b/>
          <w:bCs/>
          <w:shd w:val="clear" w:color="auto" w:fill="FFFFFF"/>
        </w:rPr>
      </w:pPr>
    </w:p>
    <w:p w14:paraId="3B17C719" w14:textId="77777777" w:rsidR="00DC17EF" w:rsidRPr="009F59E1" w:rsidRDefault="00DC17EF" w:rsidP="00DC17EF">
      <w:pPr>
        <w:rPr>
          <w:rFonts w:ascii="TH SarabunPSK" w:hAnsi="TH SarabunPSK" w:cs="TH SarabunPSK"/>
          <w:b/>
          <w:bCs/>
        </w:rPr>
      </w:pPr>
    </w:p>
    <w:p w14:paraId="1A3DEB31" w14:textId="209DCEEA" w:rsidR="00DC17EF" w:rsidRPr="009F59E1" w:rsidRDefault="00DC17EF" w:rsidP="00DC17EF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11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53AC4A4D" w14:textId="77777777" w:rsidR="00DC17EF" w:rsidRPr="009F59E1" w:rsidRDefault="00DC17EF" w:rsidP="00DC17EF">
      <w:pPr>
        <w:ind w:firstLine="720"/>
        <w:rPr>
          <w:ins w:id="2710" w:author="วันวิสา ประดิษฐอุกฤษฎ์" w:date="2021-10-11T19:31:00Z"/>
          <w:rFonts w:ascii="TH SarabunPSK" w:hAnsi="TH SarabunPSK" w:cs="TH SarabunPSK"/>
          <w:cs/>
        </w:rPr>
      </w:pPr>
      <w:ins w:id="2711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เงื่อนไขของกลุ่มข้อมูลทดสอบฟังก์ชัน</w:t>
        </w:r>
      </w:ins>
      <w:r w:rsidRPr="009F59E1">
        <w:rPr>
          <w:rFonts w:ascii="TH SarabunPSK" w:hAnsi="TH SarabunPSK" w:cs="TH SarabunPSK" w:hint="cs"/>
        </w:rPr>
        <w:t xml:space="preserve"> Chat </w:t>
      </w:r>
      <w:ins w:id="2712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cs/>
          </w:rPr>
          <w:t>มีข้อมูลรายละเอียดดังต่อไปนี้</w:t>
        </w:r>
      </w:ins>
    </w:p>
    <w:p w14:paraId="1373DC91" w14:textId="5B8CAE9F" w:rsidR="00DC17EF" w:rsidRPr="009F59E1" w:rsidRDefault="00DC17EF" w:rsidP="00DC17EF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11</w:t>
      </w:r>
      <w:r w:rsidRPr="009F59E1">
        <w:rPr>
          <w:rFonts w:ascii="TH SarabunPSK" w:hAnsi="TH SarabunPSK" w:cs="TH SarabunPSK" w:hint="cs"/>
          <w:b/>
          <w:bCs/>
          <w:lang w:bidi="th-TH"/>
        </w:rPr>
        <w:t>.5.1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ข้อความที่ต้องการส่ง (</w:t>
      </w:r>
      <w:r w:rsidRPr="009F59E1">
        <w:rPr>
          <w:rFonts w:ascii="TH SarabunPSK" w:hAnsi="TH SarabunPSK" w:cs="TH SarabunPSK" w:hint="cs"/>
          <w:b/>
          <w:bCs/>
          <w:lang w:bidi="th-TH"/>
        </w:rPr>
        <w:t>Message) : TextInput</w:t>
      </w:r>
    </w:p>
    <w:p w14:paraId="3459B975" w14:textId="77777777" w:rsidR="00DC17EF" w:rsidRPr="009F59E1" w:rsidRDefault="00DC17EF" w:rsidP="00DC17EF">
      <w:pPr>
        <w:spacing w:after="160" w:line="259" w:lineRule="auto"/>
        <w:ind w:left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ความต้องการของระบบในส่วนของข้อความที่ต้องการส่ง มีคุณลักษณะดังนี้</w:t>
      </w:r>
    </w:p>
    <w:p w14:paraId="3402CCBC" w14:textId="77777777" w:rsidR="00DC17EF" w:rsidRPr="009F59E1" w:rsidRDefault="00DC17EF" w:rsidP="00DC17EF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1. ห้ามเป็นค่าว่างเมื่อกดส่งข้อความ</w:t>
      </w:r>
    </w:p>
    <w:p w14:paraId="7962B8DD" w14:textId="5B5AF19E" w:rsidR="00DC17EF" w:rsidRPr="009F59E1" w:rsidRDefault="00DC17EF" w:rsidP="00DC17EF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เมื่อกรอกข้อมูลถูกต้องและกดส่งข้อความ 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1C173907" w14:textId="7B2F3DD6" w:rsidR="00DC17EF" w:rsidRPr="009F59E1" w:rsidRDefault="00DC17EF" w:rsidP="00DC17EF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11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7D2F3E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ข้อความที่ต้องการส่ง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="007D2F3E" w:rsidRPr="009F59E1">
        <w:rPr>
          <w:rFonts w:ascii="TH SarabunPSK" w:hAnsi="TH SarabunPSK" w:cs="TH SarabunPSK" w:hint="cs"/>
          <w:b/>
          <w:bCs/>
          <w:cs/>
          <w:lang w:bidi="th-TH"/>
        </w:rPr>
        <w:t>11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33"/>
        <w:gridCol w:w="3320"/>
        <w:gridCol w:w="2989"/>
      </w:tblGrid>
      <w:tr w:rsidR="007D2F3E" w:rsidRPr="009F59E1" w14:paraId="4B0DE970" w14:textId="77777777" w:rsidTr="007D2F3E">
        <w:trPr>
          <w:ins w:id="2713" w:author="วันวิสา ประดิษฐอุกฤษฎ์" w:date="2021-10-11T19:31:00Z"/>
        </w:trPr>
        <w:tc>
          <w:tcPr>
            <w:tcW w:w="1587" w:type="pct"/>
            <w:shd w:val="clear" w:color="auto" w:fill="D0CECE" w:themeFill="background2" w:themeFillShade="E6"/>
            <w:vAlign w:val="center"/>
          </w:tcPr>
          <w:p w14:paraId="18FEB5D0" w14:textId="77777777" w:rsidR="007D2F3E" w:rsidRPr="009F59E1" w:rsidRDefault="007D2F3E" w:rsidP="007D2F3E">
            <w:pPr>
              <w:spacing w:after="160" w:line="259" w:lineRule="auto"/>
              <w:rPr>
                <w:ins w:id="271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1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1796" w:type="pct"/>
            <w:shd w:val="clear" w:color="auto" w:fill="D0CECE" w:themeFill="background2" w:themeFillShade="E6"/>
            <w:vAlign w:val="center"/>
          </w:tcPr>
          <w:p w14:paraId="7E919A1E" w14:textId="77777777" w:rsidR="007D2F3E" w:rsidRPr="009F59E1" w:rsidRDefault="007D2F3E" w:rsidP="007D2F3E">
            <w:pPr>
              <w:spacing w:after="160" w:line="259" w:lineRule="auto"/>
              <w:rPr>
                <w:ins w:id="271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1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  <w:cs/>
              </w:rPr>
              <w:t xml:space="preserve"> </w:t>
            </w:r>
            <w:ins w:id="271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  <w:tc>
          <w:tcPr>
            <w:tcW w:w="1617" w:type="pct"/>
            <w:shd w:val="clear" w:color="auto" w:fill="D0CECE" w:themeFill="background2" w:themeFillShade="E6"/>
            <w:vAlign w:val="center"/>
          </w:tcPr>
          <w:p w14:paraId="32D25B86" w14:textId="77777777" w:rsidR="007D2F3E" w:rsidRPr="009F59E1" w:rsidRDefault="007D2F3E" w:rsidP="007D2F3E">
            <w:pPr>
              <w:spacing w:after="160" w:line="259" w:lineRule="auto"/>
              <w:rPr>
                <w:ins w:id="271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2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 xml:space="preserve">Invalid Partitions </w:t>
              </w:r>
            </w:ins>
          </w:p>
        </w:tc>
      </w:tr>
      <w:tr w:rsidR="007D2F3E" w:rsidRPr="009F59E1" w14:paraId="02823444" w14:textId="77777777" w:rsidTr="007D2F3E">
        <w:tc>
          <w:tcPr>
            <w:tcW w:w="1587" w:type="pct"/>
            <w:vAlign w:val="center"/>
          </w:tcPr>
          <w:p w14:paraId="6FC14BA5" w14:textId="77777777" w:rsidR="007D2F3E" w:rsidRPr="009F59E1" w:rsidRDefault="007D2F3E" w:rsidP="007D2F3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ค่าว่าง</w:t>
            </w:r>
          </w:p>
        </w:tc>
        <w:tc>
          <w:tcPr>
            <w:tcW w:w="1796" w:type="pct"/>
            <w:vAlign w:val="center"/>
          </w:tcPr>
          <w:p w14:paraId="657FF09A" w14:textId="11BE98EF" w:rsidR="007D2F3E" w:rsidRPr="009F59E1" w:rsidRDefault="007D2F3E" w:rsidP="007D2F3E">
            <w:pPr>
              <w:rPr>
                <w:rFonts w:ascii="TH SarabunPSK" w:hAnsi="TH SarabunPSK" w:cs="TH SarabunPSK"/>
              </w:rPr>
            </w:pPr>
            <w:ins w:id="272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114</w:t>
            </w:r>
            <w:ins w:id="272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ไม่เป็นค่าว่าง</w:t>
            </w:r>
          </w:p>
        </w:tc>
        <w:tc>
          <w:tcPr>
            <w:tcW w:w="1617" w:type="pct"/>
            <w:vAlign w:val="center"/>
          </w:tcPr>
          <w:p w14:paraId="783E20EE" w14:textId="3EBB9A39" w:rsidR="007D2F3E" w:rsidRPr="009F59E1" w:rsidRDefault="007D2F3E" w:rsidP="007D2F3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</w:rPr>
              <w:t>I</w:t>
            </w:r>
            <w:ins w:id="272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1</w:t>
            </w: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r w:rsidRPr="009F59E1">
              <w:rPr>
                <w:rFonts w:ascii="TH SarabunPSK" w:hAnsi="TH SarabunPSK" w:cs="TH SarabunPSK" w:hint="cs"/>
                <w:cs/>
              </w:rPr>
              <w:t>.1</w:t>
            </w:r>
            <w:ins w:id="272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</w:tr>
    </w:tbl>
    <w:p w14:paraId="4CBAE517" w14:textId="77777777" w:rsidR="00DC17EF" w:rsidRPr="009F59E1" w:rsidRDefault="00DC17EF" w:rsidP="00DC17EF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8F37135" w14:textId="6BD98597" w:rsidR="00DC17EF" w:rsidRPr="009F59E1" w:rsidRDefault="00DC17EF" w:rsidP="00DC17EF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="007D2F3E" w:rsidRPr="009F59E1">
        <w:rPr>
          <w:rFonts w:ascii="TH SarabunPSK" w:hAnsi="TH SarabunPSK" w:cs="TH SarabunPSK" w:hint="cs"/>
          <w:b/>
          <w:bCs/>
          <w:cs/>
          <w:lang w:bidi="th-TH"/>
        </w:rPr>
        <w:t>11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="007D2F3E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ข้อความที่ต้องการส่ง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="007D2F3E" w:rsidRPr="009F59E1">
        <w:rPr>
          <w:rFonts w:ascii="TH SarabunPSK" w:hAnsi="TH SarabunPSK" w:cs="TH SarabunPSK" w:hint="cs"/>
          <w:b/>
          <w:bCs/>
          <w:cs/>
          <w:lang w:bidi="th-TH"/>
        </w:rPr>
        <w:t>11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62"/>
        <w:gridCol w:w="3671"/>
        <w:gridCol w:w="2213"/>
        <w:gridCol w:w="2296"/>
      </w:tblGrid>
      <w:tr w:rsidR="007D2F3E" w:rsidRPr="009F59E1" w14:paraId="59638D7D" w14:textId="77777777" w:rsidTr="007D2F3E">
        <w:tc>
          <w:tcPr>
            <w:tcW w:w="575" w:type="pct"/>
            <w:shd w:val="clear" w:color="auto" w:fill="D0CECE" w:themeFill="background2" w:themeFillShade="E6"/>
            <w:vAlign w:val="center"/>
          </w:tcPr>
          <w:p w14:paraId="1F5EC8BB" w14:textId="77777777" w:rsidR="007D2F3E" w:rsidRPr="009F59E1" w:rsidRDefault="007D2F3E" w:rsidP="007D2F3E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TCID</w:t>
            </w:r>
          </w:p>
        </w:tc>
        <w:tc>
          <w:tcPr>
            <w:tcW w:w="1986" w:type="pct"/>
            <w:shd w:val="clear" w:color="auto" w:fill="D0CECE" w:themeFill="background2" w:themeFillShade="E6"/>
            <w:vAlign w:val="center"/>
          </w:tcPr>
          <w:p w14:paraId="12476276" w14:textId="77777777" w:rsidR="007D2F3E" w:rsidRPr="009F59E1" w:rsidRDefault="007D2F3E" w:rsidP="007D2F3E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Class</w:t>
            </w:r>
          </w:p>
        </w:tc>
        <w:tc>
          <w:tcPr>
            <w:tcW w:w="1197" w:type="pct"/>
            <w:shd w:val="clear" w:color="auto" w:fill="D0CECE" w:themeFill="background2" w:themeFillShade="E6"/>
            <w:vAlign w:val="center"/>
          </w:tcPr>
          <w:p w14:paraId="57990901" w14:textId="77777777" w:rsidR="007D2F3E" w:rsidRPr="009F59E1" w:rsidRDefault="007D2F3E" w:rsidP="007D2F3E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1242" w:type="pct"/>
            <w:shd w:val="clear" w:color="auto" w:fill="D0CECE" w:themeFill="background2" w:themeFillShade="E6"/>
            <w:vAlign w:val="center"/>
          </w:tcPr>
          <w:p w14:paraId="24FB57C9" w14:textId="77777777" w:rsidR="007D2F3E" w:rsidRPr="009F59E1" w:rsidRDefault="007D2F3E" w:rsidP="007D2F3E">
            <w:pPr>
              <w:rPr>
                <w:rFonts w:ascii="TH SarabunPSK" w:hAnsi="TH SarabunPSK" w:cs="TH SarabunPSK"/>
                <w:b/>
                <w:bCs/>
              </w:rPr>
            </w:pPr>
            <w:r w:rsidRPr="009F59E1">
              <w:rPr>
                <w:rFonts w:ascii="TH SarabunPSK" w:hAnsi="TH SarabunPSK" w:cs="TH SarabunPSK" w:hint="cs"/>
                <w:b/>
                <w:bCs/>
              </w:rPr>
              <w:t>Expected Result</w:t>
            </w:r>
          </w:p>
        </w:tc>
      </w:tr>
      <w:tr w:rsidR="007D2F3E" w:rsidRPr="009F59E1" w14:paraId="10B530C8" w14:textId="77777777" w:rsidTr="007D2F3E">
        <w:tc>
          <w:tcPr>
            <w:tcW w:w="575" w:type="pct"/>
            <w:vAlign w:val="center"/>
          </w:tcPr>
          <w:p w14:paraId="5B37DB96" w14:textId="728037D0" w:rsidR="007D2F3E" w:rsidRPr="009F59E1" w:rsidRDefault="007D2F3E" w:rsidP="007D2F3E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286</w:t>
            </w:r>
          </w:p>
        </w:tc>
        <w:tc>
          <w:tcPr>
            <w:tcW w:w="1986" w:type="pct"/>
            <w:vAlign w:val="center"/>
          </w:tcPr>
          <w:p w14:paraId="08EFE7E8" w14:textId="1BD55A48" w:rsidR="007D2F3E" w:rsidRPr="009F59E1" w:rsidRDefault="007D2F3E" w:rsidP="007D2F3E">
            <w:pPr>
              <w:rPr>
                <w:rFonts w:ascii="TH SarabunPSK" w:hAnsi="TH SarabunPSK" w:cs="TH SarabunPSK"/>
              </w:rPr>
            </w:pPr>
            <w:ins w:id="272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114</w:t>
            </w:r>
            <w:ins w:id="272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ไม่เป็นค่าว่าง</w:t>
            </w:r>
          </w:p>
        </w:tc>
        <w:tc>
          <w:tcPr>
            <w:tcW w:w="1197" w:type="pct"/>
            <w:vAlign w:val="center"/>
          </w:tcPr>
          <w:p w14:paraId="76A05DA9" w14:textId="77777777" w:rsidR="007D2F3E" w:rsidRPr="009F59E1" w:rsidRDefault="007D2F3E" w:rsidP="007D2F3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สวัสดีค่ะ สนใจสอบถามเรื่องสุนัขของคุณค่ะ</w:t>
            </w:r>
          </w:p>
        </w:tc>
        <w:tc>
          <w:tcPr>
            <w:tcW w:w="1242" w:type="pct"/>
            <w:vAlign w:val="center"/>
          </w:tcPr>
          <w:p w14:paraId="013606F2" w14:textId="77777777" w:rsidR="007D2F3E" w:rsidRPr="009F59E1" w:rsidRDefault="007D2F3E" w:rsidP="007D2F3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กดส่งข้อความได้</w:t>
            </w:r>
          </w:p>
        </w:tc>
      </w:tr>
      <w:tr w:rsidR="007D2F3E" w:rsidRPr="009F59E1" w14:paraId="6176D37C" w14:textId="77777777" w:rsidTr="007D2F3E">
        <w:trPr>
          <w:trHeight w:val="311"/>
        </w:trPr>
        <w:tc>
          <w:tcPr>
            <w:tcW w:w="575" w:type="pct"/>
            <w:vAlign w:val="center"/>
          </w:tcPr>
          <w:p w14:paraId="121D2B59" w14:textId="10CDA956" w:rsidR="007D2F3E" w:rsidRPr="009F59E1" w:rsidRDefault="007D2F3E" w:rsidP="007D2F3E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287</w:t>
            </w:r>
          </w:p>
        </w:tc>
        <w:tc>
          <w:tcPr>
            <w:tcW w:w="1986" w:type="pct"/>
            <w:vAlign w:val="center"/>
          </w:tcPr>
          <w:p w14:paraId="0414A747" w14:textId="4856AB47" w:rsidR="007D2F3E" w:rsidRPr="009F59E1" w:rsidRDefault="007D2F3E" w:rsidP="007D2F3E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I</w:t>
            </w:r>
            <w:ins w:id="272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114</w:t>
            </w:r>
            <w:r w:rsidRPr="009F59E1">
              <w:rPr>
                <w:rFonts w:ascii="TH SarabunPSK" w:hAnsi="TH SarabunPSK" w:cs="TH SarabunPSK" w:hint="cs"/>
                <w:cs/>
              </w:rPr>
              <w:t>.1</w:t>
            </w:r>
            <w:ins w:id="272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เป็นค่าว่าง</w:t>
            </w:r>
          </w:p>
        </w:tc>
        <w:tc>
          <w:tcPr>
            <w:tcW w:w="1197" w:type="pct"/>
            <w:vAlign w:val="center"/>
          </w:tcPr>
          <w:p w14:paraId="2761F186" w14:textId="77777777" w:rsidR="007D2F3E" w:rsidRPr="009F59E1" w:rsidRDefault="007D2F3E" w:rsidP="007D2F3E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242" w:type="pct"/>
            <w:vAlign w:val="center"/>
          </w:tcPr>
          <w:p w14:paraId="737B6FA4" w14:textId="77777777" w:rsidR="007D2F3E" w:rsidRPr="009F59E1" w:rsidRDefault="007D2F3E" w:rsidP="007D2F3E">
            <w:pPr>
              <w:rPr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กดส่งข้อความไม่ได้</w:t>
            </w:r>
          </w:p>
        </w:tc>
      </w:tr>
    </w:tbl>
    <w:p w14:paraId="69764098" w14:textId="77777777" w:rsidR="00DC17EF" w:rsidRPr="009F59E1" w:rsidRDefault="00DC17EF" w:rsidP="00DC17EF">
      <w:pPr>
        <w:rPr>
          <w:rFonts w:ascii="TH SarabunPSK" w:hAnsi="TH SarabunPSK" w:cs="TH SarabunPSK"/>
          <w:lang w:bidi="th-TH"/>
        </w:rPr>
      </w:pPr>
    </w:p>
    <w:p w14:paraId="7898F56F" w14:textId="5D292B48" w:rsidR="00DC17EF" w:rsidRPr="009F59E1" w:rsidRDefault="00DC17EF" w:rsidP="00DC17EF">
      <w:pPr>
        <w:rPr>
          <w:rFonts w:ascii="TH SarabunPSK" w:hAnsi="TH SarabunPSK" w:cs="TH SarabunPSK"/>
          <w:lang w:bidi="th-TH"/>
        </w:rPr>
      </w:pPr>
    </w:p>
    <w:p w14:paraId="0F6E519C" w14:textId="163D8918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51C112C4" w14:textId="76F9DA1E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6A31A6D5" w14:textId="0DDA35FD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0755E103" w14:textId="04A5E91D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6BECB9C6" w14:textId="739FE2A1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57C62483" w14:textId="67739053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5774BF14" w14:textId="34D356EE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2ABABB2F" w14:textId="58ABC1EE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503BA8B8" w14:textId="1BC46BD8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5969FE81" w14:textId="52558E2D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373C4318" w14:textId="1DE6B508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36BBA80F" w14:textId="582B0B1C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06560BD7" w14:textId="2E10E257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58C7F607" w14:textId="0A363CE5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5DCAC234" w14:textId="46893AC1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199FCD3D" w14:textId="22916FCF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6D1208FC" w14:textId="67EFA6CD" w:rsidR="00FA30EA" w:rsidRPr="009F59E1" w:rsidRDefault="00FA30EA" w:rsidP="00DC17EF">
      <w:pPr>
        <w:rPr>
          <w:rFonts w:ascii="TH SarabunPSK" w:hAnsi="TH SarabunPSK" w:cs="TH SarabunPSK"/>
          <w:lang w:bidi="th-TH"/>
        </w:rPr>
      </w:pPr>
    </w:p>
    <w:p w14:paraId="58EAB9B6" w14:textId="07A5D421" w:rsidR="00FA30EA" w:rsidRPr="009F59E1" w:rsidRDefault="00FA30EA" w:rsidP="00FA30E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Scenario : [TC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12] </w:t>
      </w:r>
      <w:r w:rsidRPr="009F59E1">
        <w:rPr>
          <w:rFonts w:ascii="TH SarabunPSK" w:hAnsi="TH SarabunPSK" w:cs="TH SarabunPSK" w:hint="cs"/>
          <w:b/>
          <w:bCs/>
        </w:rPr>
        <w:t>Delete Dog</w:t>
      </w:r>
    </w:p>
    <w:p w14:paraId="3FE352DC" w14:textId="3DA15AAE" w:rsidR="00FA30EA" w:rsidRPr="009F59E1" w:rsidRDefault="00FA30EA" w:rsidP="00FA30E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7.12.1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Objective</w:t>
      </w:r>
    </w:p>
    <w:p w14:paraId="68020339" w14:textId="77777777" w:rsidR="00FA30EA" w:rsidRPr="009F59E1" w:rsidRDefault="00FA30EA" w:rsidP="00FA30EA">
      <w:pPr>
        <w:rPr>
          <w:rFonts w:ascii="TH SarabunPSK" w:hAnsi="TH SarabunPSK" w:cs="TH SarabunPSK"/>
        </w:rPr>
      </w:pPr>
      <w:ins w:id="2729" w:author="วันวิสา ประดิษฐอุกฤษฎ์" w:date="2021-10-11T19:31:00Z">
        <w:r w:rsidRPr="009F59E1">
          <w:rPr>
            <w:rFonts w:ascii="TH SarabunPSK" w:hAnsi="TH SarabunPSK" w:cs="TH SarabunPSK" w:hint="cs"/>
            <w:b/>
            <w:bCs/>
          </w:rPr>
          <w:tab/>
        </w:r>
      </w:ins>
      <w:bookmarkStart w:id="2730" w:name="_Hlk98008648"/>
      <w:bookmarkStart w:id="2731" w:name="_Hlk97971516"/>
      <w:r w:rsidRPr="009F59E1">
        <w:rPr>
          <w:rFonts w:ascii="TH SarabunPSK" w:hAnsi="TH SarabunPSK" w:cs="TH SarabunPSK" w:hint="cs"/>
          <w:cs/>
        </w:rPr>
        <w:t>ระบบสำหรับการลบข้อมูลของสุนัขตัวที่ต้องการออกจากโปรไฟล์ของผู้ใช้</w:t>
      </w:r>
      <w:bookmarkEnd w:id="2730"/>
    </w:p>
    <w:bookmarkEnd w:id="2731"/>
    <w:p w14:paraId="559386B5" w14:textId="4BDD79E7" w:rsidR="00FA30EA" w:rsidRPr="009F59E1" w:rsidRDefault="00FA30EA" w:rsidP="00FA30EA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</w:t>
      </w:r>
      <w:r w:rsidR="00132128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Inter-Case Dependencies</w:t>
      </w:r>
    </w:p>
    <w:p w14:paraId="2EC5A156" w14:textId="77777777" w:rsidR="00FA30EA" w:rsidRPr="009F59E1" w:rsidRDefault="00FA30EA" w:rsidP="00FA30EA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ผู้ใช้จะต้องเลือกสุนัขก่อน</w:t>
      </w:r>
    </w:p>
    <w:p w14:paraId="7D8C3670" w14:textId="60092EA2" w:rsidR="00FA30EA" w:rsidRPr="009F59E1" w:rsidRDefault="00FA30EA" w:rsidP="00FA30E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</w:t>
      </w:r>
      <w:r w:rsidR="00132128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.3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ab/>
      </w:r>
      <w:r w:rsidRPr="009F59E1">
        <w:rPr>
          <w:rFonts w:ascii="TH SarabunPSK" w:hAnsi="TH SarabunPSK" w:cs="TH SarabunPSK" w:hint="cs"/>
          <w:b/>
          <w:bCs/>
          <w:lang w:bidi="th-TH"/>
        </w:rPr>
        <w:t>Test Items</w:t>
      </w:r>
    </w:p>
    <w:p w14:paraId="07115FDA" w14:textId="6A95B9D2" w:rsidR="00FA30EA" w:rsidRPr="009F59E1" w:rsidRDefault="00FA30EA" w:rsidP="00FA30E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</w:rPr>
        <w:t>TC</w:t>
      </w:r>
      <w:r w:rsidRPr="009F59E1">
        <w:rPr>
          <w:rFonts w:ascii="TH SarabunPSK" w:hAnsi="TH SarabunPSK" w:cs="TH SarabunPSK" w:hint="cs"/>
          <w:cs/>
          <w:lang w:bidi="th-TH"/>
        </w:rPr>
        <w:t>1</w:t>
      </w:r>
      <w:r w:rsidR="00132128" w:rsidRPr="009F59E1">
        <w:rPr>
          <w:rFonts w:ascii="TH SarabunPSK" w:hAnsi="TH SarabunPSK" w:cs="TH SarabunPSK" w:hint="cs"/>
          <w:cs/>
          <w:lang w:bidi="th-TH"/>
        </w:rPr>
        <w:t>2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 xml:space="preserve">รายละเอียดการทำงานของยูสเคส </w:t>
      </w:r>
      <w:r w:rsidR="00132128" w:rsidRPr="009F59E1">
        <w:rPr>
          <w:rFonts w:ascii="TH SarabunPSK" w:hAnsi="TH SarabunPSK" w:cs="TH SarabunPSK" w:hint="cs"/>
        </w:rPr>
        <w:t>Delete Dog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76"/>
        <w:gridCol w:w="6566"/>
      </w:tblGrid>
      <w:tr w:rsidR="00132128" w:rsidRPr="009F59E1" w14:paraId="329889F8" w14:textId="77777777" w:rsidTr="00F5461B">
        <w:trPr>
          <w:jc w:val="center"/>
          <w:ins w:id="2732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623A25A4" w14:textId="77777777" w:rsidR="00132128" w:rsidRPr="009F59E1" w:rsidRDefault="00132128" w:rsidP="00F5461B">
            <w:pPr>
              <w:spacing w:after="160" w:line="259" w:lineRule="auto"/>
              <w:rPr>
                <w:ins w:id="273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3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Project:</w:t>
              </w:r>
            </w:ins>
          </w:p>
        </w:tc>
        <w:tc>
          <w:tcPr>
            <w:tcW w:w="3552" w:type="pct"/>
          </w:tcPr>
          <w:p w14:paraId="6BC2FE09" w14:textId="77777777" w:rsidR="00132128" w:rsidRPr="009F59E1" w:rsidRDefault="00132128" w:rsidP="00F5461B">
            <w:pPr>
              <w:spacing w:after="160" w:line="259" w:lineRule="auto"/>
              <w:rPr>
                <w:ins w:id="273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แอปพลิเคชันสำหรับหาคู่สุนัข</w:t>
            </w:r>
          </w:p>
        </w:tc>
      </w:tr>
      <w:tr w:rsidR="00132128" w:rsidRPr="009F59E1" w14:paraId="79EBF6C4" w14:textId="77777777" w:rsidTr="00F5461B">
        <w:trPr>
          <w:jc w:val="center"/>
          <w:ins w:id="2736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20F1BBBF" w14:textId="77777777" w:rsidR="00132128" w:rsidRPr="009F59E1" w:rsidRDefault="00132128" w:rsidP="00F5461B">
            <w:pPr>
              <w:spacing w:after="160" w:line="259" w:lineRule="auto"/>
              <w:rPr>
                <w:ins w:id="273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3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Name:</w:t>
              </w:r>
            </w:ins>
          </w:p>
        </w:tc>
        <w:tc>
          <w:tcPr>
            <w:tcW w:w="3552" w:type="pct"/>
          </w:tcPr>
          <w:p w14:paraId="74BC6141" w14:textId="77777777" w:rsidR="00132128" w:rsidRPr="009F59E1" w:rsidRDefault="00132128" w:rsidP="00F5461B">
            <w:pPr>
              <w:spacing w:after="160" w:line="259" w:lineRule="auto"/>
              <w:rPr>
                <w:ins w:id="273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Delete Dog</w:t>
            </w:r>
          </w:p>
        </w:tc>
      </w:tr>
      <w:tr w:rsidR="00132128" w:rsidRPr="009F59E1" w14:paraId="562FC891" w14:textId="77777777" w:rsidTr="00F5461B">
        <w:trPr>
          <w:jc w:val="center"/>
          <w:ins w:id="2740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6C66BCA7" w14:textId="77777777" w:rsidR="00132128" w:rsidRPr="009F59E1" w:rsidRDefault="00132128" w:rsidP="00F5461B">
            <w:pPr>
              <w:spacing w:after="160" w:line="259" w:lineRule="auto"/>
              <w:rPr>
                <w:ins w:id="274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4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Actors:</w:t>
              </w:r>
            </w:ins>
          </w:p>
        </w:tc>
        <w:tc>
          <w:tcPr>
            <w:tcW w:w="3552" w:type="pct"/>
          </w:tcPr>
          <w:p w14:paraId="3C6051D2" w14:textId="77777777" w:rsidR="00132128" w:rsidRPr="009F59E1" w:rsidRDefault="00132128" w:rsidP="00F5461B">
            <w:pPr>
              <w:spacing w:after="160" w:line="259" w:lineRule="auto"/>
              <w:rPr>
                <w:ins w:id="274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Member</w:t>
            </w:r>
          </w:p>
        </w:tc>
      </w:tr>
      <w:tr w:rsidR="00132128" w:rsidRPr="009F59E1" w14:paraId="063038CD" w14:textId="77777777" w:rsidTr="00F5461B">
        <w:trPr>
          <w:jc w:val="center"/>
          <w:ins w:id="2744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022E565F" w14:textId="77777777" w:rsidR="00132128" w:rsidRPr="009F59E1" w:rsidRDefault="00132128" w:rsidP="00F5461B">
            <w:pPr>
              <w:spacing w:after="160" w:line="259" w:lineRule="auto"/>
              <w:rPr>
                <w:ins w:id="2745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4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Use case Referenced:</w:t>
              </w:r>
            </w:ins>
          </w:p>
        </w:tc>
        <w:tc>
          <w:tcPr>
            <w:tcW w:w="3552" w:type="pct"/>
          </w:tcPr>
          <w:p w14:paraId="46B41902" w14:textId="77777777" w:rsidR="00132128" w:rsidRPr="009F59E1" w:rsidRDefault="00132128" w:rsidP="00F5461B">
            <w:pPr>
              <w:spacing w:after="160" w:line="259" w:lineRule="auto"/>
              <w:rPr>
                <w:ins w:id="2747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List Dog</w:t>
            </w:r>
          </w:p>
        </w:tc>
      </w:tr>
      <w:tr w:rsidR="00132128" w:rsidRPr="009F59E1" w14:paraId="40523DD9" w14:textId="77777777" w:rsidTr="00F5461B">
        <w:trPr>
          <w:jc w:val="center"/>
          <w:ins w:id="2748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02FFB724" w14:textId="77777777" w:rsidR="00132128" w:rsidRPr="009F59E1" w:rsidRDefault="00132128" w:rsidP="00F5461B">
            <w:pPr>
              <w:spacing w:after="160" w:line="259" w:lineRule="auto"/>
              <w:rPr>
                <w:ins w:id="2749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5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Basic Flow:</w:t>
              </w:r>
            </w:ins>
          </w:p>
        </w:tc>
        <w:tc>
          <w:tcPr>
            <w:tcW w:w="3552" w:type="pct"/>
          </w:tcPr>
          <w:p w14:paraId="27218911" w14:textId="77777777" w:rsidR="00132128" w:rsidRPr="009F59E1" w:rsidRDefault="00132128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ยูสเคสเริ่มต้นเมื่อผู้ใช้เลือกฟังก์ชัน </w:t>
            </w:r>
            <w:r w:rsidRPr="009F59E1">
              <w:rPr>
                <w:rFonts w:ascii="TH SarabunPSK" w:hAnsi="TH SarabunPSK" w:cs="TH SarabunPSK" w:hint="cs"/>
              </w:rPr>
              <w:t>Delete Dog</w:t>
            </w:r>
          </w:p>
          <w:p w14:paraId="4C94125E" w14:textId="77777777" w:rsidR="00132128" w:rsidRPr="009F59E1" w:rsidRDefault="00132128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2. </w:t>
            </w:r>
            <w:r w:rsidRPr="009F59E1">
              <w:rPr>
                <w:rFonts w:ascii="TH SarabunPSK" w:hAnsi="TH SarabunPSK" w:cs="TH SarabunPSK" w:hint="cs"/>
                <w:cs/>
              </w:rPr>
              <w:t>ผู้ใช้เลือกสุนัขในการลบ</w:t>
            </w:r>
          </w:p>
          <w:p w14:paraId="67916BAD" w14:textId="77777777" w:rsidR="00132128" w:rsidRPr="009F59E1" w:rsidRDefault="00132128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3. </w:t>
            </w:r>
            <w:r w:rsidRPr="009F59E1">
              <w:rPr>
                <w:rFonts w:ascii="TH SarabunPSK" w:hAnsi="TH SarabunPSK" w:cs="TH SarabunPSK" w:hint="cs"/>
                <w:cs/>
              </w:rPr>
              <w:t>ระบบจะแสดงข้อความ “ยืนยันการลบ”</w:t>
            </w:r>
          </w:p>
          <w:p w14:paraId="50DCA948" w14:textId="77777777" w:rsidR="00132128" w:rsidRPr="009F59E1" w:rsidRDefault="00132128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4. </w:t>
            </w:r>
            <w:r w:rsidRPr="009F59E1">
              <w:rPr>
                <w:rFonts w:ascii="TH SarabunPSK" w:hAnsi="TH SarabunPSK" w:cs="TH SarabunPSK" w:hint="cs"/>
                <w:cs/>
              </w:rPr>
              <w:t>ระบบรับข้อมูลที่ผู้ใช้เลือก</w:t>
            </w:r>
          </w:p>
          <w:p w14:paraId="3C571C67" w14:textId="77777777" w:rsidR="00132128" w:rsidRPr="009F59E1" w:rsidRDefault="00132128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5.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ระบบจะตรวจสอบการลบข้อมูลโดย </w:t>
            </w:r>
          </w:p>
          <w:p w14:paraId="74E96ECF" w14:textId="77777777" w:rsidR="00132128" w:rsidRPr="009F59E1" w:rsidRDefault="00132128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 xml:space="preserve"> 5.1. </w:t>
            </w:r>
            <w:r w:rsidRPr="009F59E1">
              <w:rPr>
                <w:rFonts w:ascii="TH SarabunPSK" w:hAnsi="TH SarabunPSK" w:cs="TH SarabunPSK" w:hint="cs"/>
                <w:cs/>
              </w:rPr>
              <w:t xml:space="preserve">ระบบทำการลบข้อมูลของสุนัขออกจากฐานข้อมูล </w:t>
            </w:r>
          </w:p>
          <w:p w14:paraId="3A4D01C5" w14:textId="77777777" w:rsidR="00132128" w:rsidRPr="009F59E1" w:rsidRDefault="00132128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 xml:space="preserve">   </w:t>
            </w:r>
            <w:r w:rsidRPr="009F59E1">
              <w:rPr>
                <w:rFonts w:ascii="TH SarabunPSK" w:hAnsi="TH SarabunPSK" w:cs="TH SarabunPSK" w:hint="cs"/>
              </w:rPr>
              <w:t xml:space="preserve"> 5.2. </w:t>
            </w:r>
            <w:r w:rsidRPr="009F59E1">
              <w:rPr>
                <w:rFonts w:ascii="TH SarabunPSK" w:hAnsi="TH SarabunPSK" w:cs="TH SarabunPSK" w:hint="cs"/>
                <w:cs/>
              </w:rPr>
              <w:t>ระบบคืนค่าผลลัพธ์แก่ผู้ใช้</w:t>
            </w:r>
          </w:p>
          <w:p w14:paraId="3749C519" w14:textId="77777777" w:rsidR="00132128" w:rsidRPr="009F59E1" w:rsidRDefault="00132128" w:rsidP="00F5461B">
            <w:pPr>
              <w:jc w:val="both"/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6. </w:t>
            </w:r>
            <w:r w:rsidRPr="009F59E1">
              <w:rPr>
                <w:rFonts w:ascii="TH SarabunPSK" w:hAnsi="TH SarabunPSK" w:cs="TH SarabunPSK" w:hint="cs"/>
                <w:cs/>
              </w:rPr>
              <w:t>ระบบแสดงผลลัพธ์แก่ผู้ใช้</w:t>
            </w:r>
          </w:p>
          <w:p w14:paraId="241B2474" w14:textId="77777777" w:rsidR="00132128" w:rsidRPr="009F59E1" w:rsidRDefault="00132128" w:rsidP="00F5461B">
            <w:pPr>
              <w:spacing w:after="160" w:line="259" w:lineRule="auto"/>
              <w:jc w:val="both"/>
              <w:rPr>
                <w:ins w:id="275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 xml:space="preserve">7. </w:t>
            </w:r>
            <w:r w:rsidRPr="009F59E1">
              <w:rPr>
                <w:rFonts w:ascii="TH SarabunPSK" w:hAnsi="TH SarabunPSK" w:cs="TH SarabunPSK" w:hint="cs"/>
                <w:cs/>
              </w:rPr>
              <w:t>ยูสเคสสิ้นสุดการทำงาน</w:t>
            </w:r>
          </w:p>
        </w:tc>
      </w:tr>
      <w:tr w:rsidR="00132128" w:rsidRPr="009F59E1" w14:paraId="7802126E" w14:textId="77777777" w:rsidTr="00F5461B">
        <w:trPr>
          <w:jc w:val="center"/>
          <w:ins w:id="2752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2E1B8127" w14:textId="77777777" w:rsidR="00132128" w:rsidRPr="009F59E1" w:rsidRDefault="00132128" w:rsidP="00F5461B">
            <w:pPr>
              <w:spacing w:after="160" w:line="259" w:lineRule="auto"/>
              <w:rPr>
                <w:ins w:id="2753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5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Alternate Flow:</w:t>
              </w:r>
            </w:ins>
          </w:p>
        </w:tc>
        <w:tc>
          <w:tcPr>
            <w:tcW w:w="3552" w:type="pct"/>
          </w:tcPr>
          <w:p w14:paraId="70368E68" w14:textId="77777777" w:rsidR="00132128" w:rsidRPr="009F59E1" w:rsidRDefault="00132128" w:rsidP="00F5461B">
            <w:pPr>
              <w:rPr>
                <w:ins w:id="2755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  <w:tr w:rsidR="00132128" w:rsidRPr="009F59E1" w14:paraId="6931D608" w14:textId="77777777" w:rsidTr="00F5461B">
        <w:trPr>
          <w:jc w:val="center"/>
          <w:ins w:id="2756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028A0079" w14:textId="77777777" w:rsidR="00132128" w:rsidRPr="009F59E1" w:rsidRDefault="00132128" w:rsidP="00F5461B">
            <w:pPr>
              <w:spacing w:after="160" w:line="259" w:lineRule="auto"/>
              <w:rPr>
                <w:ins w:id="2757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58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Pre Condition:</w:t>
              </w:r>
            </w:ins>
          </w:p>
        </w:tc>
        <w:tc>
          <w:tcPr>
            <w:tcW w:w="3552" w:type="pct"/>
          </w:tcPr>
          <w:p w14:paraId="0340D4D6" w14:textId="77777777" w:rsidR="00132128" w:rsidRPr="009F59E1" w:rsidRDefault="00132128" w:rsidP="00F5461B">
            <w:pPr>
              <w:spacing w:after="160" w:line="259" w:lineRule="auto"/>
              <w:rPr>
                <w:ins w:id="2759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ผู้ใช้จะต้องเลือกสุนัขก่อน</w:t>
            </w:r>
          </w:p>
        </w:tc>
      </w:tr>
      <w:tr w:rsidR="00132128" w:rsidRPr="009F59E1" w14:paraId="2E078835" w14:textId="77777777" w:rsidTr="00F5461B">
        <w:trPr>
          <w:jc w:val="center"/>
          <w:ins w:id="2760" w:author="วันวิสา ประดิษฐอุกฤษฎ์" w:date="2021-10-11T19:31:00Z"/>
        </w:trPr>
        <w:tc>
          <w:tcPr>
            <w:tcW w:w="1448" w:type="pct"/>
            <w:shd w:val="clear" w:color="auto" w:fill="D0CECE" w:themeFill="background2" w:themeFillShade="E6"/>
          </w:tcPr>
          <w:p w14:paraId="37ECDBE6" w14:textId="77777777" w:rsidR="00132128" w:rsidRPr="009F59E1" w:rsidRDefault="00132128" w:rsidP="00F5461B">
            <w:pPr>
              <w:spacing w:after="160" w:line="259" w:lineRule="auto"/>
              <w:rPr>
                <w:ins w:id="2761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62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Post Condition:</w:t>
              </w:r>
            </w:ins>
          </w:p>
        </w:tc>
        <w:tc>
          <w:tcPr>
            <w:tcW w:w="3552" w:type="pct"/>
          </w:tcPr>
          <w:p w14:paraId="14BCE771" w14:textId="77777777" w:rsidR="00132128" w:rsidRPr="009F59E1" w:rsidRDefault="00132128" w:rsidP="00F5461B">
            <w:pPr>
              <w:spacing w:after="160" w:line="259" w:lineRule="auto"/>
              <w:rPr>
                <w:ins w:id="2763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-</w:t>
            </w:r>
          </w:p>
        </w:tc>
      </w:tr>
    </w:tbl>
    <w:p w14:paraId="576C83E2" w14:textId="53EBB81E" w:rsidR="00FA30EA" w:rsidRPr="009F59E1" w:rsidRDefault="00FA30EA" w:rsidP="00FA30E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150339CF" w14:textId="37CD64AF" w:rsidR="00132128" w:rsidRPr="009F59E1" w:rsidRDefault="00132128" w:rsidP="00FA30E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5D9C670A" w14:textId="77777777" w:rsidR="00132128" w:rsidRPr="009F59E1" w:rsidRDefault="00132128" w:rsidP="00FA30E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lang w:bidi="th-TH"/>
        </w:rPr>
      </w:pPr>
    </w:p>
    <w:p w14:paraId="790C4C8A" w14:textId="60B0EFA5" w:rsidR="00FA30EA" w:rsidRPr="009F59E1" w:rsidRDefault="00FA30EA" w:rsidP="00FA30E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7.1</w:t>
      </w:r>
      <w:r w:rsidR="00132128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.</w:t>
      </w:r>
      <w:r w:rsidRPr="009F59E1">
        <w:rPr>
          <w:rFonts w:ascii="TH SarabunPSK" w:hAnsi="TH SarabunPSK" w:cs="TH SarabunPSK" w:hint="cs"/>
          <w:b/>
          <w:bCs/>
          <w:lang w:bidi="th-TH"/>
        </w:rPr>
        <w:t>4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Prerequisite Conditions</w:t>
      </w:r>
    </w:p>
    <w:p w14:paraId="67E1495C" w14:textId="77777777" w:rsidR="00FA30EA" w:rsidRPr="009F59E1" w:rsidRDefault="00FA30EA" w:rsidP="00FA30EA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0AD4CC7" w14:textId="77777777" w:rsidR="00132128" w:rsidRPr="009F59E1" w:rsidRDefault="00132128" w:rsidP="00132128">
      <w:pPr>
        <w:pStyle w:val="ListParagraph"/>
        <w:ind w:firstLine="720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noProof/>
          <w:shd w:val="clear" w:color="auto" w:fill="FFFFFF"/>
          <w:cs/>
        </w:rPr>
        <w:drawing>
          <wp:inline distT="0" distB="0" distL="0" distR="0" wp14:anchorId="604663FB" wp14:editId="07768ACD">
            <wp:extent cx="1964118" cy="3600000"/>
            <wp:effectExtent l="0" t="0" r="0" b="63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411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62CE" w14:textId="29D72A3D" w:rsidR="00132128" w:rsidRPr="009F59E1" w:rsidRDefault="00132128" w:rsidP="00132128">
      <w:pPr>
        <w:pStyle w:val="ListParagraph"/>
        <w:jc w:val="center"/>
        <w:rPr>
          <w:rFonts w:ascii="TH SarabunPSK" w:hAnsi="TH SarabunPSK" w:cs="TH SarabunPSK"/>
          <w:b/>
          <w:bCs/>
          <w:shd w:val="clear" w:color="auto" w:fill="FFFFFF"/>
        </w:rPr>
      </w:pP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ภาพที่ 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  <w:lang w:bidi="th-TH"/>
        </w:rPr>
        <w:t>12.1</w:t>
      </w:r>
      <w:r w:rsidRPr="009F59E1">
        <w:rPr>
          <w:rFonts w:ascii="TH SarabunPSK" w:hAnsi="TH SarabunPSK" w:cs="TH SarabunPSK" w:hint="cs"/>
          <w:b/>
          <w:bCs/>
          <w:shd w:val="clear" w:color="auto" w:fill="FFFFFF"/>
          <w:cs/>
        </w:rPr>
        <w:t xml:space="preserve"> หน้าจอแจ้งเตือนการลบโปรไฟล์สุนัข</w:t>
      </w:r>
    </w:p>
    <w:p w14:paraId="5E35A06C" w14:textId="77777777" w:rsidR="00FA30EA" w:rsidRPr="009F59E1" w:rsidRDefault="00FA30EA" w:rsidP="00FA30EA">
      <w:pPr>
        <w:jc w:val="center"/>
        <w:rPr>
          <w:ins w:id="2764" w:author="วันวิสา ประดิษฐอุกฤษฎ์" w:date="2021-10-11T19:31:00Z"/>
          <w:rFonts w:ascii="TH SarabunPSK" w:hAnsi="TH SarabunPSK" w:cs="TH SarabunPSK"/>
          <w:b/>
          <w:bCs/>
          <w:shd w:val="clear" w:color="auto" w:fill="FFFFFF"/>
        </w:rPr>
      </w:pPr>
    </w:p>
    <w:p w14:paraId="4A584984" w14:textId="77777777" w:rsidR="00FA30EA" w:rsidRPr="009F59E1" w:rsidRDefault="00FA30EA" w:rsidP="00FA30EA">
      <w:pPr>
        <w:rPr>
          <w:rFonts w:ascii="TH SarabunPSK" w:hAnsi="TH SarabunPSK" w:cs="TH SarabunPSK"/>
          <w:b/>
          <w:bCs/>
        </w:rPr>
      </w:pPr>
    </w:p>
    <w:p w14:paraId="38093794" w14:textId="3E516173" w:rsidR="00FA30EA" w:rsidRPr="009F59E1" w:rsidRDefault="00FA30EA" w:rsidP="00FA30EA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132128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</w:t>
      </w:r>
      <w:r w:rsidRPr="009F59E1">
        <w:rPr>
          <w:rFonts w:ascii="TH SarabunPSK" w:hAnsi="TH SarabunPSK" w:cs="TH SarabunPSK" w:hint="cs"/>
          <w:b/>
          <w:bCs/>
          <w:lang w:bidi="th-TH"/>
        </w:rPr>
        <w:tab/>
        <w:t>Input Specifications</w:t>
      </w:r>
    </w:p>
    <w:p w14:paraId="5C3C1AD7" w14:textId="77777777" w:rsidR="00132128" w:rsidRPr="009F59E1" w:rsidRDefault="00132128" w:rsidP="00132128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เงื่อนไขของกลุ่มข้อมูลทดสอบฟังก์ชัน </w:t>
      </w:r>
      <w:r w:rsidRPr="009F59E1">
        <w:rPr>
          <w:rFonts w:ascii="TH SarabunPSK" w:hAnsi="TH SarabunPSK" w:cs="TH SarabunPSK" w:hint="cs"/>
        </w:rPr>
        <w:t xml:space="preserve">Delete Dog </w:t>
      </w:r>
      <w:r w:rsidRPr="009F59E1">
        <w:rPr>
          <w:rFonts w:ascii="TH SarabunPSK" w:hAnsi="TH SarabunPSK" w:cs="TH SarabunPSK" w:hint="cs"/>
          <w:cs/>
          <w:lang w:bidi="th-TH"/>
        </w:rPr>
        <w:t>มีข้อมูลรายละเอียดดังต่อไปนี้</w:t>
      </w:r>
    </w:p>
    <w:p w14:paraId="1F30F344" w14:textId="68246592" w:rsidR="00132128" w:rsidRPr="009F59E1" w:rsidRDefault="00FA30EA" w:rsidP="00132128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lang w:bidi="th-TH"/>
        </w:rPr>
        <w:t>7.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1B0AFE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lang w:bidi="th-TH"/>
        </w:rPr>
        <w:t>.5.1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132128" w:rsidRPr="009F59E1">
        <w:rPr>
          <w:rFonts w:ascii="TH SarabunPSK" w:hAnsi="TH SarabunPSK" w:cs="TH SarabunPSK" w:hint="cs"/>
          <w:b/>
          <w:bCs/>
          <w:cs/>
          <w:lang w:bidi="th-TH"/>
        </w:rPr>
        <w:t>เลือกตัวเลือกในการลบสุนัข (</w:t>
      </w:r>
      <w:r w:rsidR="00132128" w:rsidRPr="009F59E1">
        <w:rPr>
          <w:rFonts w:ascii="TH SarabunPSK" w:hAnsi="TH SarabunPSK" w:cs="TH SarabunPSK" w:hint="cs"/>
          <w:b/>
          <w:bCs/>
          <w:lang w:bidi="th-TH"/>
        </w:rPr>
        <w:t>Choose Choice for Delete) : Alert</w:t>
      </w:r>
    </w:p>
    <w:p w14:paraId="0FF13C11" w14:textId="77777777" w:rsidR="00132128" w:rsidRPr="009F59E1" w:rsidRDefault="00132128" w:rsidP="00132128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ความต้องการของระบบในส่วนของการเลือกตัวเลือกในการลบสุนัข มีคุณลักษณะดังนี้</w:t>
      </w:r>
    </w:p>
    <w:p w14:paraId="15842E6B" w14:textId="58A4DDFC" w:rsidR="00132128" w:rsidRPr="009F59E1" w:rsidRDefault="00132128" w:rsidP="00132128">
      <w:pPr>
        <w:spacing w:after="160" w:line="259" w:lineRule="auto"/>
        <w:ind w:firstLine="720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1. </w:t>
      </w:r>
      <w:r w:rsidRPr="009F59E1">
        <w:rPr>
          <w:rFonts w:ascii="TH SarabunPSK" w:hAnsi="TH SarabunPSK" w:cs="TH SarabunPSK" w:hint="cs"/>
          <w:cs/>
        </w:rPr>
        <w:t>มีการเลือกตัวเลือกเพียง 1 รายการเท่านั้น</w:t>
      </w:r>
    </w:p>
    <w:p w14:paraId="7DFF870F" w14:textId="77777777" w:rsidR="001B0AFE" w:rsidRPr="009F59E1" w:rsidRDefault="00132128" w:rsidP="00132128">
      <w:pPr>
        <w:ind w:firstLine="720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>เมื่อเลือกข้อมูลแล้ว ระบบจะทำการบันทึกข้อมูลลงในฐานข้อมูลโดยเป็นความต้องการของระบบที่ครอบคลุมการทดสอบได้มากขึ้น</w:t>
      </w:r>
    </w:p>
    <w:p w14:paraId="31DEC48A" w14:textId="51E90A54" w:rsidR="00FA30EA" w:rsidRPr="009F59E1" w:rsidRDefault="00FA30EA" w:rsidP="001B0AFE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ตารางที่ 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1B0AFE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</w:rPr>
        <w:t>-EC0</w:t>
      </w:r>
      <w:r w:rsidRPr="009F59E1">
        <w:rPr>
          <w:rFonts w:ascii="TH SarabunPSK" w:hAnsi="TH SarabunPSK" w:cs="TH SarabunPSK" w:hint="cs"/>
          <w:b/>
          <w:bCs/>
          <w:lang w:bidi="th-TH"/>
        </w:rPr>
        <w:t>1</w:t>
      </w:r>
      <w:r w:rsidRPr="009F59E1">
        <w:rPr>
          <w:rFonts w:ascii="TH SarabunPSK" w:hAnsi="TH SarabunPSK" w:cs="TH SarabunPSK" w:hint="cs"/>
          <w:b/>
          <w:bCs/>
        </w:rPr>
        <w:t xml:space="preserve"> </w:t>
      </w:r>
      <w:r w:rsidR="001B0AFE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 เลือกตัวเลือกในการลบสุนัข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1B0AFE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21"/>
        <w:gridCol w:w="4621"/>
      </w:tblGrid>
      <w:tr w:rsidR="001B0AFE" w:rsidRPr="009F59E1" w14:paraId="7E765D5F" w14:textId="77777777" w:rsidTr="001B0AFE">
        <w:trPr>
          <w:ins w:id="2765" w:author="วันวิสา ประดิษฐอุกฤษฎ์" w:date="2021-10-11T19:31:00Z"/>
        </w:trPr>
        <w:tc>
          <w:tcPr>
            <w:tcW w:w="2500" w:type="pct"/>
            <w:shd w:val="clear" w:color="auto" w:fill="D0CECE" w:themeFill="background2" w:themeFillShade="E6"/>
            <w:vAlign w:val="center"/>
          </w:tcPr>
          <w:p w14:paraId="5BEAD161" w14:textId="77777777" w:rsidR="001B0AFE" w:rsidRPr="009F59E1" w:rsidRDefault="001B0AFE" w:rsidP="001B0AFE">
            <w:pPr>
              <w:spacing w:after="160" w:line="259" w:lineRule="auto"/>
              <w:rPr>
                <w:ins w:id="2766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67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Requirement</w:t>
              </w:r>
            </w:ins>
          </w:p>
        </w:tc>
        <w:tc>
          <w:tcPr>
            <w:tcW w:w="2500" w:type="pct"/>
            <w:shd w:val="clear" w:color="auto" w:fill="D0CECE" w:themeFill="background2" w:themeFillShade="E6"/>
            <w:vAlign w:val="center"/>
          </w:tcPr>
          <w:p w14:paraId="5A6F64AE" w14:textId="77777777" w:rsidR="001B0AFE" w:rsidRPr="009F59E1" w:rsidRDefault="001B0AFE" w:rsidP="001B0AFE">
            <w:pPr>
              <w:spacing w:after="160" w:line="259" w:lineRule="auto"/>
              <w:rPr>
                <w:ins w:id="276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6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Valid</w:t>
              </w:r>
            </w:ins>
            <w:r w:rsidRPr="009F59E1">
              <w:rPr>
                <w:rFonts w:ascii="TH SarabunPSK" w:hAnsi="TH SarabunPSK" w:cs="TH SarabunPSK" w:hint="cs"/>
                <w:b/>
                <w:bCs/>
              </w:rPr>
              <w:t xml:space="preserve"> </w:t>
            </w:r>
            <w:ins w:id="277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Partitions</w:t>
              </w:r>
            </w:ins>
          </w:p>
        </w:tc>
      </w:tr>
      <w:tr w:rsidR="001B0AFE" w:rsidRPr="009F59E1" w14:paraId="49B41580" w14:textId="77777777" w:rsidTr="001B0AFE">
        <w:trPr>
          <w:ins w:id="2771" w:author="วันวิสา ประดิษฐอุกฤษฎ์" w:date="2021-10-11T19:31:00Z"/>
        </w:trPr>
        <w:tc>
          <w:tcPr>
            <w:tcW w:w="2500" w:type="pct"/>
            <w:vAlign w:val="center"/>
          </w:tcPr>
          <w:p w14:paraId="1DE8F083" w14:textId="77777777" w:rsidR="001B0AFE" w:rsidRPr="009F59E1" w:rsidRDefault="001B0AFE" w:rsidP="001B0AFE">
            <w:pPr>
              <w:spacing w:after="160" w:line="259" w:lineRule="auto"/>
              <w:rPr>
                <w:ins w:id="2772" w:author="วันวิสา ประดิษฐอุกฤษฎ์" w:date="2021-10-11T19:31:00Z"/>
                <w:rFonts w:ascii="TH SarabunPSK" w:hAnsi="TH SarabunPSK" w:cs="TH SarabunPSK"/>
              </w:rPr>
            </w:pPr>
            <w:ins w:id="277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cs/>
                </w:rPr>
                <w:t>ตัว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</w:t>
            </w:r>
          </w:p>
        </w:tc>
        <w:tc>
          <w:tcPr>
            <w:tcW w:w="2500" w:type="pct"/>
            <w:vAlign w:val="center"/>
          </w:tcPr>
          <w:p w14:paraId="0C5F93C1" w14:textId="2BA30137" w:rsidR="001B0AFE" w:rsidRPr="009F59E1" w:rsidRDefault="001B0AFE" w:rsidP="001B0AFE">
            <w:pPr>
              <w:spacing w:after="160" w:line="259" w:lineRule="auto"/>
              <w:rPr>
                <w:ins w:id="2774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ins w:id="277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115</w:t>
            </w:r>
            <w:ins w:id="2776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เลือกตัวเลือกเพียง 1 รายการ</w:t>
            </w:r>
          </w:p>
        </w:tc>
      </w:tr>
    </w:tbl>
    <w:p w14:paraId="1C9B690A" w14:textId="33BD4723" w:rsidR="00FA30EA" w:rsidRPr="009F59E1" w:rsidRDefault="00FA30EA" w:rsidP="00FA30EA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ตารางที่</w:t>
      </w:r>
      <w:r w:rsidRPr="009F59E1">
        <w:rPr>
          <w:rFonts w:ascii="TH SarabunPSK" w:hAnsi="TH SarabunPSK" w:cs="TH SarabunPSK" w:hint="cs"/>
          <w:b/>
          <w:bCs/>
        </w:rPr>
        <w:t xml:space="preserve"> 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1B0AFE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-</w:t>
      </w:r>
      <w:r w:rsidRPr="009F59E1">
        <w:rPr>
          <w:rFonts w:ascii="TH SarabunPSK" w:hAnsi="TH SarabunPSK" w:cs="TH SarabunPSK" w:hint="cs"/>
          <w:b/>
          <w:bCs/>
          <w:lang w:bidi="th-TH"/>
        </w:rPr>
        <w:t>TD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="001B0AFE"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เลือกตัวเลือกในการลบสุนัข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[</w:t>
      </w:r>
      <w:r w:rsidRPr="009F59E1">
        <w:rPr>
          <w:rFonts w:ascii="TH SarabunPSK" w:hAnsi="TH SarabunPSK" w:cs="TH SarabunPSK" w:hint="cs"/>
          <w:b/>
          <w:bCs/>
        </w:rPr>
        <w:t>TC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01</w:t>
      </w:r>
      <w:r w:rsidR="001B0AFE" w:rsidRPr="009F59E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]</w:t>
      </w:r>
      <w:r w:rsidRPr="009F59E1">
        <w:rPr>
          <w:rFonts w:ascii="TH SarabunPSK" w:hAnsi="TH SarabunPSK" w:cs="TH SarabunPSK" w:hint="cs"/>
          <w:b/>
          <w:bCs/>
          <w:lang w:bidi="th-TH"/>
        </w:rPr>
        <w:t xml:space="preserve">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ที่กำหนดไว้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5"/>
        <w:gridCol w:w="2830"/>
        <w:gridCol w:w="3545"/>
        <w:gridCol w:w="2122"/>
      </w:tblGrid>
      <w:tr w:rsidR="001B0AFE" w:rsidRPr="009F59E1" w14:paraId="720BDBF2" w14:textId="77777777" w:rsidTr="001B0AFE">
        <w:trPr>
          <w:jc w:val="center"/>
          <w:ins w:id="2777" w:author="วันวิสา ประดิษฐอุกฤษฎ์" w:date="2021-10-11T19:31:00Z"/>
        </w:trPr>
        <w:tc>
          <w:tcPr>
            <w:tcW w:w="403" w:type="pct"/>
            <w:shd w:val="clear" w:color="auto" w:fill="D0CECE" w:themeFill="background2" w:themeFillShade="E6"/>
          </w:tcPr>
          <w:p w14:paraId="6514CE39" w14:textId="77777777" w:rsidR="001B0AFE" w:rsidRPr="009F59E1" w:rsidRDefault="001B0AFE" w:rsidP="00F5461B">
            <w:pPr>
              <w:spacing w:after="160" w:line="259" w:lineRule="auto"/>
              <w:jc w:val="center"/>
              <w:rPr>
                <w:ins w:id="2778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7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TCID</w:t>
              </w:r>
            </w:ins>
          </w:p>
        </w:tc>
        <w:tc>
          <w:tcPr>
            <w:tcW w:w="1531" w:type="pct"/>
            <w:shd w:val="clear" w:color="auto" w:fill="D0CECE" w:themeFill="background2" w:themeFillShade="E6"/>
          </w:tcPr>
          <w:p w14:paraId="6A385093" w14:textId="77777777" w:rsidR="001B0AFE" w:rsidRPr="009F59E1" w:rsidRDefault="001B0AFE" w:rsidP="00F5461B">
            <w:pPr>
              <w:spacing w:after="160" w:line="259" w:lineRule="auto"/>
              <w:jc w:val="center"/>
              <w:rPr>
                <w:ins w:id="2780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81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Class</w:t>
              </w:r>
            </w:ins>
          </w:p>
        </w:tc>
        <w:tc>
          <w:tcPr>
            <w:tcW w:w="1918" w:type="pct"/>
            <w:shd w:val="clear" w:color="auto" w:fill="D0CECE" w:themeFill="background2" w:themeFillShade="E6"/>
          </w:tcPr>
          <w:p w14:paraId="0D77F883" w14:textId="77777777" w:rsidR="001B0AFE" w:rsidRPr="009F59E1" w:rsidRDefault="001B0AFE" w:rsidP="00F5461B">
            <w:pPr>
              <w:spacing w:after="160" w:line="259" w:lineRule="auto"/>
              <w:jc w:val="center"/>
              <w:rPr>
                <w:ins w:id="2782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8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Input Condition</w:t>
              </w:r>
            </w:ins>
          </w:p>
        </w:tc>
        <w:tc>
          <w:tcPr>
            <w:tcW w:w="1148" w:type="pct"/>
            <w:shd w:val="clear" w:color="auto" w:fill="D0CECE" w:themeFill="background2" w:themeFillShade="E6"/>
          </w:tcPr>
          <w:p w14:paraId="4E857CA6" w14:textId="77777777" w:rsidR="001B0AFE" w:rsidRPr="009F59E1" w:rsidRDefault="001B0AFE" w:rsidP="00F5461B">
            <w:pPr>
              <w:spacing w:after="160" w:line="259" w:lineRule="auto"/>
              <w:jc w:val="center"/>
              <w:rPr>
                <w:ins w:id="2784" w:author="วันวิสา ประดิษฐอุกฤษฎ์" w:date="2021-10-11T19:31:00Z"/>
                <w:rFonts w:ascii="TH SarabunPSK" w:hAnsi="TH SarabunPSK" w:cs="TH SarabunPSK"/>
                <w:b/>
                <w:bCs/>
              </w:rPr>
            </w:pPr>
            <w:ins w:id="2785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  <w:b/>
                  <w:bCs/>
                </w:rPr>
                <w:t>Expected Result</w:t>
              </w:r>
            </w:ins>
          </w:p>
        </w:tc>
      </w:tr>
      <w:tr w:rsidR="001B0AFE" w:rsidRPr="009F59E1" w14:paraId="7975EF3B" w14:textId="77777777" w:rsidTr="001B0AFE">
        <w:trPr>
          <w:jc w:val="center"/>
          <w:ins w:id="2786" w:author="วันวิสา ประดิษฐอุกฤษฎ์" w:date="2021-10-11T19:31:00Z"/>
        </w:trPr>
        <w:tc>
          <w:tcPr>
            <w:tcW w:w="403" w:type="pct"/>
          </w:tcPr>
          <w:p w14:paraId="4C01C57B" w14:textId="7FA55702" w:rsidR="001B0AFE" w:rsidRPr="009F59E1" w:rsidRDefault="001B0AFE" w:rsidP="00F5461B">
            <w:pPr>
              <w:spacing w:after="160" w:line="259" w:lineRule="auto"/>
              <w:rPr>
                <w:ins w:id="2787" w:author="วันวิสา ประดิษฐอุกฤษฎ์" w:date="2021-10-11T19:31:00Z"/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288</w:t>
            </w:r>
          </w:p>
        </w:tc>
        <w:tc>
          <w:tcPr>
            <w:tcW w:w="1531" w:type="pct"/>
          </w:tcPr>
          <w:p w14:paraId="7B01CF2E" w14:textId="056F7486" w:rsidR="001B0AFE" w:rsidRPr="009F59E1" w:rsidRDefault="001B0AFE" w:rsidP="00F5461B">
            <w:pPr>
              <w:spacing w:after="160" w:line="259" w:lineRule="auto"/>
              <w:rPr>
                <w:ins w:id="2788" w:author="วันวิสา ประดิษฐอุกฤษฎ์" w:date="2021-10-11T19:31:00Z"/>
                <w:rFonts w:ascii="TH SarabunPSK" w:hAnsi="TH SarabunPSK" w:cs="TH SarabunPSK"/>
              </w:rPr>
            </w:pPr>
            <w:ins w:id="2789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115</w:t>
            </w:r>
            <w:ins w:id="2790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เลือกตัวเลือกเพียง 1 รายการ</w:t>
            </w:r>
          </w:p>
        </w:tc>
        <w:tc>
          <w:tcPr>
            <w:tcW w:w="1918" w:type="pct"/>
          </w:tcPr>
          <w:p w14:paraId="0F760D34" w14:textId="77777777" w:rsidR="001B0AFE" w:rsidRPr="009F59E1" w:rsidRDefault="001B0AFE" w:rsidP="00F5461B">
            <w:pPr>
              <w:spacing w:after="160" w:line="259" w:lineRule="auto"/>
              <w:rPr>
                <w:ins w:id="2791" w:author="วันวิสา ประดิษฐอุกฤษฎ์" w:date="2021-10-11T19:31:00Z"/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DELETE</w:t>
            </w:r>
          </w:p>
        </w:tc>
        <w:tc>
          <w:tcPr>
            <w:tcW w:w="1148" w:type="pct"/>
          </w:tcPr>
          <w:p w14:paraId="3EE5302C" w14:textId="77777777" w:rsidR="001B0AFE" w:rsidRPr="009F59E1" w:rsidRDefault="001B0AFE" w:rsidP="00F5461B">
            <w:pPr>
              <w:spacing w:after="160" w:line="259" w:lineRule="auto"/>
              <w:rPr>
                <w:ins w:id="2792" w:author="วันวิสา ประดิษฐอุกฤษฎ์" w:date="2021-10-11T19:31:00Z"/>
                <w:rFonts w:ascii="TH SarabunPSK" w:hAnsi="TH SarabunPSK" w:cs="TH SarabunPSK"/>
                <w:cs/>
              </w:rPr>
            </w:pPr>
            <w:r w:rsidRPr="009F59E1">
              <w:rPr>
                <w:rFonts w:ascii="TH SarabunPSK" w:hAnsi="TH SarabunPSK" w:cs="TH SarabunPSK" w:hint="cs"/>
                <w:cs/>
              </w:rPr>
              <w:t>ลบสุนัขสำเร็จ</w:t>
            </w:r>
          </w:p>
        </w:tc>
      </w:tr>
      <w:tr w:rsidR="001B0AFE" w:rsidRPr="009F59E1" w14:paraId="148C11CE" w14:textId="77777777" w:rsidTr="001B0AFE">
        <w:trPr>
          <w:jc w:val="center"/>
        </w:trPr>
        <w:tc>
          <w:tcPr>
            <w:tcW w:w="403" w:type="pct"/>
          </w:tcPr>
          <w:p w14:paraId="3C67B62D" w14:textId="7FA2C22E" w:rsidR="001B0AFE" w:rsidRPr="009F59E1" w:rsidRDefault="001B0AFE" w:rsidP="00F5461B">
            <w:pPr>
              <w:rPr>
                <w:rFonts w:ascii="TH SarabunPSK" w:hAnsi="TH SarabunPSK" w:cs="TH SarabunPSK"/>
                <w:lang w:bidi="th-TH"/>
              </w:rPr>
            </w:pPr>
            <w:r w:rsidRPr="009F59E1">
              <w:rPr>
                <w:rFonts w:ascii="TH SarabunPSK" w:hAnsi="TH SarabunPSK" w:cs="TH SarabunPSK" w:hint="cs"/>
                <w:cs/>
                <w:lang w:bidi="th-TH"/>
              </w:rPr>
              <w:t>289</w:t>
            </w:r>
          </w:p>
        </w:tc>
        <w:tc>
          <w:tcPr>
            <w:tcW w:w="1531" w:type="pct"/>
          </w:tcPr>
          <w:p w14:paraId="71C4AD0B" w14:textId="5BEAB1FA" w:rsidR="001B0AFE" w:rsidRPr="009F59E1" w:rsidRDefault="001B0AFE" w:rsidP="00F5461B">
            <w:pPr>
              <w:rPr>
                <w:rFonts w:ascii="TH SarabunPSK" w:hAnsi="TH SarabunPSK" w:cs="TH SarabunPSK"/>
              </w:rPr>
            </w:pPr>
            <w:ins w:id="2793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>VEc1</w:t>
              </w:r>
            </w:ins>
            <w:r w:rsidRPr="009F59E1">
              <w:rPr>
                <w:rFonts w:ascii="TH SarabunPSK" w:hAnsi="TH SarabunPSK" w:cs="TH SarabunPSK" w:hint="cs"/>
                <w:cs/>
                <w:lang w:bidi="th-TH"/>
              </w:rPr>
              <w:t>15</w:t>
            </w:r>
            <w:ins w:id="2794" w:author="วันวิสา ประดิษฐอุกฤษฎ์" w:date="2021-10-11T19:31:00Z">
              <w:r w:rsidRPr="009F59E1">
                <w:rPr>
                  <w:rFonts w:ascii="TH SarabunPSK" w:hAnsi="TH SarabunPSK" w:cs="TH SarabunPSK" w:hint="cs"/>
                </w:rPr>
                <w:t xml:space="preserve"> -</w:t>
              </w:r>
              <w:r w:rsidRPr="009F59E1">
                <w:rPr>
                  <w:rFonts w:ascii="TH SarabunPSK" w:hAnsi="TH SarabunPSK" w:cs="TH SarabunPSK" w:hint="cs"/>
                  <w:cs/>
                </w:rPr>
                <w:t xml:space="preserve"> </w:t>
              </w:r>
            </w:ins>
            <w:r w:rsidRPr="009F59E1">
              <w:rPr>
                <w:rFonts w:ascii="TH SarabunPSK" w:hAnsi="TH SarabunPSK" w:cs="TH SarabunPSK" w:hint="cs"/>
                <w:cs/>
              </w:rPr>
              <w:t>เลือกตัวเลือกเพียง 1 รายการ</w:t>
            </w:r>
          </w:p>
        </w:tc>
        <w:tc>
          <w:tcPr>
            <w:tcW w:w="1918" w:type="pct"/>
          </w:tcPr>
          <w:p w14:paraId="212F70E4" w14:textId="77777777" w:rsidR="001B0AFE" w:rsidRPr="009F59E1" w:rsidRDefault="001B0AFE" w:rsidP="00F5461B">
            <w:pPr>
              <w:rPr>
                <w:rFonts w:ascii="TH SarabunPSK" w:hAnsi="TH SarabunPSK" w:cs="TH SarabunPSK"/>
              </w:rPr>
            </w:pPr>
            <w:r w:rsidRPr="009F59E1">
              <w:rPr>
                <w:rFonts w:ascii="TH SarabunPSK" w:hAnsi="TH SarabunPSK" w:cs="TH SarabunPSK" w:hint="cs"/>
              </w:rPr>
              <w:t>CANCEL</w:t>
            </w:r>
          </w:p>
        </w:tc>
        <w:tc>
          <w:tcPr>
            <w:tcW w:w="1148" w:type="pct"/>
          </w:tcPr>
          <w:p w14:paraId="340A91E7" w14:textId="77777777" w:rsidR="001B0AFE" w:rsidRPr="009F59E1" w:rsidRDefault="001B0AFE" w:rsidP="00F5461B">
            <w:pPr>
              <w:rPr>
                <w:rFonts w:ascii="TH SarabunPSK" w:hAnsi="TH SarabunPSK" w:cs="TH SarabunPSK"/>
              </w:rPr>
            </w:pPr>
          </w:p>
        </w:tc>
      </w:tr>
    </w:tbl>
    <w:p w14:paraId="266877B1" w14:textId="3851D1D0" w:rsidR="00FA30EA" w:rsidRPr="009F59E1" w:rsidRDefault="00FA30EA" w:rsidP="00FA30EA">
      <w:pPr>
        <w:rPr>
          <w:rFonts w:ascii="TH SarabunPSK" w:hAnsi="TH SarabunPSK" w:cs="TH SarabunPSK"/>
          <w:lang w:bidi="th-TH"/>
        </w:rPr>
      </w:pPr>
    </w:p>
    <w:p w14:paraId="35EAE9B6" w14:textId="1014BA18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0633EF6F" w14:textId="11751818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542A0EFC" w14:textId="6C8DB136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12D45264" w14:textId="76697DD9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480DDE86" w14:textId="571E9BB6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4C487793" w14:textId="13200FCE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500B1DAA" w14:textId="557DD5B4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577C3727" w14:textId="535CA810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24A83FF0" w14:textId="65A990A9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351F7F42" w14:textId="1461D4FB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08345809" w14:textId="5B22033F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42E367A5" w14:textId="290C0407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4D034746" w14:textId="11D23441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482B63B3" w14:textId="439CABCF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6C77FF9C" w14:textId="5295F497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5DD51481" w14:textId="528075EC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2538CF81" w14:textId="0F7D4981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547991D5" w14:textId="56DC8C84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6607929F" w14:textId="4B90C277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0B812DDE" w14:textId="75C960EE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49988F02" w14:textId="7CB32600" w:rsidR="00FB10FC" w:rsidRPr="009F59E1" w:rsidRDefault="00FB10FC" w:rsidP="00FA30EA">
      <w:pPr>
        <w:rPr>
          <w:rFonts w:ascii="TH SarabunPSK" w:hAnsi="TH SarabunPSK" w:cs="TH SarabunPSK"/>
          <w:lang w:bidi="th-TH"/>
        </w:rPr>
      </w:pPr>
    </w:p>
    <w:p w14:paraId="478E513F" w14:textId="7AD2965A" w:rsidR="00531C44" w:rsidRPr="009F59E1" w:rsidRDefault="00FB10FC" w:rsidP="004D44FA">
      <w:pPr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8. ผลสรุปในการทดสอบ</w:t>
      </w:r>
    </w:p>
    <w:p w14:paraId="7BDEF6B3" w14:textId="77777777" w:rsidR="004D44FA" w:rsidRPr="009F59E1" w:rsidRDefault="004D44FA" w:rsidP="004D44FA">
      <w:pPr>
        <w:rPr>
          <w:rFonts w:ascii="TH SarabunPSK" w:hAnsi="TH SarabunPSK" w:cs="TH SarabunPSK"/>
          <w:b/>
          <w:bCs/>
          <w:lang w:bidi="th-TH"/>
        </w:rPr>
      </w:pPr>
    </w:p>
    <w:p w14:paraId="19C081F6" w14:textId="294816EB" w:rsidR="00531C44" w:rsidRPr="009F59E1" w:rsidRDefault="00531C44" w:rsidP="00531C44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 xml:space="preserve">9. สภาพแวดล้อมที่ต้องการ </w:t>
      </w:r>
    </w:p>
    <w:p w14:paraId="3FDC60B7" w14:textId="77777777" w:rsidR="00984B66" w:rsidRPr="009F59E1" w:rsidRDefault="00984B66" w:rsidP="00B70933">
      <w:pPr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  <w:cs/>
          <w:lang w:bidi="th-TH"/>
        </w:rPr>
        <w:t xml:space="preserve">การแสดงรายละเอียดของความต้องการฮาร์ดแวร์และซอฟต์แวร์ที่ใช้ในการทดสอบระบบ ดังต่อไปนี้  </w:t>
      </w:r>
    </w:p>
    <w:p w14:paraId="04771B89" w14:textId="77777777" w:rsidR="00984B66" w:rsidRPr="009F59E1" w:rsidRDefault="00984B66" w:rsidP="00984B66">
      <w:pPr>
        <w:pStyle w:val="ListParagraph"/>
        <w:numPr>
          <w:ilvl w:val="0"/>
          <w:numId w:val="21"/>
        </w:numPr>
        <w:spacing w:after="160" w:line="259" w:lineRule="auto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ระบบถูกพัฒนาขึ้นโดยสถาปัตยกรรมแบบ </w:t>
      </w:r>
      <w:r w:rsidRPr="009F59E1">
        <w:rPr>
          <w:rFonts w:ascii="TH SarabunPSK" w:hAnsi="TH SarabunPSK" w:cs="TH SarabunPSK" w:hint="cs"/>
        </w:rPr>
        <w:t xml:space="preserve">MVC (Model View Controller) </w:t>
      </w:r>
      <w:r w:rsidRPr="009F59E1">
        <w:rPr>
          <w:rFonts w:ascii="TH SarabunPSK" w:hAnsi="TH SarabunPSK" w:cs="TH SarabunPSK" w:hint="cs"/>
          <w:cs/>
        </w:rPr>
        <w:t xml:space="preserve">โดยใช้เทคโนโลยี </w:t>
      </w:r>
      <w:r w:rsidRPr="009F59E1">
        <w:rPr>
          <w:rFonts w:ascii="TH SarabunPSK" w:hAnsi="TH SarabunPSK" w:cs="TH SarabunPSK" w:hint="cs"/>
        </w:rPr>
        <w:t xml:space="preserve">Spring framework </w:t>
      </w:r>
      <w:r w:rsidRPr="009F59E1">
        <w:rPr>
          <w:rFonts w:ascii="TH SarabunPSK" w:hAnsi="TH SarabunPSK" w:cs="TH SarabunPSK" w:hint="cs"/>
          <w:cs/>
        </w:rPr>
        <w:t xml:space="preserve">ในการพัฒนา </w:t>
      </w:r>
      <w:r w:rsidRPr="009F59E1">
        <w:rPr>
          <w:rFonts w:ascii="TH SarabunPSK" w:hAnsi="TH SarabunPSK" w:cs="TH SarabunPSK" w:hint="cs"/>
        </w:rPr>
        <w:t xml:space="preserve">Application </w:t>
      </w:r>
      <w:r w:rsidRPr="009F59E1">
        <w:rPr>
          <w:rFonts w:ascii="TH SarabunPSK" w:hAnsi="TH SarabunPSK" w:cs="TH SarabunPSK" w:hint="cs"/>
          <w:cs/>
        </w:rPr>
        <w:t xml:space="preserve">และใช้ </w:t>
      </w:r>
      <w:r w:rsidRPr="009F59E1">
        <w:rPr>
          <w:rFonts w:ascii="TH SarabunPSK" w:hAnsi="TH SarabunPSK" w:cs="TH SarabunPSK" w:hint="cs"/>
        </w:rPr>
        <w:t xml:space="preserve">React Native </w:t>
      </w:r>
      <w:r w:rsidRPr="009F59E1">
        <w:rPr>
          <w:rFonts w:ascii="TH SarabunPSK" w:hAnsi="TH SarabunPSK" w:cs="TH SarabunPSK" w:hint="cs"/>
          <w:cs/>
        </w:rPr>
        <w:t xml:space="preserve">เป็นเครื่องมือที่เป็น ภาษา </w:t>
      </w:r>
      <w:r w:rsidRPr="009F59E1">
        <w:rPr>
          <w:rFonts w:ascii="TH SarabunPSK" w:hAnsi="TH SarabunPSK" w:cs="TH SarabunPSK" w:hint="cs"/>
        </w:rPr>
        <w:t xml:space="preserve">Javascript </w:t>
      </w:r>
      <w:r w:rsidRPr="009F59E1">
        <w:rPr>
          <w:rFonts w:ascii="TH SarabunPSK" w:hAnsi="TH SarabunPSK" w:cs="TH SarabunPSK" w:hint="cs"/>
          <w:cs/>
        </w:rPr>
        <w:t xml:space="preserve">ในการพัฒนาในส่วนของการแสดงผล </w:t>
      </w:r>
    </w:p>
    <w:p w14:paraId="783E9CFF" w14:textId="340A031E" w:rsidR="00984B66" w:rsidRPr="009F59E1" w:rsidRDefault="00984B66" w:rsidP="00984B66">
      <w:pPr>
        <w:pStyle w:val="ListParagraph"/>
        <w:numPr>
          <w:ilvl w:val="0"/>
          <w:numId w:val="21"/>
        </w:numPr>
        <w:spacing w:after="160" w:line="259" w:lineRule="auto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 xml:space="preserve">ระบบใช้ซอฟต์แวร์ </w:t>
      </w:r>
      <w:r w:rsidRPr="009F59E1">
        <w:rPr>
          <w:rFonts w:ascii="TH SarabunPSK" w:hAnsi="TH SarabunPSK" w:cs="TH SarabunPSK" w:hint="cs"/>
        </w:rPr>
        <w:t xml:space="preserve">Firebase </w:t>
      </w:r>
      <w:r w:rsidRPr="009F59E1">
        <w:rPr>
          <w:rFonts w:ascii="TH SarabunPSK" w:hAnsi="TH SarabunPSK" w:cs="TH SarabunPSK" w:hint="cs"/>
          <w:cs/>
        </w:rPr>
        <w:t>ทำหน้าที่เป็นเซิร์ฟเวอร์ของระบบ</w:t>
      </w:r>
      <w:r w:rsidRPr="009F59E1">
        <w:rPr>
          <w:rFonts w:ascii="TH SarabunPSK" w:hAnsi="TH SarabunPSK" w:cs="TH SarabunPSK" w:hint="cs"/>
          <w:cs/>
        </w:rPr>
        <w:tab/>
        <w:t xml:space="preserve"> </w:t>
      </w:r>
    </w:p>
    <w:p w14:paraId="1519EE02" w14:textId="511B785A" w:rsidR="00984B66" w:rsidRPr="009F59E1" w:rsidRDefault="00984B66" w:rsidP="00984B66">
      <w:pPr>
        <w:pStyle w:val="ListParagraph"/>
        <w:numPr>
          <w:ilvl w:val="0"/>
          <w:numId w:val="21"/>
        </w:numPr>
        <w:spacing w:after="160" w:line="259" w:lineRule="auto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  <w:cs/>
        </w:rPr>
        <w:t>ทดสอบฟังก์ชันการทำงานของระบบด้วยซอฟต์แวร์</w:t>
      </w:r>
      <w:r w:rsidRPr="009F59E1">
        <w:rPr>
          <w:rFonts w:ascii="TH SarabunPSK" w:hAnsi="TH SarabunPSK" w:cs="TH SarabunPSK" w:hint="cs"/>
        </w:rPr>
        <w:t xml:space="preserve"> Robot Framwork </w:t>
      </w:r>
    </w:p>
    <w:p w14:paraId="09466B3A" w14:textId="77777777" w:rsidR="00531C44" w:rsidRPr="009F59E1" w:rsidRDefault="00531C44" w:rsidP="00531C44">
      <w:pPr>
        <w:pStyle w:val="ListParagraph"/>
        <w:jc w:val="thaiDistribute"/>
        <w:rPr>
          <w:rFonts w:ascii="TH SarabunPSK" w:hAnsi="TH SarabunPSK" w:cs="TH SarabunPSK"/>
        </w:rPr>
      </w:pPr>
    </w:p>
    <w:p w14:paraId="6D8C392B" w14:textId="77777777" w:rsidR="00531C44" w:rsidRPr="009F59E1" w:rsidRDefault="00531C44" w:rsidP="00531C44">
      <w:pPr>
        <w:jc w:val="thaiDistribute"/>
        <w:rPr>
          <w:rFonts w:ascii="TH SarabunPSK" w:hAnsi="TH SarabunPSK" w:cs="TH SarabunPSK"/>
          <w:b/>
          <w:bCs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9F59E1">
        <w:rPr>
          <w:rFonts w:ascii="TH SarabunPSK" w:hAnsi="TH SarabunPSK" w:cs="TH SarabunPSK" w:hint="cs"/>
          <w:b/>
          <w:bCs/>
        </w:rPr>
        <w:t xml:space="preserve">. </w:t>
      </w:r>
      <w:r w:rsidRPr="009F59E1">
        <w:rPr>
          <w:rFonts w:ascii="TH SarabunPSK" w:hAnsi="TH SarabunPSK" w:cs="TH SarabunPSK" w:hint="cs"/>
          <w:b/>
          <w:bCs/>
          <w:cs/>
          <w:lang w:bidi="th-TH"/>
        </w:rPr>
        <w:t>เอกสารอ้างอิง</w:t>
      </w:r>
    </w:p>
    <w:p w14:paraId="57CC715B" w14:textId="5925A47F" w:rsidR="004D44FA" w:rsidRPr="009F59E1" w:rsidRDefault="00531C44" w:rsidP="004D44FA">
      <w:pPr>
        <w:ind w:firstLine="720"/>
        <w:jc w:val="thaiDistribute"/>
        <w:rPr>
          <w:rFonts w:ascii="TH SarabunPSK" w:hAnsi="TH SarabunPSK" w:cs="TH SarabunPSK"/>
          <w:lang w:bidi="th-TH"/>
        </w:rPr>
      </w:pPr>
      <w:r w:rsidRPr="009F59E1">
        <w:rPr>
          <w:rFonts w:ascii="TH SarabunPSK" w:hAnsi="TH SarabunPSK" w:cs="TH SarabunPSK" w:hint="cs"/>
        </w:rPr>
        <w:t xml:space="preserve">[1] </w:t>
      </w:r>
      <w:r w:rsidR="003668A4" w:rsidRPr="009F59E1">
        <w:rPr>
          <w:rFonts w:ascii="TH SarabunPSK" w:hAnsi="TH SarabunPSK" w:cs="TH SarabunPSK" w:hint="cs"/>
          <w:cs/>
          <w:lang w:bidi="th-TH"/>
        </w:rPr>
        <w:t xml:space="preserve">นายกิตติ  อ่วมทัพ </w:t>
      </w:r>
      <w:r w:rsidR="003668A4" w:rsidRPr="009F59E1">
        <w:rPr>
          <w:rFonts w:ascii="TH SarabunPSK" w:hAnsi="TH SarabunPSK" w:cs="TH SarabunPSK" w:hint="cs"/>
        </w:rPr>
        <w:t>5904106303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Pr="009F59E1">
        <w:rPr>
          <w:rFonts w:ascii="TH SarabunPSK" w:hAnsi="TH SarabunPSK" w:cs="TH SarabunPSK" w:hint="cs"/>
        </w:rPr>
        <w:t>(256</w:t>
      </w:r>
      <w:r w:rsidR="003668A4" w:rsidRPr="009F59E1">
        <w:rPr>
          <w:rFonts w:ascii="TH SarabunPSK" w:hAnsi="TH SarabunPSK" w:cs="TH SarabunPSK" w:hint="cs"/>
          <w:cs/>
          <w:lang w:bidi="th-TH"/>
        </w:rPr>
        <w:t>4</w:t>
      </w:r>
      <w:r w:rsidRPr="009F59E1">
        <w:rPr>
          <w:rFonts w:ascii="TH SarabunPSK" w:hAnsi="TH SarabunPSK" w:cs="TH SarabunPSK" w:hint="cs"/>
        </w:rPr>
        <w:t>).</w:t>
      </w:r>
      <w:r w:rsidRPr="009F59E1">
        <w:rPr>
          <w:rFonts w:ascii="TH SarabunPSK" w:hAnsi="TH SarabunPSK" w:cs="TH SarabunPSK" w:hint="cs"/>
          <w:cs/>
          <w:lang w:bidi="th-TH"/>
        </w:rPr>
        <w:t xml:space="preserve"> </w:t>
      </w:r>
      <w:r w:rsidR="003668A4" w:rsidRPr="009F59E1">
        <w:rPr>
          <w:rFonts w:ascii="TH SarabunPSK" w:hAnsi="TH SarabunPSK" w:cs="TH SarabunPSK" w:hint="cs"/>
          <w:i/>
          <w:iCs/>
          <w:cs/>
          <w:lang w:bidi="th-TH"/>
        </w:rPr>
        <w:t xml:space="preserve">เอกสารประกอบความต้องการของระบบแอปพลิเคชันสำหรับหาคู่สุนัข </w:t>
      </w:r>
      <w:r w:rsidR="003668A4" w:rsidRPr="009F59E1">
        <w:rPr>
          <w:rFonts w:ascii="TH SarabunPSK" w:hAnsi="TH SarabunPSK" w:cs="TH SarabunPSK" w:hint="cs"/>
          <w:i/>
          <w:iCs/>
        </w:rPr>
        <w:t>Dog Dating App</w:t>
      </w:r>
      <w:r w:rsidR="003668A4" w:rsidRPr="009F59E1">
        <w:rPr>
          <w:rFonts w:ascii="TH SarabunPSK" w:hAnsi="TH SarabunPSK" w:cs="TH SarabunPSK" w:hint="cs"/>
          <w:i/>
          <w:iCs/>
          <w:cs/>
          <w:lang w:bidi="th-TH"/>
        </w:rPr>
        <w:t xml:space="preserve"> เวอร์ชั่น 4.1</w:t>
      </w:r>
      <w:r w:rsidRPr="009F59E1">
        <w:rPr>
          <w:rFonts w:ascii="TH SarabunPSK" w:hAnsi="TH SarabunPSK" w:cs="TH SarabunPSK" w:hint="cs"/>
          <w:i/>
          <w:iCs/>
        </w:rPr>
        <w:t>;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>สาขาวิชาเทคโนโลยีสารสนเทศ คณะวิทยาศาสตร์ มหาวิทยาลัยแม่โจ้.</w:t>
      </w:r>
    </w:p>
    <w:p w14:paraId="5F2FA7FA" w14:textId="33AB228B" w:rsidR="00531C44" w:rsidRPr="009F59E1" w:rsidRDefault="00531C44" w:rsidP="00531C44">
      <w:pPr>
        <w:ind w:firstLine="720"/>
        <w:jc w:val="thaiDistribute"/>
        <w:rPr>
          <w:rFonts w:ascii="TH SarabunPSK" w:hAnsi="TH SarabunPSK" w:cs="TH SarabunPSK"/>
        </w:rPr>
      </w:pPr>
      <w:r w:rsidRPr="009F59E1">
        <w:rPr>
          <w:rFonts w:ascii="TH SarabunPSK" w:hAnsi="TH SarabunPSK" w:cs="TH SarabunPSK" w:hint="cs"/>
        </w:rPr>
        <w:t xml:space="preserve">[2] </w:t>
      </w:r>
      <w:r w:rsidRPr="009F59E1">
        <w:rPr>
          <w:rFonts w:ascii="TH SarabunPSK" w:hAnsi="TH SarabunPSK" w:cs="TH SarabunPSK" w:hint="cs"/>
          <w:cs/>
          <w:lang w:bidi="th-TH"/>
        </w:rPr>
        <w:t>รังสิต ศิริรังษี</w:t>
      </w:r>
      <w:r w:rsidRPr="009F59E1">
        <w:rPr>
          <w:rFonts w:ascii="TH SarabunPSK" w:hAnsi="TH SarabunPSK" w:cs="TH SarabunPSK" w:hint="cs"/>
        </w:rPr>
        <w:t xml:space="preserve">. (2553) </w:t>
      </w:r>
      <w:r w:rsidRPr="009F59E1">
        <w:rPr>
          <w:rFonts w:ascii="TH SarabunPSK" w:hAnsi="TH SarabunPSK" w:cs="TH SarabunPSK" w:hint="cs"/>
          <w:i/>
          <w:iCs/>
          <w:cs/>
          <w:lang w:bidi="th-TH"/>
        </w:rPr>
        <w:t>การทดสอบซอฟต์แวร์</w:t>
      </w:r>
      <w:r w:rsidRPr="009F59E1">
        <w:rPr>
          <w:rFonts w:ascii="TH SarabunPSK" w:hAnsi="TH SarabunPSK" w:cs="TH SarabunPSK" w:hint="cs"/>
          <w:i/>
          <w:iCs/>
        </w:rPr>
        <w:t xml:space="preserve"> Software Testing </w:t>
      </w:r>
      <w:r w:rsidRPr="009F59E1">
        <w:rPr>
          <w:rFonts w:ascii="TH SarabunPSK" w:hAnsi="TH SarabunPSK" w:cs="TH SarabunPSK" w:hint="cs"/>
        </w:rPr>
        <w:t xml:space="preserve">; </w:t>
      </w:r>
      <w:r w:rsidRPr="009F59E1">
        <w:rPr>
          <w:rFonts w:ascii="TH SarabunPSK" w:hAnsi="TH SarabunPSK" w:cs="TH SarabunPSK" w:hint="cs"/>
          <w:cs/>
          <w:lang w:bidi="th-TH"/>
        </w:rPr>
        <w:t>สาขาวิชาเทคโนโลยีสารสนเทศ</w:t>
      </w:r>
      <w:r w:rsidRPr="009F59E1">
        <w:rPr>
          <w:rFonts w:ascii="TH SarabunPSK" w:hAnsi="TH SarabunPSK" w:cs="TH SarabunPSK" w:hint="cs"/>
        </w:rPr>
        <w:t xml:space="preserve"> </w:t>
      </w:r>
      <w:r w:rsidRPr="009F59E1">
        <w:rPr>
          <w:rFonts w:ascii="TH SarabunPSK" w:hAnsi="TH SarabunPSK" w:cs="TH SarabunPSK" w:hint="cs"/>
          <w:cs/>
          <w:lang w:bidi="th-TH"/>
        </w:rPr>
        <w:t>คณะวิทยาศาสตร์ มหาวิทยาลัยแม่โจ้</w:t>
      </w:r>
      <w:r w:rsidRPr="009F59E1">
        <w:rPr>
          <w:rFonts w:ascii="TH SarabunPSK" w:hAnsi="TH SarabunPSK" w:cs="TH SarabunPSK" w:hint="cs"/>
        </w:rPr>
        <w:t>.</w:t>
      </w:r>
    </w:p>
    <w:p w14:paraId="47590F87" w14:textId="77777777" w:rsidR="004D44FA" w:rsidRPr="009F59E1" w:rsidRDefault="004D44FA" w:rsidP="00531C44">
      <w:pPr>
        <w:ind w:firstLine="720"/>
        <w:jc w:val="thaiDistribute"/>
        <w:rPr>
          <w:rFonts w:ascii="TH SarabunPSK" w:hAnsi="TH SarabunPSK" w:cs="TH SarabunPSK"/>
        </w:rPr>
      </w:pPr>
    </w:p>
    <w:p w14:paraId="6B09D512" w14:textId="77777777" w:rsidR="004D44FA" w:rsidRPr="009F59E1" w:rsidRDefault="004D44FA" w:rsidP="004D44FA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9F59E1">
        <w:rPr>
          <w:rFonts w:ascii="TH SarabunPSK" w:hAnsi="TH SarabunPSK" w:cs="TH SarabunPSK" w:hint="cs"/>
          <w:b/>
          <w:bCs/>
          <w:cs/>
          <w:lang w:bidi="th-TH"/>
        </w:rPr>
        <w:t>11. ภาคผนวก</w:t>
      </w:r>
    </w:p>
    <w:p w14:paraId="7FC5CBE0" w14:textId="77777777" w:rsidR="00FB10FC" w:rsidRPr="009F59E1" w:rsidRDefault="00FB10FC" w:rsidP="00FA30EA">
      <w:pPr>
        <w:rPr>
          <w:rFonts w:ascii="TH SarabunPSK" w:hAnsi="TH SarabunPSK" w:cs="TH SarabunPSK"/>
        </w:rPr>
      </w:pPr>
    </w:p>
    <w:p w14:paraId="10C482CB" w14:textId="77777777" w:rsidR="00FA30EA" w:rsidRPr="009F59E1" w:rsidRDefault="00FA30EA" w:rsidP="00FA30EA">
      <w:pPr>
        <w:rPr>
          <w:rFonts w:ascii="TH SarabunPSK" w:hAnsi="TH SarabunPSK" w:cs="TH SarabunPSK"/>
          <w:lang w:bidi="th-TH"/>
        </w:rPr>
      </w:pPr>
    </w:p>
    <w:p w14:paraId="4EDFF4DA" w14:textId="77777777" w:rsidR="00DC17EF" w:rsidRPr="009F59E1" w:rsidRDefault="00DC17EF" w:rsidP="00734CAF">
      <w:pPr>
        <w:rPr>
          <w:rFonts w:ascii="TH SarabunPSK" w:hAnsi="TH SarabunPSK" w:cs="TH SarabunPSK"/>
          <w:lang w:bidi="th-TH"/>
        </w:rPr>
      </w:pPr>
    </w:p>
    <w:sectPr w:rsidR="00DC17EF" w:rsidRPr="009F59E1" w:rsidSect="0033423B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6798B" w14:textId="77777777" w:rsidR="00A54517" w:rsidRDefault="00A54517" w:rsidP="0033423B">
      <w:r>
        <w:separator/>
      </w:r>
    </w:p>
  </w:endnote>
  <w:endnote w:type="continuationSeparator" w:id="0">
    <w:p w14:paraId="65932F38" w14:textId="77777777" w:rsidR="00A54517" w:rsidRDefault="00A54517" w:rsidP="00334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FB4A4" w14:textId="5F28342A" w:rsidR="00ED299A" w:rsidRDefault="00ED299A">
    <w:pPr>
      <w:pStyle w:val="Footer"/>
      <w:jc w:val="right"/>
    </w:pPr>
  </w:p>
  <w:tbl>
    <w:tblPr>
      <w:tblW w:w="9375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061"/>
      <w:gridCol w:w="3253"/>
      <w:gridCol w:w="3061"/>
    </w:tblGrid>
    <w:tr w:rsidR="00ED299A" w:rsidRPr="0025144B" w14:paraId="03E4B5C8" w14:textId="77777777" w:rsidTr="00F5461B">
      <w:trPr>
        <w:trHeight w:val="457"/>
      </w:trPr>
      <w:tc>
        <w:tcPr>
          <w:tcW w:w="3061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D54D723" w14:textId="77777777" w:rsidR="00ED299A" w:rsidRPr="00466F1A" w:rsidRDefault="00ED299A" w:rsidP="00ED299A">
          <w:pPr>
            <w:ind w:left="-250" w:right="360" w:firstLine="250"/>
            <w:rPr>
              <w:sz w:val="28"/>
              <w:szCs w:val="28"/>
            </w:rPr>
          </w:pPr>
          <w:r w:rsidRPr="00466F1A">
            <w:rPr>
              <w:sz w:val="28"/>
              <w:szCs w:val="28"/>
            </w:rPr>
            <w:t>Maejo University</w:t>
          </w:r>
        </w:p>
      </w:tc>
      <w:tc>
        <w:tcPr>
          <w:tcW w:w="3253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ACE3B80" w14:textId="65680630" w:rsidR="00ED299A" w:rsidRPr="00466F1A" w:rsidRDefault="00ED299A" w:rsidP="00ED299A">
          <w:pPr>
            <w:jc w:val="center"/>
            <w:rPr>
              <w:sz w:val="28"/>
              <w:szCs w:val="28"/>
            </w:rPr>
          </w:pPr>
          <w:r w:rsidRPr="00466F1A">
            <w:rPr>
              <w:sz w:val="28"/>
              <w:szCs w:val="28"/>
              <w:lang w:bidi="th-TH"/>
            </w:rPr>
            <w:t>Information Technology</w:t>
          </w:r>
          <w:r w:rsidRPr="00466F1A">
            <w:rPr>
              <w:sz w:val="28"/>
              <w:szCs w:val="28"/>
            </w:rPr>
            <w:t xml:space="preserve">, </w:t>
          </w:r>
          <w:r w:rsidRPr="00466F1A">
            <w:rPr>
              <w:sz w:val="28"/>
              <w:szCs w:val="28"/>
            </w:rPr>
            <w:fldChar w:fldCharType="begin"/>
          </w:r>
          <w:r w:rsidRPr="00466F1A">
            <w:rPr>
              <w:sz w:val="28"/>
              <w:szCs w:val="28"/>
            </w:rPr>
            <w:instrText xml:space="preserve"> DATE \@ </w:instrText>
          </w:r>
          <w:r w:rsidRPr="00466F1A">
            <w:rPr>
              <w:sz w:val="28"/>
              <w:szCs w:val="28"/>
              <w:cs/>
              <w:lang w:bidi="th-TH"/>
            </w:rPr>
            <w:instrText>"</w:instrText>
          </w:r>
          <w:r w:rsidRPr="00466F1A">
            <w:rPr>
              <w:sz w:val="28"/>
              <w:szCs w:val="28"/>
            </w:rPr>
            <w:instrText>yyyy</w:instrText>
          </w:r>
          <w:r w:rsidRPr="00466F1A">
            <w:rPr>
              <w:sz w:val="28"/>
              <w:szCs w:val="28"/>
              <w:cs/>
              <w:lang w:bidi="th-TH"/>
            </w:rPr>
            <w:instrText xml:space="preserve">" </w:instrText>
          </w:r>
          <w:r w:rsidRPr="00466F1A">
            <w:rPr>
              <w:sz w:val="28"/>
              <w:szCs w:val="28"/>
            </w:rPr>
            <w:fldChar w:fldCharType="separate"/>
          </w:r>
          <w:r w:rsidR="00B07474">
            <w:rPr>
              <w:noProof/>
              <w:sz w:val="28"/>
              <w:szCs w:val="28"/>
            </w:rPr>
            <w:t>2022</w:t>
          </w:r>
          <w:r w:rsidRPr="00466F1A">
            <w:rPr>
              <w:sz w:val="28"/>
              <w:szCs w:val="28"/>
            </w:rPr>
            <w:fldChar w:fldCharType="end"/>
          </w:r>
        </w:p>
      </w:tc>
      <w:tc>
        <w:tcPr>
          <w:tcW w:w="3061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74CD528C" w14:textId="37F428BB" w:rsidR="00ED299A" w:rsidRPr="00A7662E" w:rsidRDefault="00ED299A" w:rsidP="00A7662E">
          <w:pPr>
            <w:pStyle w:val="Footer"/>
            <w:jc w:val="right"/>
            <w:rPr>
              <w:noProof/>
            </w:rPr>
          </w:pPr>
          <w:r w:rsidRPr="00466F1A">
            <w:rPr>
              <w:sz w:val="28"/>
              <w:szCs w:val="28"/>
              <w:cs/>
              <w:lang w:bidi="th-TH"/>
            </w:rPr>
            <w:t>หน้า</w:t>
          </w:r>
          <w:r>
            <w:t xml:space="preserve"> </w:t>
          </w:r>
          <w:sdt>
            <w:sdtPr>
              <w:id w:val="-237792747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  <w:sz w:val="24"/>
                <w:szCs w:val="24"/>
              </w:rPr>
            </w:sdtEndPr>
            <w:sdtContent>
              <w:r w:rsidRPr="00ED299A">
                <w:rPr>
                  <w:sz w:val="28"/>
                  <w:szCs w:val="28"/>
                </w:rPr>
                <w:fldChar w:fldCharType="begin"/>
              </w:r>
              <w:r w:rsidRPr="00ED299A">
                <w:rPr>
                  <w:sz w:val="28"/>
                  <w:szCs w:val="28"/>
                </w:rPr>
                <w:instrText xml:space="preserve"> PAGE   \* MERGEFORMAT </w:instrText>
              </w:r>
              <w:r w:rsidRPr="00ED299A">
                <w:rPr>
                  <w:sz w:val="28"/>
                  <w:szCs w:val="28"/>
                </w:rPr>
                <w:fldChar w:fldCharType="separate"/>
              </w:r>
              <w:r w:rsidRPr="00ED299A">
                <w:rPr>
                  <w:sz w:val="28"/>
                  <w:szCs w:val="28"/>
                </w:rPr>
                <w:t>2</w:t>
              </w:r>
              <w:r w:rsidRPr="00ED299A">
                <w:rPr>
                  <w:noProof/>
                  <w:sz w:val="28"/>
                  <w:szCs w:val="28"/>
                </w:rPr>
                <w:fldChar w:fldCharType="end"/>
              </w:r>
            </w:sdtContent>
          </w:sdt>
        </w:p>
      </w:tc>
    </w:tr>
  </w:tbl>
  <w:p w14:paraId="1DB7868D" w14:textId="77777777" w:rsidR="00ED299A" w:rsidRDefault="00ED299A" w:rsidP="00ED29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3F964" w14:textId="77777777" w:rsidR="00A54517" w:rsidRDefault="00A54517" w:rsidP="0033423B">
      <w:r>
        <w:separator/>
      </w:r>
    </w:p>
  </w:footnote>
  <w:footnote w:type="continuationSeparator" w:id="0">
    <w:p w14:paraId="72514C52" w14:textId="77777777" w:rsidR="00A54517" w:rsidRDefault="00A54517" w:rsidP="003342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7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366"/>
      <w:gridCol w:w="7904"/>
    </w:tblGrid>
    <w:tr w:rsidR="0033423B" w:rsidRPr="00E73357" w14:paraId="73EA546F" w14:textId="77777777" w:rsidTr="00F5461B">
      <w:trPr>
        <w:cantSplit/>
        <w:trHeight w:val="433"/>
        <w:jc w:val="center"/>
      </w:trPr>
      <w:tc>
        <w:tcPr>
          <w:tcW w:w="1366" w:type="dxa"/>
          <w:vMerge w:val="restart"/>
        </w:tcPr>
        <w:p w14:paraId="4EF2BD3E" w14:textId="77777777" w:rsidR="0033423B" w:rsidRPr="00E73357" w:rsidRDefault="0033423B" w:rsidP="0033423B">
          <w:pPr>
            <w:pStyle w:val="Header"/>
            <w:tabs>
              <w:tab w:val="right" w:pos="760"/>
            </w:tabs>
            <w:rPr>
              <w:rFonts w:ascii="Arial" w:hAnsi="Arial"/>
              <w:sz w:val="20"/>
              <w:cs/>
            </w:rPr>
          </w:pPr>
          <w:r w:rsidRPr="00E73357">
            <w:rPr>
              <w:rFonts w:ascii="Arial" w:hAnsi="Arial"/>
              <w:noProof/>
              <w:sz w:val="20"/>
            </w:rPr>
            <w:drawing>
              <wp:anchor distT="0" distB="0" distL="114300" distR="114300" simplePos="0" relativeHeight="251659264" behindDoc="0" locked="0" layoutInCell="1" allowOverlap="1" wp14:anchorId="3BC4805C" wp14:editId="7C7D0DD4">
                <wp:simplePos x="0" y="0"/>
                <wp:positionH relativeFrom="column">
                  <wp:posOffset>41275</wp:posOffset>
                </wp:positionH>
                <wp:positionV relativeFrom="paragraph">
                  <wp:posOffset>22225</wp:posOffset>
                </wp:positionV>
                <wp:extent cx="631560" cy="509905"/>
                <wp:effectExtent l="0" t="0" r="0" b="4445"/>
                <wp:wrapNone/>
                <wp:docPr id="5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1560" cy="509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904" w:type="dxa"/>
          <w:vAlign w:val="center"/>
        </w:tcPr>
        <w:p w14:paraId="5152E364" w14:textId="661C688C" w:rsidR="0033423B" w:rsidRPr="004D1994" w:rsidRDefault="0033423B" w:rsidP="0033423B">
          <w:pPr>
            <w:pStyle w:val="Footer"/>
            <w:ind w:right="27"/>
            <w:jc w:val="right"/>
            <w:rPr>
              <w:sz w:val="28"/>
              <w:cs/>
            </w:rPr>
          </w:pPr>
          <w:r w:rsidRPr="0033423B">
            <w:rPr>
              <w:sz w:val="24"/>
              <w:cs/>
              <w:lang w:bidi="th-TH"/>
            </w:rPr>
            <w:t>ทดสอบแอปพลิเคชันสำหรับหาคู่สุนัข</w:t>
          </w:r>
        </w:p>
      </w:tc>
    </w:tr>
    <w:tr w:rsidR="0033423B" w:rsidRPr="00E73357" w14:paraId="0468990F" w14:textId="77777777" w:rsidTr="00F5461B">
      <w:trPr>
        <w:cantSplit/>
        <w:trHeight w:val="433"/>
        <w:jc w:val="center"/>
      </w:trPr>
      <w:tc>
        <w:tcPr>
          <w:tcW w:w="1366" w:type="dxa"/>
          <w:vMerge/>
        </w:tcPr>
        <w:p w14:paraId="7FB60FBF" w14:textId="77777777" w:rsidR="0033423B" w:rsidRPr="00E73357" w:rsidRDefault="0033423B" w:rsidP="0033423B">
          <w:pPr>
            <w:pStyle w:val="Header"/>
            <w:rPr>
              <w:rFonts w:ascii="Arial" w:hAnsi="Arial"/>
              <w:sz w:val="20"/>
            </w:rPr>
          </w:pPr>
        </w:p>
      </w:tc>
      <w:tc>
        <w:tcPr>
          <w:tcW w:w="7904" w:type="dxa"/>
          <w:vAlign w:val="center"/>
        </w:tcPr>
        <w:p w14:paraId="0687021C" w14:textId="755B718C" w:rsidR="0033423B" w:rsidRPr="004D1994" w:rsidRDefault="0033423B" w:rsidP="0033423B">
          <w:pPr>
            <w:pStyle w:val="Header"/>
            <w:ind w:right="27"/>
            <w:jc w:val="right"/>
            <w:rPr>
              <w:sz w:val="28"/>
              <w:lang w:bidi="th-TH"/>
            </w:rPr>
          </w:pPr>
          <w:r w:rsidRPr="004D1994">
            <w:rPr>
              <w:bCs/>
              <w:sz w:val="28"/>
            </w:rPr>
            <w:t xml:space="preserve">Test </w:t>
          </w:r>
          <w:r w:rsidRPr="00286CC7">
            <w:rPr>
              <w:bCs/>
              <w:sz w:val="28"/>
            </w:rPr>
            <w:t xml:space="preserve">Case </w:t>
          </w:r>
          <w:r w:rsidRPr="004D1994">
            <w:rPr>
              <w:sz w:val="28"/>
            </w:rPr>
            <w:t xml:space="preserve">Version </w:t>
          </w:r>
          <w:r w:rsidR="00CC7BB9">
            <w:rPr>
              <w:sz w:val="28"/>
              <w:lang w:bidi="th-TH"/>
            </w:rPr>
            <w:t>4</w:t>
          </w:r>
          <w:r>
            <w:rPr>
              <w:rFonts w:hint="cs"/>
              <w:sz w:val="28"/>
              <w:cs/>
              <w:lang w:bidi="th-TH"/>
            </w:rPr>
            <w:t>.0</w:t>
          </w:r>
        </w:p>
      </w:tc>
    </w:tr>
  </w:tbl>
  <w:p w14:paraId="76FC436F" w14:textId="77777777" w:rsidR="0033423B" w:rsidRDefault="003342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320B8"/>
    <w:multiLevelType w:val="hybridMultilevel"/>
    <w:tmpl w:val="E78211C6"/>
    <w:lvl w:ilvl="0" w:tplc="A226FA76">
      <w:start w:val="7"/>
      <w:numFmt w:val="bullet"/>
      <w:lvlText w:val="-"/>
      <w:lvlJc w:val="left"/>
      <w:pPr>
        <w:ind w:left="761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1" w15:restartNumberingAfterBreak="0">
    <w:nsid w:val="07D64446"/>
    <w:multiLevelType w:val="hybridMultilevel"/>
    <w:tmpl w:val="0690FF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E5165B"/>
    <w:multiLevelType w:val="hybridMultilevel"/>
    <w:tmpl w:val="BA7A75A8"/>
    <w:lvl w:ilvl="0" w:tplc="CD8ACE40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4388D"/>
    <w:multiLevelType w:val="hybridMultilevel"/>
    <w:tmpl w:val="89D4EC70"/>
    <w:lvl w:ilvl="0" w:tplc="CD8ACE40">
      <w:start w:val="4"/>
      <w:numFmt w:val="bullet"/>
      <w:lvlText w:val="-"/>
      <w:lvlJc w:val="left"/>
      <w:pPr>
        <w:ind w:left="401" w:hanging="360"/>
      </w:pPr>
      <w:rPr>
        <w:rFonts w:ascii="TH Sarabun New" w:eastAsiaTheme="minorHAnsi" w:hAnsi="TH Sarabun New" w:cs="TH Sarabun New" w:hint="default"/>
      </w:rPr>
    </w:lvl>
    <w:lvl w:ilvl="1" w:tplc="FFFFFFFF" w:tentative="1">
      <w:start w:val="1"/>
      <w:numFmt w:val="bullet"/>
      <w:lvlText w:val="o"/>
      <w:lvlJc w:val="left"/>
      <w:pPr>
        <w:ind w:left="112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4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</w:abstractNum>
  <w:abstractNum w:abstractNumId="4" w15:restartNumberingAfterBreak="0">
    <w:nsid w:val="15923DB2"/>
    <w:multiLevelType w:val="hybridMultilevel"/>
    <w:tmpl w:val="1D3E57F2"/>
    <w:lvl w:ilvl="0" w:tplc="FFFFFFFF">
      <w:start w:val="1"/>
      <w:numFmt w:val="decimal"/>
      <w:lvlText w:val="%1."/>
      <w:lvlJc w:val="left"/>
      <w:pPr>
        <w:ind w:left="2160" w:hanging="360"/>
      </w:pPr>
      <w:rPr>
        <w:lang w:bidi="th-TH"/>
      </w:r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>
      <w:start w:val="1"/>
      <w:numFmt w:val="lowerRoman"/>
      <w:lvlText w:val="%3."/>
      <w:lvlJc w:val="right"/>
      <w:pPr>
        <w:ind w:left="3600" w:hanging="180"/>
      </w:pPr>
    </w:lvl>
    <w:lvl w:ilvl="3" w:tplc="FFFFFFFF">
      <w:start w:val="1"/>
      <w:numFmt w:val="decimal"/>
      <w:lvlText w:val="%4."/>
      <w:lvlJc w:val="left"/>
      <w:pPr>
        <w:ind w:left="4320" w:hanging="360"/>
      </w:pPr>
    </w:lvl>
    <w:lvl w:ilvl="4" w:tplc="FFFFFFFF">
      <w:start w:val="1"/>
      <w:numFmt w:val="lowerLetter"/>
      <w:lvlText w:val="%5."/>
      <w:lvlJc w:val="left"/>
      <w:pPr>
        <w:ind w:left="5040" w:hanging="360"/>
      </w:pPr>
    </w:lvl>
    <w:lvl w:ilvl="5" w:tplc="FFFFFFFF">
      <w:start w:val="1"/>
      <w:numFmt w:val="lowerRoman"/>
      <w:lvlText w:val="%6."/>
      <w:lvlJc w:val="right"/>
      <w:pPr>
        <w:ind w:left="5760" w:hanging="180"/>
      </w:pPr>
    </w:lvl>
    <w:lvl w:ilvl="6" w:tplc="FFFFFFFF">
      <w:start w:val="1"/>
      <w:numFmt w:val="decimal"/>
      <w:lvlText w:val="%7."/>
      <w:lvlJc w:val="left"/>
      <w:pPr>
        <w:ind w:left="6480" w:hanging="360"/>
      </w:pPr>
    </w:lvl>
    <w:lvl w:ilvl="7" w:tplc="FFFFFFFF">
      <w:start w:val="1"/>
      <w:numFmt w:val="lowerLetter"/>
      <w:lvlText w:val="%8."/>
      <w:lvlJc w:val="left"/>
      <w:pPr>
        <w:ind w:left="7200" w:hanging="360"/>
      </w:pPr>
    </w:lvl>
    <w:lvl w:ilvl="8" w:tplc="FFFFFFFF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F693AAF"/>
    <w:multiLevelType w:val="hybridMultilevel"/>
    <w:tmpl w:val="1D3E57F2"/>
    <w:lvl w:ilvl="0" w:tplc="434654E2">
      <w:start w:val="1"/>
      <w:numFmt w:val="decimal"/>
      <w:lvlText w:val="%1."/>
      <w:lvlJc w:val="left"/>
      <w:pPr>
        <w:ind w:left="216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9DE5D56"/>
    <w:multiLevelType w:val="hybridMultilevel"/>
    <w:tmpl w:val="C89CBD9E"/>
    <w:lvl w:ilvl="0" w:tplc="B0705D90">
      <w:start w:val="2"/>
      <w:numFmt w:val="bullet"/>
      <w:lvlText w:val="-"/>
      <w:lvlJc w:val="left"/>
      <w:pPr>
        <w:ind w:left="401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</w:abstractNum>
  <w:abstractNum w:abstractNumId="7" w15:restartNumberingAfterBreak="0">
    <w:nsid w:val="2E1178C5"/>
    <w:multiLevelType w:val="multilevel"/>
    <w:tmpl w:val="26E21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30F90CA5"/>
    <w:multiLevelType w:val="hybridMultilevel"/>
    <w:tmpl w:val="F8625C0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1E0092B"/>
    <w:multiLevelType w:val="hybridMultilevel"/>
    <w:tmpl w:val="D81C699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B01423C"/>
    <w:multiLevelType w:val="multilevel"/>
    <w:tmpl w:val="BB16AF50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8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BFA2AF0"/>
    <w:multiLevelType w:val="hybridMultilevel"/>
    <w:tmpl w:val="32C4F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10699"/>
    <w:multiLevelType w:val="hybridMultilevel"/>
    <w:tmpl w:val="F8625C0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8AC44AB"/>
    <w:multiLevelType w:val="hybridMultilevel"/>
    <w:tmpl w:val="23F84B5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8F65296"/>
    <w:multiLevelType w:val="hybridMultilevel"/>
    <w:tmpl w:val="2E12E45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5B4B0CE8"/>
    <w:multiLevelType w:val="hybridMultilevel"/>
    <w:tmpl w:val="87F65EF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 w15:restartNumberingAfterBreak="0">
    <w:nsid w:val="5E3B41C0"/>
    <w:multiLevelType w:val="hybridMultilevel"/>
    <w:tmpl w:val="92D8E29C"/>
    <w:lvl w:ilvl="0" w:tplc="CD8ACE40">
      <w:start w:val="4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32D69428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01B2407"/>
    <w:multiLevelType w:val="hybridMultilevel"/>
    <w:tmpl w:val="96527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E314AA"/>
    <w:multiLevelType w:val="hybridMultilevel"/>
    <w:tmpl w:val="D0223C0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9" w15:restartNumberingAfterBreak="0">
    <w:nsid w:val="65096458"/>
    <w:multiLevelType w:val="hybridMultilevel"/>
    <w:tmpl w:val="AA1C74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68C5AE3"/>
    <w:multiLevelType w:val="hybridMultilevel"/>
    <w:tmpl w:val="24F8B9C0"/>
    <w:lvl w:ilvl="0" w:tplc="CD8ACE40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B01820"/>
    <w:multiLevelType w:val="hybridMultilevel"/>
    <w:tmpl w:val="6D0A8B96"/>
    <w:lvl w:ilvl="0" w:tplc="434654E2">
      <w:start w:val="1"/>
      <w:numFmt w:val="decimal"/>
      <w:lvlText w:val="%1."/>
      <w:lvlJc w:val="left"/>
      <w:pPr>
        <w:ind w:left="180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C7F5EFA"/>
    <w:multiLevelType w:val="multilevel"/>
    <w:tmpl w:val="83ACF5BA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  <w:b/>
        <w:bCs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H Sarabun New" w:hAnsi="TH Sarabun New" w:cs="TH Sarabun New" w:hint="default"/>
        <w:b/>
        <w:bCs w:val="0"/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rPr>
        <w:rFonts w:ascii="TH Sarabun New" w:hAnsi="TH Sarabun New" w:cs="TH Sarabun New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th-TH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 New" w:hAnsi="TH Sarabun New" w:cs="TH Sarabun New" w:hint="default"/>
        <w:lang w:bidi="th-TH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03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17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4464" w:hanging="1584"/>
      </w:pPr>
      <w:rPr>
        <w:rFonts w:hint="default"/>
      </w:rPr>
    </w:lvl>
  </w:abstractNum>
  <w:abstractNum w:abstractNumId="23" w15:restartNumberingAfterBreak="0">
    <w:nsid w:val="7CA81D22"/>
    <w:multiLevelType w:val="hybridMultilevel"/>
    <w:tmpl w:val="965812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FC73A2B"/>
    <w:multiLevelType w:val="hybridMultilevel"/>
    <w:tmpl w:val="F8625C0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FF37167"/>
    <w:multiLevelType w:val="hybridMultilevel"/>
    <w:tmpl w:val="F8625C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96594942">
    <w:abstractNumId w:val="22"/>
  </w:num>
  <w:num w:numId="2" w16cid:durableId="272981757">
    <w:abstractNumId w:val="10"/>
  </w:num>
  <w:num w:numId="3" w16cid:durableId="186870151">
    <w:abstractNumId w:val="15"/>
  </w:num>
  <w:num w:numId="4" w16cid:durableId="1819955368">
    <w:abstractNumId w:val="14"/>
  </w:num>
  <w:num w:numId="5" w16cid:durableId="430469135">
    <w:abstractNumId w:val="18"/>
  </w:num>
  <w:num w:numId="6" w16cid:durableId="545333149">
    <w:abstractNumId w:val="23"/>
  </w:num>
  <w:num w:numId="7" w16cid:durableId="947200879">
    <w:abstractNumId w:val="11"/>
  </w:num>
  <w:num w:numId="8" w16cid:durableId="1853454748">
    <w:abstractNumId w:val="17"/>
  </w:num>
  <w:num w:numId="9" w16cid:durableId="793793010">
    <w:abstractNumId w:val="5"/>
  </w:num>
  <w:num w:numId="10" w16cid:durableId="498472359">
    <w:abstractNumId w:val="16"/>
  </w:num>
  <w:num w:numId="11" w16cid:durableId="659768854">
    <w:abstractNumId w:val="21"/>
  </w:num>
  <w:num w:numId="12" w16cid:durableId="361513952">
    <w:abstractNumId w:val="13"/>
  </w:num>
  <w:num w:numId="13" w16cid:durableId="856313388">
    <w:abstractNumId w:val="4"/>
  </w:num>
  <w:num w:numId="14" w16cid:durableId="1493716414">
    <w:abstractNumId w:val="9"/>
  </w:num>
  <w:num w:numId="15" w16cid:durableId="2016496657">
    <w:abstractNumId w:val="7"/>
  </w:num>
  <w:num w:numId="16" w16cid:durableId="412623442">
    <w:abstractNumId w:val="25"/>
  </w:num>
  <w:num w:numId="17" w16cid:durableId="910894968">
    <w:abstractNumId w:val="24"/>
  </w:num>
  <w:num w:numId="18" w16cid:durableId="1750542431">
    <w:abstractNumId w:val="8"/>
  </w:num>
  <w:num w:numId="19" w16cid:durableId="1591816489">
    <w:abstractNumId w:val="12"/>
  </w:num>
  <w:num w:numId="20" w16cid:durableId="2097626356">
    <w:abstractNumId w:val="19"/>
  </w:num>
  <w:num w:numId="21" w16cid:durableId="163398203">
    <w:abstractNumId w:val="1"/>
  </w:num>
  <w:num w:numId="22" w16cid:durableId="623577977">
    <w:abstractNumId w:val="6"/>
  </w:num>
  <w:num w:numId="23" w16cid:durableId="1375227905">
    <w:abstractNumId w:val="0"/>
  </w:num>
  <w:num w:numId="24" w16cid:durableId="558250007">
    <w:abstractNumId w:val="3"/>
  </w:num>
  <w:num w:numId="25" w16cid:durableId="2078236668">
    <w:abstractNumId w:val="2"/>
  </w:num>
  <w:num w:numId="26" w16cid:durableId="119997200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visionView w:markup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405BE"/>
    <w:rsid w:val="00010E3E"/>
    <w:rsid w:val="00032A1A"/>
    <w:rsid w:val="00036B59"/>
    <w:rsid w:val="00050F77"/>
    <w:rsid w:val="00062AD2"/>
    <w:rsid w:val="000672A2"/>
    <w:rsid w:val="00070054"/>
    <w:rsid w:val="00087BB5"/>
    <w:rsid w:val="00091CE9"/>
    <w:rsid w:val="00092ED2"/>
    <w:rsid w:val="0009625E"/>
    <w:rsid w:val="000D254C"/>
    <w:rsid w:val="000E0DA9"/>
    <w:rsid w:val="000F181B"/>
    <w:rsid w:val="000F332B"/>
    <w:rsid w:val="00101046"/>
    <w:rsid w:val="00132128"/>
    <w:rsid w:val="00135E55"/>
    <w:rsid w:val="001406E0"/>
    <w:rsid w:val="0014431F"/>
    <w:rsid w:val="00155D8A"/>
    <w:rsid w:val="001778FD"/>
    <w:rsid w:val="0019608C"/>
    <w:rsid w:val="001A0407"/>
    <w:rsid w:val="001B0AFE"/>
    <w:rsid w:val="001C71C6"/>
    <w:rsid w:val="001D32BA"/>
    <w:rsid w:val="001E211C"/>
    <w:rsid w:val="001E7ABC"/>
    <w:rsid w:val="001F48CC"/>
    <w:rsid w:val="00217750"/>
    <w:rsid w:val="00223A6B"/>
    <w:rsid w:val="0024227C"/>
    <w:rsid w:val="00242403"/>
    <w:rsid w:val="002529B5"/>
    <w:rsid w:val="00255C57"/>
    <w:rsid w:val="002707D6"/>
    <w:rsid w:val="002714B6"/>
    <w:rsid w:val="002724CE"/>
    <w:rsid w:val="00275BB2"/>
    <w:rsid w:val="002773BE"/>
    <w:rsid w:val="00286DF0"/>
    <w:rsid w:val="002A2569"/>
    <w:rsid w:val="002A7325"/>
    <w:rsid w:val="002B749D"/>
    <w:rsid w:val="002C4B0D"/>
    <w:rsid w:val="002C59D3"/>
    <w:rsid w:val="002E1D9F"/>
    <w:rsid w:val="00300814"/>
    <w:rsid w:val="00303C88"/>
    <w:rsid w:val="00304222"/>
    <w:rsid w:val="00304EAC"/>
    <w:rsid w:val="00305ADF"/>
    <w:rsid w:val="003070B0"/>
    <w:rsid w:val="003073D7"/>
    <w:rsid w:val="00323191"/>
    <w:rsid w:val="00324004"/>
    <w:rsid w:val="00330C0A"/>
    <w:rsid w:val="00331B12"/>
    <w:rsid w:val="0033423B"/>
    <w:rsid w:val="00337C07"/>
    <w:rsid w:val="003668A4"/>
    <w:rsid w:val="003958E8"/>
    <w:rsid w:val="003A2610"/>
    <w:rsid w:val="003B33E1"/>
    <w:rsid w:val="003B4B8F"/>
    <w:rsid w:val="003B7937"/>
    <w:rsid w:val="003B7CF6"/>
    <w:rsid w:val="003C0BC3"/>
    <w:rsid w:val="003C71CA"/>
    <w:rsid w:val="003D7B74"/>
    <w:rsid w:val="003E0BFB"/>
    <w:rsid w:val="003E7877"/>
    <w:rsid w:val="0040237D"/>
    <w:rsid w:val="004227A7"/>
    <w:rsid w:val="00422B46"/>
    <w:rsid w:val="00424DDC"/>
    <w:rsid w:val="00441C7A"/>
    <w:rsid w:val="00452F13"/>
    <w:rsid w:val="00454F56"/>
    <w:rsid w:val="00471780"/>
    <w:rsid w:val="004A004E"/>
    <w:rsid w:val="004A376F"/>
    <w:rsid w:val="004A79BF"/>
    <w:rsid w:val="004B30C9"/>
    <w:rsid w:val="004C0A71"/>
    <w:rsid w:val="004D0103"/>
    <w:rsid w:val="004D44FA"/>
    <w:rsid w:val="004E18BD"/>
    <w:rsid w:val="004E4688"/>
    <w:rsid w:val="004F4874"/>
    <w:rsid w:val="004F748F"/>
    <w:rsid w:val="00501619"/>
    <w:rsid w:val="0050359C"/>
    <w:rsid w:val="00504F69"/>
    <w:rsid w:val="00507B8D"/>
    <w:rsid w:val="00531C44"/>
    <w:rsid w:val="00533480"/>
    <w:rsid w:val="00534D28"/>
    <w:rsid w:val="005351D4"/>
    <w:rsid w:val="00556BD2"/>
    <w:rsid w:val="005732C5"/>
    <w:rsid w:val="00582A2B"/>
    <w:rsid w:val="0059039D"/>
    <w:rsid w:val="00591491"/>
    <w:rsid w:val="00593316"/>
    <w:rsid w:val="005D6E31"/>
    <w:rsid w:val="005D796B"/>
    <w:rsid w:val="005E4F2D"/>
    <w:rsid w:val="005F0F91"/>
    <w:rsid w:val="0060647B"/>
    <w:rsid w:val="00616374"/>
    <w:rsid w:val="00637A16"/>
    <w:rsid w:val="006408E8"/>
    <w:rsid w:val="006520BB"/>
    <w:rsid w:val="00656783"/>
    <w:rsid w:val="00663114"/>
    <w:rsid w:val="00677741"/>
    <w:rsid w:val="00677CE9"/>
    <w:rsid w:val="00685F00"/>
    <w:rsid w:val="00694E04"/>
    <w:rsid w:val="006B1BC4"/>
    <w:rsid w:val="006C44E7"/>
    <w:rsid w:val="006F0ECC"/>
    <w:rsid w:val="0072503C"/>
    <w:rsid w:val="00734CAF"/>
    <w:rsid w:val="00742D44"/>
    <w:rsid w:val="007649EF"/>
    <w:rsid w:val="00767FA9"/>
    <w:rsid w:val="00772FEC"/>
    <w:rsid w:val="007745C2"/>
    <w:rsid w:val="007774AE"/>
    <w:rsid w:val="0079036A"/>
    <w:rsid w:val="0079458C"/>
    <w:rsid w:val="00797F76"/>
    <w:rsid w:val="007A07E1"/>
    <w:rsid w:val="007B0B6B"/>
    <w:rsid w:val="007D2F3E"/>
    <w:rsid w:val="007E6B10"/>
    <w:rsid w:val="007F19C2"/>
    <w:rsid w:val="00801142"/>
    <w:rsid w:val="00805814"/>
    <w:rsid w:val="0081031E"/>
    <w:rsid w:val="00813BCF"/>
    <w:rsid w:val="00823392"/>
    <w:rsid w:val="00853B0C"/>
    <w:rsid w:val="0086138B"/>
    <w:rsid w:val="00890D23"/>
    <w:rsid w:val="008A006E"/>
    <w:rsid w:val="008A6009"/>
    <w:rsid w:val="008B1A9A"/>
    <w:rsid w:val="008B44B5"/>
    <w:rsid w:val="008C2353"/>
    <w:rsid w:val="008C35B0"/>
    <w:rsid w:val="008D359A"/>
    <w:rsid w:val="008D5AB1"/>
    <w:rsid w:val="008F1299"/>
    <w:rsid w:val="0091148F"/>
    <w:rsid w:val="0092103D"/>
    <w:rsid w:val="00927565"/>
    <w:rsid w:val="00935396"/>
    <w:rsid w:val="00942A96"/>
    <w:rsid w:val="00943761"/>
    <w:rsid w:val="009452E2"/>
    <w:rsid w:val="009470B3"/>
    <w:rsid w:val="00962302"/>
    <w:rsid w:val="00966C74"/>
    <w:rsid w:val="00970A9F"/>
    <w:rsid w:val="00984B66"/>
    <w:rsid w:val="00995F3E"/>
    <w:rsid w:val="009A611F"/>
    <w:rsid w:val="009A6144"/>
    <w:rsid w:val="009A715E"/>
    <w:rsid w:val="009B1487"/>
    <w:rsid w:val="009B2222"/>
    <w:rsid w:val="009B597F"/>
    <w:rsid w:val="009E3046"/>
    <w:rsid w:val="009E75C7"/>
    <w:rsid w:val="009F36EE"/>
    <w:rsid w:val="009F59E1"/>
    <w:rsid w:val="009F67EF"/>
    <w:rsid w:val="00A0252D"/>
    <w:rsid w:val="00A12DD4"/>
    <w:rsid w:val="00A2341D"/>
    <w:rsid w:val="00A24624"/>
    <w:rsid w:val="00A3765F"/>
    <w:rsid w:val="00A44996"/>
    <w:rsid w:val="00A54517"/>
    <w:rsid w:val="00A713F9"/>
    <w:rsid w:val="00A722ED"/>
    <w:rsid w:val="00A7662E"/>
    <w:rsid w:val="00A83148"/>
    <w:rsid w:val="00A852EA"/>
    <w:rsid w:val="00A93AB0"/>
    <w:rsid w:val="00AB5442"/>
    <w:rsid w:val="00AB5E35"/>
    <w:rsid w:val="00AD51A7"/>
    <w:rsid w:val="00AD761D"/>
    <w:rsid w:val="00B01B30"/>
    <w:rsid w:val="00B039FB"/>
    <w:rsid w:val="00B07197"/>
    <w:rsid w:val="00B07474"/>
    <w:rsid w:val="00B07930"/>
    <w:rsid w:val="00B13C25"/>
    <w:rsid w:val="00B32905"/>
    <w:rsid w:val="00B36AD4"/>
    <w:rsid w:val="00B63D53"/>
    <w:rsid w:val="00B70933"/>
    <w:rsid w:val="00B9089F"/>
    <w:rsid w:val="00BA39BB"/>
    <w:rsid w:val="00BD6B56"/>
    <w:rsid w:val="00BE157C"/>
    <w:rsid w:val="00BE4F3A"/>
    <w:rsid w:val="00C205FC"/>
    <w:rsid w:val="00C246A2"/>
    <w:rsid w:val="00C33657"/>
    <w:rsid w:val="00C55E61"/>
    <w:rsid w:val="00C628D8"/>
    <w:rsid w:val="00C63227"/>
    <w:rsid w:val="00CA745E"/>
    <w:rsid w:val="00CC087B"/>
    <w:rsid w:val="00CC3C4C"/>
    <w:rsid w:val="00CC7BB9"/>
    <w:rsid w:val="00CD7B2D"/>
    <w:rsid w:val="00CE235D"/>
    <w:rsid w:val="00CF52F6"/>
    <w:rsid w:val="00D01AD3"/>
    <w:rsid w:val="00D03DA3"/>
    <w:rsid w:val="00D04E3F"/>
    <w:rsid w:val="00D07561"/>
    <w:rsid w:val="00D17033"/>
    <w:rsid w:val="00D22FE1"/>
    <w:rsid w:val="00D2601B"/>
    <w:rsid w:val="00D3606F"/>
    <w:rsid w:val="00D405BE"/>
    <w:rsid w:val="00D73287"/>
    <w:rsid w:val="00DB0722"/>
    <w:rsid w:val="00DB7768"/>
    <w:rsid w:val="00DC0CC1"/>
    <w:rsid w:val="00DC17EF"/>
    <w:rsid w:val="00DD3EFC"/>
    <w:rsid w:val="00E00F65"/>
    <w:rsid w:val="00E13CB7"/>
    <w:rsid w:val="00E14B90"/>
    <w:rsid w:val="00E1718E"/>
    <w:rsid w:val="00E63636"/>
    <w:rsid w:val="00E766B3"/>
    <w:rsid w:val="00E9259B"/>
    <w:rsid w:val="00E95EB1"/>
    <w:rsid w:val="00E97917"/>
    <w:rsid w:val="00E9792E"/>
    <w:rsid w:val="00E97DFC"/>
    <w:rsid w:val="00EA1299"/>
    <w:rsid w:val="00EA4588"/>
    <w:rsid w:val="00EA5F31"/>
    <w:rsid w:val="00EA7338"/>
    <w:rsid w:val="00ED299A"/>
    <w:rsid w:val="00ED3FA0"/>
    <w:rsid w:val="00EE0587"/>
    <w:rsid w:val="00EF1BBA"/>
    <w:rsid w:val="00EF447A"/>
    <w:rsid w:val="00EF6271"/>
    <w:rsid w:val="00EF6418"/>
    <w:rsid w:val="00F02511"/>
    <w:rsid w:val="00F061CA"/>
    <w:rsid w:val="00F26B72"/>
    <w:rsid w:val="00F272CF"/>
    <w:rsid w:val="00F33D10"/>
    <w:rsid w:val="00F40F1F"/>
    <w:rsid w:val="00F4182E"/>
    <w:rsid w:val="00F44237"/>
    <w:rsid w:val="00F524DB"/>
    <w:rsid w:val="00F5461B"/>
    <w:rsid w:val="00F77E4E"/>
    <w:rsid w:val="00F81158"/>
    <w:rsid w:val="00F958C3"/>
    <w:rsid w:val="00FA30EA"/>
    <w:rsid w:val="00FB10FC"/>
    <w:rsid w:val="00FC292F"/>
    <w:rsid w:val="00FE1046"/>
    <w:rsid w:val="00FE6B3A"/>
    <w:rsid w:val="00FF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4C6A05B"/>
  <w15:docId w15:val="{F9694C82-0076-4AC1-98E1-49E46B4F5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59A"/>
    <w:pPr>
      <w:spacing w:after="0" w:line="240" w:lineRule="auto"/>
    </w:pPr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Heading1">
    <w:name w:val="heading 1"/>
    <w:basedOn w:val="Normal"/>
    <w:next w:val="Normal"/>
    <w:link w:val="Heading1Char"/>
    <w:qFormat/>
    <w:rsid w:val="00ED299A"/>
    <w:pPr>
      <w:keepNext/>
      <w:numPr>
        <w:numId w:val="1"/>
      </w:numPr>
      <w:tabs>
        <w:tab w:val="left" w:pos="431"/>
      </w:tabs>
      <w:spacing w:before="240" w:after="60"/>
      <w:ind w:left="3312"/>
      <w:jc w:val="both"/>
      <w:outlineLvl w:val="0"/>
    </w:pPr>
    <w:rPr>
      <w:rFonts w:eastAsia="Angsana New"/>
      <w:b/>
      <w:color w:val="000000"/>
      <w:kern w:val="28"/>
      <w:sz w:val="40"/>
      <w:szCs w:val="40"/>
      <w:lang w:bidi="th-TH"/>
    </w:rPr>
  </w:style>
  <w:style w:type="paragraph" w:styleId="Heading2">
    <w:name w:val="heading 2"/>
    <w:basedOn w:val="Normal"/>
    <w:next w:val="Normal"/>
    <w:link w:val="Heading2Char"/>
    <w:uiPriority w:val="9"/>
    <w:qFormat/>
    <w:rsid w:val="00ED299A"/>
    <w:pPr>
      <w:keepNext/>
      <w:numPr>
        <w:ilvl w:val="1"/>
        <w:numId w:val="1"/>
      </w:numPr>
      <w:tabs>
        <w:tab w:val="left" w:pos="567"/>
      </w:tabs>
      <w:spacing w:before="240" w:after="60"/>
      <w:outlineLvl w:val="1"/>
    </w:pPr>
    <w:rPr>
      <w:rFonts w:ascii="Tahoma" w:hAnsi="Tahoma" w:cs="Tahoma"/>
      <w:b/>
      <w:szCs w:val="20"/>
    </w:rPr>
  </w:style>
  <w:style w:type="paragraph" w:styleId="Heading3">
    <w:name w:val="heading 3"/>
    <w:basedOn w:val="Normal"/>
    <w:next w:val="Normal"/>
    <w:link w:val="Heading3Char"/>
    <w:qFormat/>
    <w:rsid w:val="00ED299A"/>
    <w:pPr>
      <w:keepNext/>
      <w:numPr>
        <w:ilvl w:val="2"/>
        <w:numId w:val="1"/>
      </w:numPr>
      <w:tabs>
        <w:tab w:val="left" w:pos="431"/>
      </w:tabs>
      <w:spacing w:before="240" w:after="60"/>
      <w:outlineLvl w:val="2"/>
    </w:pPr>
    <w:rPr>
      <w:rFonts w:ascii="Tahoma" w:hAnsi="Tahoma"/>
      <w:szCs w:val="20"/>
      <w:lang w:val="fi-FI"/>
    </w:rPr>
  </w:style>
  <w:style w:type="paragraph" w:styleId="Heading4">
    <w:name w:val="heading 4"/>
    <w:basedOn w:val="Normal"/>
    <w:next w:val="Normal"/>
    <w:link w:val="Heading4Char"/>
    <w:qFormat/>
    <w:rsid w:val="00ED299A"/>
    <w:pPr>
      <w:keepNext/>
      <w:numPr>
        <w:ilvl w:val="3"/>
        <w:numId w:val="1"/>
      </w:numPr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qFormat/>
    <w:rsid w:val="00ED299A"/>
    <w:pPr>
      <w:keepNext/>
      <w:numPr>
        <w:ilvl w:val="4"/>
        <w:numId w:val="1"/>
      </w:numPr>
      <w:jc w:val="center"/>
      <w:outlineLvl w:val="4"/>
    </w:pPr>
  </w:style>
  <w:style w:type="paragraph" w:styleId="Heading6">
    <w:name w:val="heading 6"/>
    <w:basedOn w:val="Normal"/>
    <w:next w:val="Normal"/>
    <w:link w:val="Heading6Char"/>
    <w:qFormat/>
    <w:rsid w:val="00ED299A"/>
    <w:pPr>
      <w:keepNext/>
      <w:numPr>
        <w:ilvl w:val="5"/>
        <w:numId w:val="1"/>
      </w:numPr>
      <w:outlineLvl w:val="5"/>
    </w:pPr>
    <w:rPr>
      <w:rFonts w:cs="Tahoma"/>
      <w:u w:val="single"/>
    </w:rPr>
  </w:style>
  <w:style w:type="paragraph" w:styleId="Heading7">
    <w:name w:val="heading 7"/>
    <w:basedOn w:val="Normal"/>
    <w:next w:val="Normal"/>
    <w:link w:val="Heading7Char"/>
    <w:qFormat/>
    <w:rsid w:val="00ED299A"/>
    <w:pPr>
      <w:keepNext/>
      <w:numPr>
        <w:ilvl w:val="6"/>
        <w:numId w:val="1"/>
      </w:numPr>
      <w:jc w:val="both"/>
      <w:outlineLvl w:val="6"/>
    </w:pPr>
    <w:rPr>
      <w:rFonts w:cs="Tahoma"/>
      <w:u w:val="single"/>
    </w:rPr>
  </w:style>
  <w:style w:type="paragraph" w:styleId="Heading8">
    <w:name w:val="heading 8"/>
    <w:basedOn w:val="Normal"/>
    <w:next w:val="Normal"/>
    <w:link w:val="Heading8Char"/>
    <w:qFormat/>
    <w:rsid w:val="00ED299A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ED299A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342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33423B"/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342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423B"/>
    <w:rPr>
      <w:rFonts w:ascii="TH Sarabun New" w:eastAsia="Times New Roman" w:hAnsi="TH Sarabun New" w:cs="TH Sarabun New"/>
      <w:sz w:val="32"/>
      <w:szCs w:val="32"/>
      <w:lang w:bidi="ar-SA"/>
    </w:rPr>
  </w:style>
  <w:style w:type="character" w:styleId="PageNumber">
    <w:name w:val="page number"/>
    <w:basedOn w:val="DefaultParagraphFont"/>
    <w:rsid w:val="00ED299A"/>
  </w:style>
  <w:style w:type="table" w:styleId="TableGrid">
    <w:name w:val="Table Grid"/>
    <w:basedOn w:val="TableNormal"/>
    <w:uiPriority w:val="59"/>
    <w:rsid w:val="00ED299A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299A"/>
    <w:rPr>
      <w:rFonts w:ascii="TH Sarabun New" w:eastAsia="Angsana New" w:hAnsi="TH Sarabun New" w:cs="TH Sarabun New"/>
      <w:b/>
      <w:color w:val="000000"/>
      <w:kern w:val="28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299A"/>
    <w:rPr>
      <w:rFonts w:ascii="Tahoma" w:eastAsia="Times New Roman" w:hAnsi="Tahoma" w:cs="Tahoma"/>
      <w:b/>
      <w:sz w:val="32"/>
      <w:szCs w:val="20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ED299A"/>
    <w:rPr>
      <w:rFonts w:ascii="Tahoma" w:eastAsia="Times New Roman" w:hAnsi="Tahoma" w:cs="TH Sarabun New"/>
      <w:sz w:val="32"/>
      <w:szCs w:val="20"/>
      <w:lang w:val="fi-FI" w:bidi="ar-SA"/>
    </w:rPr>
  </w:style>
  <w:style w:type="character" w:customStyle="1" w:styleId="Heading4Char">
    <w:name w:val="Heading 4 Char"/>
    <w:basedOn w:val="DefaultParagraphFont"/>
    <w:link w:val="Heading4"/>
    <w:rsid w:val="00ED299A"/>
    <w:rPr>
      <w:rFonts w:ascii="TH Sarabun New" w:eastAsia="Times New Roman" w:hAnsi="TH Sarabun New" w:cs="TH Sarabun New"/>
      <w:b/>
      <w:bCs/>
      <w:sz w:val="32"/>
      <w:szCs w:val="32"/>
      <w:lang w:bidi="ar-SA"/>
    </w:rPr>
  </w:style>
  <w:style w:type="character" w:customStyle="1" w:styleId="Heading5Char">
    <w:name w:val="Heading 5 Char"/>
    <w:basedOn w:val="DefaultParagraphFont"/>
    <w:link w:val="Heading5"/>
    <w:rsid w:val="00ED299A"/>
    <w:rPr>
      <w:rFonts w:ascii="TH Sarabun New" w:eastAsia="Times New Roman" w:hAnsi="TH Sarabun New" w:cs="TH Sarabun New"/>
      <w:sz w:val="32"/>
      <w:szCs w:val="32"/>
      <w:lang w:bidi="ar-SA"/>
    </w:rPr>
  </w:style>
  <w:style w:type="character" w:customStyle="1" w:styleId="Heading6Char">
    <w:name w:val="Heading 6 Char"/>
    <w:basedOn w:val="DefaultParagraphFont"/>
    <w:link w:val="Heading6"/>
    <w:rsid w:val="00ED299A"/>
    <w:rPr>
      <w:rFonts w:ascii="TH Sarabun New" w:eastAsia="Times New Roman" w:hAnsi="TH Sarabun New" w:cs="Tahoma"/>
      <w:sz w:val="32"/>
      <w:szCs w:val="32"/>
      <w:u w:val="single"/>
      <w:lang w:bidi="ar-SA"/>
    </w:rPr>
  </w:style>
  <w:style w:type="character" w:customStyle="1" w:styleId="Heading7Char">
    <w:name w:val="Heading 7 Char"/>
    <w:basedOn w:val="DefaultParagraphFont"/>
    <w:link w:val="Heading7"/>
    <w:rsid w:val="00ED299A"/>
    <w:rPr>
      <w:rFonts w:ascii="TH Sarabun New" w:eastAsia="Times New Roman" w:hAnsi="TH Sarabun New" w:cs="Tahoma"/>
      <w:sz w:val="32"/>
      <w:szCs w:val="32"/>
      <w:u w:val="single"/>
      <w:lang w:bidi="ar-SA"/>
    </w:rPr>
  </w:style>
  <w:style w:type="character" w:customStyle="1" w:styleId="Heading8Char">
    <w:name w:val="Heading 8 Char"/>
    <w:basedOn w:val="DefaultParagraphFont"/>
    <w:link w:val="Heading8"/>
    <w:rsid w:val="00ED299A"/>
    <w:rPr>
      <w:rFonts w:ascii="TH Sarabun New" w:eastAsia="Times New Roman" w:hAnsi="TH Sarabun New" w:cs="TH Sarabun New"/>
      <w:i/>
      <w:sz w:val="32"/>
      <w:szCs w:val="32"/>
      <w:lang w:bidi="ar-SA"/>
    </w:rPr>
  </w:style>
  <w:style w:type="character" w:customStyle="1" w:styleId="Heading9Char">
    <w:name w:val="Heading 9 Char"/>
    <w:basedOn w:val="DefaultParagraphFont"/>
    <w:link w:val="Heading9"/>
    <w:rsid w:val="00ED299A"/>
    <w:rPr>
      <w:rFonts w:ascii="TH Sarabun New" w:eastAsia="Times New Roman" w:hAnsi="TH Sarabun New" w:cs="TH Sarabun New"/>
      <w:b/>
      <w:i/>
      <w:sz w:val="18"/>
      <w:szCs w:val="3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91148F"/>
    <w:pPr>
      <w:ind w:left="720"/>
      <w:contextualSpacing/>
    </w:pPr>
    <w:rPr>
      <w:rFonts w:ascii="Angsana New" w:hAnsi="Angsana New" w:cs="Angsana New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1148F"/>
    <w:rPr>
      <w:rFonts w:ascii="Angsana New" w:eastAsia="Times New Roman" w:hAnsi="Angsana New" w:cs="Angsana New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E13CB7"/>
    <w:rPr>
      <w:color w:val="0563C1" w:themeColor="hyperlink"/>
      <w:u w:val="single"/>
    </w:rPr>
  </w:style>
  <w:style w:type="table" w:styleId="TableGridLight">
    <w:name w:val="Grid Table Light"/>
    <w:basedOn w:val="TableNormal"/>
    <w:uiPriority w:val="40"/>
    <w:rsid w:val="002B749D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background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@mj.c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mailto:b@m.co" TargetMode="External"/><Relationship Id="rId17" Type="http://schemas.openxmlformats.org/officeDocument/2006/relationships/hyperlink" Target="mailto:b@mj.co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b@m.co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@mj.co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@mj.co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C4D1E-3BF1-48E5-956A-FEC9C110E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16894</TotalTime>
  <Pages>122</Pages>
  <Words>15319</Words>
  <Characters>87320</Characters>
  <Application>Microsoft Office Word</Application>
  <DocSecurity>0</DocSecurity>
  <Lines>727</Lines>
  <Paragraphs>204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รหัสเอกสารกรณีทดสอบ (Test Case Specification Identifier)</vt:lpstr>
      <vt:lpstr>บทนำ (Introduction)</vt:lpstr>
      <vt:lpstr>ภาพรวม (Overview)</vt:lpstr>
      <vt:lpstr>Assumptions / Constraints / Risks</vt:lpstr>
      <vt:lpstr>    สมมติฐาน (Assumptions)</vt:lpstr>
      <vt:lpstr>    ข้อจำกัด (Constrains)</vt:lpstr>
      <vt:lpstr>    ความเสี่ยง (Risks)</vt:lpstr>
      <vt:lpstr>สรุปกรณีทดสอบ (Test Case Summary)</vt:lpstr>
      <vt:lpstr>    ตารางที่ TC-5.1 แสดงการสรุปรายละเอียดกรณีทดสอบของระบบ</vt:lpstr>
      <vt:lpstr>Test Case-To-Requirements Traceability Matrix</vt:lpstr>
      <vt:lpstr>รายละเอียดกรณีทดสอบ (Test Case Details)</vt:lpstr>
    </vt:vector>
  </TitlesOfParts>
  <Company/>
  <LinksUpToDate>false</LinksUpToDate>
  <CharactersWithSpaces>102435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ณัฏฐพร  ศิริบูรณ์</dc:creator>
  <cp:keywords/>
  <dc:description/>
  <cp:lastModifiedBy>ณัฏฐพร  ศิริบูรณ์</cp:lastModifiedBy>
  <cp:revision>1</cp:revision>
  <cp:lastPrinted>2022-03-12T14:33:00Z</cp:lastPrinted>
  <dcterms:created xsi:type="dcterms:W3CDTF">2022-03-11T12:38:00Z</dcterms:created>
  <dcterms:modified xsi:type="dcterms:W3CDTF">2022-04-20T14:56:00Z</dcterms:modified>
</cp:coreProperties>
</file>